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2C040921" w:rsidR="00B11759" w:rsidRPr="00F10645" w:rsidRDefault="0086311F">
      <w:r w:rsidRPr="00F10645">
        <w:t>Brandon Chasco</w:t>
      </w:r>
      <w:r w:rsidRPr="00F10645">
        <w:rPr>
          <w:vertAlign w:val="superscript"/>
        </w:rPr>
        <w:t>1</w:t>
      </w:r>
      <w:ins w:id="0" w:author="Chasco, Brandon Edward" w:date="2020-08-26T11:18:00Z">
        <w:r w:rsidR="00697367">
          <w:rPr>
            <w:vertAlign w:val="superscript"/>
          </w:rPr>
          <w:t>,</w:t>
        </w:r>
      </w:ins>
      <w:ins w:id="1" w:author="Chasco, Brandon Edward" w:date="2020-08-26T11:15:00Z">
        <w:r w:rsidR="00697367">
          <w:rPr>
            <w:vertAlign w:val="superscript"/>
          </w:rPr>
          <w:t>*</w:t>
        </w:r>
      </w:ins>
      <w:r w:rsidRPr="00F10645">
        <w:t>, Brian Burke</w:t>
      </w:r>
      <w:ins w:id="2" w:author="Chasco, Brandon Edward" w:date="2020-08-26T11:13:00Z">
        <w:r w:rsidR="00F03AD7">
          <w:rPr>
            <w:vertAlign w:val="superscript"/>
          </w:rPr>
          <w:t>2</w:t>
        </w:r>
      </w:ins>
      <w:del w:id="3" w:author="Chasco, Brandon Edward" w:date="2020-08-26T11:13:00Z">
        <w:r w:rsidRPr="00F10645" w:rsidDel="00F03AD7">
          <w:rPr>
            <w:vertAlign w:val="superscript"/>
          </w:rPr>
          <w:delText>2</w:delText>
        </w:r>
      </w:del>
      <w:r w:rsidRPr="00F10645">
        <w:t>, Lisa Crozier</w:t>
      </w:r>
      <w:ins w:id="4" w:author="Chasco, Brandon Edward" w:date="2020-08-26T11:13:00Z">
        <w:r w:rsidR="00F03AD7">
          <w:rPr>
            <w:vertAlign w:val="superscript"/>
          </w:rPr>
          <w:t>2</w:t>
        </w:r>
      </w:ins>
      <w:del w:id="5" w:author="Chasco, Brandon Edward" w:date="2020-08-26T11:13:00Z">
        <w:r w:rsidRPr="00F10645" w:rsidDel="00F03AD7">
          <w:rPr>
            <w:vertAlign w:val="superscript"/>
          </w:rPr>
          <w:delText>2</w:delText>
        </w:r>
      </w:del>
      <w:r w:rsidRPr="00F10645">
        <w:t>, Rich Zabel</w:t>
      </w:r>
      <w:ins w:id="6" w:author="Chasco, Brandon Edward" w:date="2020-08-26T11:13:00Z">
        <w:r w:rsidR="00F03AD7">
          <w:rPr>
            <w:vertAlign w:val="superscript"/>
          </w:rPr>
          <w:t>2</w:t>
        </w:r>
      </w:ins>
      <w:del w:id="7" w:author="Chasco, Brandon Edward" w:date="2020-08-26T11:13:00Z">
        <w:r w:rsidRPr="00F10645" w:rsidDel="00F03AD7">
          <w:rPr>
            <w:vertAlign w:val="superscript"/>
          </w:rPr>
          <w:delText>2</w:delText>
        </w:r>
      </w:del>
    </w:p>
    <w:p w14:paraId="12ADF815" w14:textId="516A291C" w:rsidR="00B11759" w:rsidRPr="00F10645" w:rsidRDefault="0086311F" w:rsidP="000B716D">
      <w:pPr>
        <w:tabs>
          <w:tab w:val="left" w:pos="0"/>
        </w:tabs>
      </w:pPr>
      <w:bookmarkStart w:id="8" w:name="_gjdgxs" w:colFirst="0" w:colLast="0"/>
      <w:bookmarkEnd w:id="8"/>
      <w:r w:rsidRPr="00F10645">
        <w:rPr>
          <w:vertAlign w:val="superscript"/>
        </w:rPr>
        <w:t>1</w:t>
      </w:r>
      <w:r w:rsidRPr="00F10645">
        <w:t xml:space="preserve"> Fish Ecology Division, National Marine Fisheries Service, </w:t>
      </w:r>
      <w:r w:rsidR="00532405">
        <w:t>National Oceanic and Atmospheric Association</w:t>
      </w:r>
      <w:del w:id="9" w:author="Chasco, Brandon Edward" w:date="2020-08-26T11:13:00Z">
        <w:r w:rsidRPr="00F10645" w:rsidDel="00F03AD7">
          <w:delText xml:space="preserve">, </w:delText>
        </w:r>
        <w:r w:rsidR="00532405" w:rsidDel="00F03AD7">
          <w:delText>2032 Marine Dr. SE</w:delText>
        </w:r>
      </w:del>
      <w:r w:rsidR="00532405">
        <w:t xml:space="preserve">, </w:t>
      </w:r>
      <w:r w:rsidRPr="00F10645">
        <w:t xml:space="preserve">Newport, </w:t>
      </w:r>
      <w:del w:id="10" w:author="Chasco, Brandon Edward" w:date="2020-08-26T11:13:00Z">
        <w:r w:rsidRPr="00F10645" w:rsidDel="00F03AD7">
          <w:delText>97365</w:delText>
        </w:r>
      </w:del>
      <w:ins w:id="11" w:author="Chasco, Brandon Edward" w:date="2020-08-26T11:13:00Z">
        <w:r w:rsidR="00F03AD7">
          <w:t>OR</w:t>
        </w:r>
      </w:ins>
      <w:r w:rsidR="00532405">
        <w:t>, USA</w:t>
      </w:r>
    </w:p>
    <w:p w14:paraId="7081BEB3" w14:textId="1EBE99F5" w:rsidR="00F03AD7" w:rsidRPr="00F10645" w:rsidRDefault="00F03AD7" w:rsidP="00F03AD7">
      <w:pPr>
        <w:tabs>
          <w:tab w:val="left" w:pos="0"/>
        </w:tabs>
        <w:rPr>
          <w:ins w:id="12" w:author="Chasco, Brandon Edward" w:date="2020-08-26T11:14:00Z"/>
        </w:rPr>
      </w:pPr>
      <w:ins w:id="13" w:author="Chasco, Brandon Edward" w:date="2020-08-26T11:14:00Z">
        <w:r>
          <w:rPr>
            <w:vertAlign w:val="superscript"/>
          </w:rPr>
          <w:t>2</w:t>
        </w:r>
        <w:r w:rsidRPr="00F10645">
          <w:t xml:space="preserve"> Fish Ecology Division, National Marine Fisheries Service, </w:t>
        </w:r>
        <w:r>
          <w:t xml:space="preserve">National Oceanic and Atmospheric Association, </w:t>
        </w:r>
        <w:r>
          <w:t>Seattle</w:t>
        </w:r>
        <w:r w:rsidRPr="00F10645">
          <w:t xml:space="preserve">, </w:t>
        </w:r>
        <w:r>
          <w:t>WA</w:t>
        </w:r>
        <w:r>
          <w:t>, USA</w:t>
        </w:r>
      </w:ins>
    </w:p>
    <w:p w14:paraId="3713099B" w14:textId="6676A416" w:rsidR="00B11759" w:rsidRPr="00F10645" w:rsidDel="00F03AD7" w:rsidRDefault="0086311F">
      <w:pPr>
        <w:tabs>
          <w:tab w:val="left" w:pos="0"/>
        </w:tabs>
        <w:rPr>
          <w:del w:id="14" w:author="Chasco, Brandon Edward" w:date="2020-08-26T11:14:00Z"/>
        </w:rPr>
      </w:pPr>
      <w:del w:id="15" w:author="Chasco, Brandon Edward" w:date="2020-08-26T11:14:00Z">
        <w:r w:rsidRPr="00F10645" w:rsidDel="00F03AD7">
          <w:rPr>
            <w:vertAlign w:val="superscript"/>
          </w:rPr>
          <w:delText>2</w:delText>
        </w:r>
        <w:r w:rsidRPr="00F10645" w:rsidDel="00F03AD7">
          <w:delText xml:space="preserve"> Fish Ecology Division, National Marine Fisheries Service, </w:delText>
        </w:r>
        <w:r w:rsidR="00532405" w:rsidDel="00F03AD7">
          <w:delText>National Oceanic and Atmospheric Association</w:delText>
        </w:r>
        <w:r w:rsidRPr="00F10645" w:rsidDel="00F03AD7">
          <w:delText xml:space="preserve">, </w:delText>
        </w:r>
        <w:r w:rsidR="00532405" w:rsidDel="00F03AD7">
          <w:rPr>
            <w:rStyle w:val="lrzxr"/>
          </w:rPr>
          <w:delText>2725 Montlake Blvd E, Seattle, USA</w:delText>
        </w:r>
      </w:del>
    </w:p>
    <w:p w14:paraId="70646030" w14:textId="77777777" w:rsidR="00B11759" w:rsidRPr="00F10645" w:rsidRDefault="00B11759"/>
    <w:p w14:paraId="08E3F88D" w14:textId="77777777" w:rsidR="00697367" w:rsidRDefault="0086311F">
      <w:pPr>
        <w:rPr>
          <w:ins w:id="16" w:author="Chasco, Brandon Edward" w:date="2020-08-26T11:15:00Z"/>
        </w:rPr>
      </w:pPr>
      <w:bookmarkStart w:id="17" w:name="_30j0zll" w:colFirst="0" w:colLast="0"/>
      <w:bookmarkEnd w:id="17"/>
      <w:r w:rsidRPr="00F10645">
        <w:t>Short title: Integrated marine and freshwater effects on salmon survival</w:t>
      </w:r>
    </w:p>
    <w:p w14:paraId="143A8885" w14:textId="77777777" w:rsidR="00697367" w:rsidRDefault="00697367">
      <w:pPr>
        <w:rPr>
          <w:ins w:id="18" w:author="Chasco, Brandon Edward" w:date="2020-08-26T11:15:00Z"/>
        </w:rPr>
      </w:pPr>
    </w:p>
    <w:p w14:paraId="403A68C0" w14:textId="6A2BA2C1" w:rsidR="00697367" w:rsidRDefault="00697367">
      <w:pPr>
        <w:rPr>
          <w:ins w:id="19" w:author="Chasco, Brandon Edward" w:date="2020-08-26T11:15:00Z"/>
        </w:rPr>
      </w:pPr>
      <w:ins w:id="20" w:author="Chasco, Brandon Edward" w:date="2020-08-26T11:15:00Z">
        <w:r>
          <w:rPr>
            <w:vertAlign w:val="superscript"/>
          </w:rPr>
          <w:t>*</w:t>
        </w:r>
        <w:r>
          <w:t>Corresponding author</w:t>
        </w:r>
      </w:ins>
    </w:p>
    <w:p w14:paraId="59D190A1" w14:textId="5FF09F00" w:rsidR="00697367" w:rsidRDefault="00697367">
      <w:pPr>
        <w:rPr>
          <w:ins w:id="21" w:author="Chasco, Brandon Edward" w:date="2020-08-26T11:17:00Z"/>
        </w:rPr>
      </w:pPr>
      <w:ins w:id="22" w:author="Chasco, Brandon Edward" w:date="2020-08-26T11:15:00Z">
        <w:r>
          <w:t>E-mail:</w:t>
        </w:r>
      </w:ins>
      <w:ins w:id="23" w:author="Chasco, Brandon Edward" w:date="2020-08-26T11:16:00Z">
        <w:r>
          <w:t xml:space="preserve"> </w:t>
        </w:r>
      </w:ins>
      <w:ins w:id="24" w:author="Chasco, Brandon Edward" w:date="2020-08-26T11:17:00Z">
        <w:r>
          <w:fldChar w:fldCharType="begin"/>
        </w:r>
        <w:r>
          <w:instrText xml:space="preserve"> HYPERLINK "mailto:</w:instrText>
        </w:r>
      </w:ins>
      <w:ins w:id="25" w:author="Chasco, Brandon Edward" w:date="2020-08-26T11:16:00Z">
        <w:r>
          <w:instrText>Brandon.Chasco@noaa.gov</w:instrText>
        </w:r>
      </w:ins>
      <w:ins w:id="26" w:author="Chasco, Brandon Edward" w:date="2020-08-26T11:17:00Z">
        <w:r>
          <w:instrText xml:space="preserve">" </w:instrText>
        </w:r>
        <w:r>
          <w:fldChar w:fldCharType="separate"/>
        </w:r>
      </w:ins>
      <w:ins w:id="27" w:author="Chasco, Brandon Edward" w:date="2020-08-26T11:16:00Z">
        <w:r w:rsidRPr="00551CB6">
          <w:rPr>
            <w:rStyle w:val="Hyperlink"/>
          </w:rPr>
          <w:t>Brandon.Chasco@noaa.gov</w:t>
        </w:r>
      </w:ins>
      <w:ins w:id="28" w:author="Chasco, Brandon Edward" w:date="2020-08-26T11:17:00Z">
        <w:r>
          <w:fldChar w:fldCharType="end"/>
        </w:r>
      </w:ins>
    </w:p>
    <w:p w14:paraId="2970A916" w14:textId="3FB935ED" w:rsidR="00697367" w:rsidRPr="000B716D" w:rsidRDefault="00697367" w:rsidP="000B716D">
      <w:pPr>
        <w:rPr>
          <w:ins w:id="29" w:author="Chasco, Brandon Edward" w:date="2020-08-26T11:17:00Z"/>
        </w:rPr>
      </w:pPr>
      <w:ins w:id="30" w:author="Chasco, Brandon Edward" w:date="2020-08-26T11:19:00Z">
        <w:r w:rsidRPr="00697367">
          <w:rPr>
            <w:rPrChange w:id="31" w:author="Chasco, Brandon Edward" w:date="2020-08-26T11:19:00Z">
              <w:rPr>
                <w:vertAlign w:val="superscript"/>
              </w:rPr>
            </w:rPrChange>
          </w:rPr>
          <w:t>All</w:t>
        </w:r>
        <w:r>
          <w:rPr>
            <w:vertAlign w:val="superscript"/>
          </w:rPr>
          <w:t xml:space="preserve"> </w:t>
        </w:r>
      </w:ins>
      <w:ins w:id="32" w:author="Chasco, Brandon Edward" w:date="2020-08-26T11:17:00Z">
        <w:r>
          <w:t>authors contributed equally to this work.</w:t>
        </w:r>
      </w:ins>
    </w:p>
    <w:p w14:paraId="302C680F" w14:textId="77777777" w:rsidR="00697367" w:rsidRDefault="00697367" w:rsidP="00C82F51">
      <w:pPr>
        <w:rPr>
          <w:ins w:id="33" w:author="Chasco, Brandon Edward" w:date="2020-08-26T11:17:00Z"/>
          <w:sz w:val="36"/>
          <w:szCs w:val="48"/>
        </w:rPr>
        <w:pPrChange w:id="34" w:author="Chasco, Brandon Edward" w:date="2020-08-26T11:22:00Z">
          <w:pPr/>
        </w:pPrChange>
      </w:pPr>
      <w:ins w:id="35" w:author="Chasco, Brandon Edward" w:date="2020-08-26T11:17:00Z">
        <w:r>
          <w:br w:type="page"/>
        </w:r>
      </w:ins>
    </w:p>
    <w:p w14:paraId="55CB0C52" w14:textId="24C83881" w:rsidR="00B11759" w:rsidRPr="00F10645" w:rsidDel="00697367" w:rsidRDefault="0086311F">
      <w:pPr>
        <w:rPr>
          <w:del w:id="36" w:author="Chasco, Brandon Edward" w:date="2020-08-26T11:17:00Z"/>
        </w:rPr>
      </w:pPr>
      <w:del w:id="37" w:author="Chasco, Brandon Edward" w:date="2020-08-26T11:17:00Z">
        <w:r w:rsidRPr="00F10645" w:rsidDel="00697367">
          <w:lastRenderedPageBreak/>
          <w:br w:type="page"/>
        </w:r>
      </w:del>
    </w:p>
    <w:p w14:paraId="69A47B6E" w14:textId="77777777" w:rsidR="00B11759" w:rsidRPr="00F10645" w:rsidRDefault="0086311F" w:rsidP="006D27E2">
      <w:pPr>
        <w:pStyle w:val="Heading1"/>
        <w:pPrChange w:id="38" w:author="Chasco, Brandon Edward" w:date="2020-08-26T10:31:00Z">
          <w:pPr/>
        </w:pPrChange>
      </w:pPr>
      <w:bookmarkStart w:id="39" w:name="_1fob9te" w:colFirst="0" w:colLast="0"/>
      <w:bookmarkEnd w:id="39"/>
      <w:r w:rsidRPr="006D27E2">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590648">
        <w:rPr>
          <w:b/>
          <w:sz w:val="36"/>
          <w:szCs w:val="36"/>
          <w:rPrChange w:id="40" w:author="Chasco, Brandon Edward" w:date="2020-08-26T10:07:00Z">
            <w:rPr>
              <w:b/>
            </w:rPr>
          </w:rPrChange>
        </w:rPr>
        <w:t>Keywords</w:t>
      </w:r>
      <w:r w:rsidRPr="00B166D4">
        <w:t>: Chinook salmon, hatchery versus wild, marine survival, carryover effects</w:t>
      </w:r>
    </w:p>
    <w:p w14:paraId="6F1AF663" w14:textId="416D5791" w:rsidR="00B11759" w:rsidRPr="00B166D4" w:rsidRDefault="0086311F">
      <w:r w:rsidRPr="00B166D4">
        <w:t>word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rsidP="006D27E2">
      <w:pPr>
        <w:pStyle w:val="Heading1"/>
        <w:pPrChange w:id="41" w:author="Chasco, Brandon Edward" w:date="2020-08-26T10:31:00Z">
          <w:pPr/>
        </w:pPrChange>
      </w:pPr>
      <w:bookmarkStart w:id="42" w:name="_3znysh7" w:colFirst="0" w:colLast="0"/>
      <w:bookmarkEnd w:id="42"/>
      <w:r w:rsidRPr="000B716D">
        <w:lastRenderedPageBreak/>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semelparous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lastRenderedPageBreak/>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79F02A52" w:rsidR="00B11759" w:rsidRPr="00B166D4" w:rsidRDefault="001D2038">
      <w:pPr>
        <w:ind w:firstLine="720"/>
      </w:pPr>
      <w:ins w:id="43" w:author="Chasco, Brandon Edward" w:date="2020-07-20T10:03:00Z">
        <w:r>
          <w:t xml:space="preserve">Carryover effects are effects that “carry over” from one </w:t>
        </w:r>
        <w:del w:id="44" w:author="Lisa.Crozier" w:date="2020-07-24T07:48:00Z">
          <w:r w:rsidDel="00523B06">
            <w:delText xml:space="preserve">experimental </w:delText>
          </w:r>
        </w:del>
      </w:ins>
      <w:ins w:id="45" w:author="Lisa.Crozier" w:date="2020-07-24T07:48:00Z">
        <w:r w:rsidR="00523B06">
          <w:t>life stage</w:t>
        </w:r>
      </w:ins>
      <w:ins w:id="46" w:author="Chasco, Brandon Edward" w:date="2020-07-20T10:03:00Z">
        <w:del w:id="47" w:author="Lisa.Crozier" w:date="2020-07-24T07:48:00Z">
          <w:r w:rsidDel="00523B06">
            <w:delText>condition</w:delText>
          </w:r>
        </w:del>
        <w:r>
          <w:t xml:space="preserve"> to another</w:t>
        </w:r>
      </w:ins>
      <w:ins w:id="48" w:author="Chasco, Brandon Edward" w:date="2020-08-26T09:38:00Z">
        <w:r w:rsidR="009B0FE2">
          <w:t xml:space="preserve"> </w:t>
        </w:r>
      </w:ins>
      <w:r w:rsidR="009B0FE2">
        <w:fldChar w:fldCharType="begin"/>
      </w:r>
      <w:r w:rsidR="009B0FE2">
        <w:instrText xml:space="preserve"> ADDIN ZOTERO_ITEM CSL_CITATION {"citationID":"5t0JMlem","properties":{"formattedCitation":"[17]","plainCitation":"[17]","noteIndex":0},"citationItems":[{"id":191,"uris":["http://zotero.org/users/local/sALjQm7t/items/TZTRBEB2"],"uri":["http://zotero.org/users/local/sALjQm7t/items/TZTRBEB2"],"itemData":{"id":191,"type":"article-journal","container-title":"Ecosphere","issue":"3","note":"publisher: Wiley Online Library","page":"1–11","source":"Google Scholar","title":"Biological carryover effects: linking common concepts and mechanisms in ecology and evolution","title-short":"Biological carryover effects","volume":"5","author":[{"family":"O'Connor","given":"Constance M."},{"family":"Norris","given":"D. Ryan"},{"family":"Crossin","given":"Glenn T."},{"family":"Cooke","given":"Steven J."}],"issued":{"date-parts":[["2014"]]}}}],"schema":"https://github.com/citation-style-language/schema/raw/master/csl-citation.json"} </w:instrText>
      </w:r>
      <w:r w:rsidR="009B0FE2">
        <w:fldChar w:fldCharType="separate"/>
      </w:r>
      <w:r w:rsidR="009B0FE2" w:rsidRPr="009B0FE2">
        <w:t>[17]</w:t>
      </w:r>
      <w:r w:rsidR="009B0FE2">
        <w:fldChar w:fldCharType="end"/>
      </w:r>
      <w:ins w:id="49" w:author="Chasco, Brandon Edward" w:date="2020-07-20T10:03:00Z">
        <w:r>
          <w:t xml:space="preserve">. </w:t>
        </w:r>
      </w:ins>
      <w:ins w:id="50" w:author="Chasco, Brandon Edward" w:date="2020-08-26T09:38:00Z">
        <w:r w:rsidR="005F5427">
          <w:t>W</w:t>
        </w:r>
        <w:r w:rsidR="005F5427" w:rsidRPr="00523B06">
          <w:t>e propose the</w:t>
        </w:r>
        <w:r w:rsidR="005F5427">
          <w:t xml:space="preserve"> </w:t>
        </w:r>
        <w:r w:rsidR="005F5427" w:rsidRPr="00523B06">
          <w:t>working d</w:t>
        </w:r>
        <w:r w:rsidR="006D27E2">
          <w:t>efinition: i</w:t>
        </w:r>
        <w:r w:rsidR="005F5427" w:rsidRPr="00523B06">
          <w:t>n an ecological context, carryover effects occur in any situation in which an individual’s previous history and experience explains their current performance in a given situation</w:t>
        </w:r>
        <w:r w:rsidR="005F5427">
          <w:t xml:space="preserve">. </w:t>
        </w:r>
      </w:ins>
      <w:ins w:id="51" w:author="Chasco, Brandon Edward" w:date="2020-07-20T10:12:00Z">
        <w:r>
          <w:t>While effects such a</w:t>
        </w:r>
      </w:ins>
      <w:ins w:id="52" w:author="Lisa.Crozier" w:date="2020-07-24T07:48:00Z">
        <w:r w:rsidR="00523B06">
          <w:t>s</w:t>
        </w:r>
      </w:ins>
      <w:ins w:id="53" w:author="Chasco, Brandon Edward" w:date="2020-07-20T10:12:00Z">
        <w:r>
          <w:t xml:space="preserve"> length, weight, and freshwater environmental covariate</w:t>
        </w:r>
      </w:ins>
      <w:ins w:id="54" w:author="Chasco, Brandon Edward" w:date="2020-07-20T11:25:00Z">
        <w:r w:rsidR="00D025D9">
          <w:t>s</w:t>
        </w:r>
      </w:ins>
      <w:ins w:id="55" w:author="Chasco, Brandon Edward" w:date="2020-07-20T10:12:00Z">
        <w:r>
          <w:t xml:space="preserve"> may</w:t>
        </w:r>
      </w:ins>
      <w:ins w:id="56" w:author="Brian Burke" w:date="2020-07-23T13:27:00Z">
        <w:r w:rsidR="00E1727B">
          <w:t xml:space="preserve"> </w:t>
        </w:r>
      </w:ins>
      <w:ins w:id="57" w:author="Chasco, Brandon Edward" w:date="2020-07-20T10:12:00Z">
        <w:r>
          <w:t>be explored in future analyses</w:t>
        </w:r>
      </w:ins>
      <w:ins w:id="58" w:author="Lisa.Crozier" w:date="2020-07-24T08:12:00Z">
        <w:r w:rsidR="003135DC">
          <w:t xml:space="preserve"> [7]</w:t>
        </w:r>
      </w:ins>
      <w:ins w:id="59" w:author="Chasco, Brandon Edward" w:date="2020-07-20T10:08:00Z">
        <w:r>
          <w:t>,</w:t>
        </w:r>
      </w:ins>
      <w:ins w:id="60" w:author="Chasco, Brandon Edward" w:date="2020-07-20T10:04:00Z">
        <w:r>
          <w:t xml:space="preserve"> we </w:t>
        </w:r>
      </w:ins>
      <w:ins w:id="61" w:author="Chasco, Brandon Edward" w:date="2020-07-20T11:18:00Z">
        <w:r w:rsidR="0041612B">
          <w:t>focused our</w:t>
        </w:r>
      </w:ins>
      <w:ins w:id="62" w:author="Chasco, Brandon Edward" w:date="2020-07-20T10:08:00Z">
        <w:r>
          <w:t xml:space="preserve"> </w:t>
        </w:r>
      </w:ins>
      <w:ins w:id="63" w:author="Chasco, Brandon Edward" w:date="2020-07-20T11:25:00Z">
        <w:r w:rsidR="00D025D9">
          <w:t>attention</w:t>
        </w:r>
      </w:ins>
      <w:ins w:id="64" w:author="Chasco, Brandon Edward" w:date="2020-07-20T10:09:00Z">
        <w:r>
          <w:t xml:space="preserve"> </w:t>
        </w:r>
      </w:ins>
      <w:ins w:id="65" w:author="Chasco, Brandon Edward" w:date="2020-07-20T11:18:00Z">
        <w:r w:rsidR="0041612B">
          <w:t xml:space="preserve">on </w:t>
        </w:r>
      </w:ins>
      <w:ins w:id="66" w:author="Chasco, Brandon Edward" w:date="2020-07-20T10:04:00Z">
        <w:r>
          <w:t xml:space="preserve">how phenology </w:t>
        </w:r>
      </w:ins>
      <w:ins w:id="67" w:author="Chasco, Brandon Edward" w:date="2020-07-20T10:08:00Z">
        <w:r>
          <w:t xml:space="preserve">(i.e., migration timing) </w:t>
        </w:r>
      </w:ins>
      <w:ins w:id="68" w:author="Chasco, Brandon Edward" w:date="2020-07-20T10:07:00Z">
        <w:r>
          <w:t xml:space="preserve">in the freshwater environment (the </w:t>
        </w:r>
        <w:del w:id="69" w:author="Lisa.Crozier" w:date="2020-07-24T07:58:00Z">
          <w:r w:rsidDel="00523B06">
            <w:delText>first experimental condition</w:delText>
          </w:r>
        </w:del>
      </w:ins>
      <w:ins w:id="70" w:author="Lisa.Crozier" w:date="2020-07-24T07:58:00Z">
        <w:r w:rsidR="00523B06">
          <w:t>previous history</w:t>
        </w:r>
      </w:ins>
      <w:ins w:id="71" w:author="Chasco, Brandon Edward" w:date="2020-07-20T10:07:00Z">
        <w:r>
          <w:t xml:space="preserve">) </w:t>
        </w:r>
      </w:ins>
      <w:ins w:id="72" w:author="Chasco, Brandon Edward" w:date="2020-07-20T11:19:00Z">
        <w:r w:rsidR="0041612B">
          <w:t xml:space="preserve">carries over to the </w:t>
        </w:r>
      </w:ins>
      <w:ins w:id="73" w:author="Chasco, Brandon Edward" w:date="2020-07-20T10:06:00Z">
        <w:r>
          <w:t>survival</w:t>
        </w:r>
      </w:ins>
      <w:ins w:id="74" w:author="Chasco, Brandon Edward" w:date="2020-07-20T10:07:00Z">
        <w:r>
          <w:t xml:space="preserve"> in the marine environment (the </w:t>
        </w:r>
        <w:del w:id="75" w:author="Lisa.Crozier" w:date="2020-07-24T07:59:00Z">
          <w:r w:rsidDel="00A06379">
            <w:delText>second experimental condition</w:delText>
          </w:r>
        </w:del>
      </w:ins>
      <w:ins w:id="76" w:author="Lisa.Crozier" w:date="2020-07-24T07:59:00Z">
        <w:r w:rsidR="00A06379">
          <w:t>current life stage</w:t>
        </w:r>
      </w:ins>
      <w:ins w:id="77" w:author="Chasco, Brandon Edward" w:date="2020-07-20T10:08:00Z">
        <w:r>
          <w:t>)</w:t>
        </w:r>
      </w:ins>
      <w:ins w:id="78" w:author="Chasco, Brandon Edward" w:date="2020-07-20T10:06:00Z">
        <w:r>
          <w:t xml:space="preserve">. </w:t>
        </w:r>
      </w:ins>
      <w:ins w:id="79" w:author="Chasco, Brandon Edward" w:date="2020-07-20T10:12:00Z">
        <w:r w:rsidR="00C06405">
          <w:t xml:space="preserve">In part, we </w:t>
        </w:r>
        <w:r>
          <w:t>have focused our attention on phenology because of the large emphasis</w:t>
        </w:r>
      </w:ins>
      <w:ins w:id="80" w:author="Chasco, Brandon Edward" w:date="2020-07-20T11:26:00Z">
        <w:r w:rsidR="00D025D9">
          <w:t xml:space="preserve"> that</w:t>
        </w:r>
      </w:ins>
      <w:ins w:id="81" w:author="Chasco, Brandon Edward" w:date="2020-07-20T10:12:00Z">
        <w:r>
          <w:t xml:space="preserve"> </w:t>
        </w:r>
      </w:ins>
      <w:ins w:id="82" w:author="Chasco, Brandon Edward" w:date="2020-07-20T10:14:00Z">
        <w:r w:rsidR="00C06405">
          <w:t xml:space="preserve">co-managers of the Columbia Basin have </w:t>
        </w:r>
      </w:ins>
      <w:ins w:id="83" w:author="Chasco, Brandon Edward" w:date="2020-07-20T10:12:00Z">
        <w:r>
          <w:t xml:space="preserve">placed on </w:t>
        </w:r>
      </w:ins>
      <w:ins w:id="84" w:author="Chasco, Brandon Edward" w:date="2020-07-20T10:15:00Z">
        <w:r w:rsidR="00C06405">
          <w:t xml:space="preserve">restoring the natural migration conditions for </w:t>
        </w:r>
      </w:ins>
      <w:ins w:id="85" w:author="Chasco, Brandon Edward" w:date="2020-07-20T10:12:00Z">
        <w:r>
          <w:t>juvenile salmon</w:t>
        </w:r>
      </w:ins>
      <w:ins w:id="86" w:author="Chasco, Brandon Edward" w:date="2020-07-20T10:16:00Z">
        <w:r w:rsidR="00C06405">
          <w:t xml:space="preserve">. </w:t>
        </w:r>
      </w:ins>
      <w:ins w:id="87" w:author="Rich Zabel" w:date="2020-07-21T12:38:00Z">
        <w:r w:rsidR="009971F0">
          <w:t xml:space="preserve">In particular, </w:t>
        </w:r>
      </w:ins>
      <w:ins w:id="88" w:author="Rich Zabel" w:date="2020-07-21T12:39:00Z">
        <w:r w:rsidR="009971F0">
          <w:t xml:space="preserve">the practice of </w:t>
        </w:r>
      </w:ins>
      <w:ins w:id="89" w:author="Lisa.Crozier" w:date="2020-07-24T07:59:00Z">
        <w:r w:rsidR="00A06379">
          <w:t xml:space="preserve">transporting fish in barges around dams and </w:t>
        </w:r>
      </w:ins>
      <w:ins w:id="90" w:author="Rich Zabel" w:date="2020-07-21T12:39:00Z">
        <w:r w:rsidR="009971F0">
          <w:t>spilling more water over the top of dams has decreased delay</w:t>
        </w:r>
      </w:ins>
      <w:ins w:id="91" w:author="Rich Zabel" w:date="2020-07-21T12:40:00Z">
        <w:r w:rsidR="009971F0">
          <w:t xml:space="preserve">, resulting in fish arriving at the estuary </w:t>
        </w:r>
      </w:ins>
      <w:ins w:id="92" w:author="Rich Zabel" w:date="2020-07-21T12:41:00Z">
        <w:r w:rsidR="009971F0">
          <w:t xml:space="preserve">earlier. </w:t>
        </w:r>
      </w:ins>
      <w:del w:id="93" w:author="Chasco, Brandon Edward" w:date="2020-07-20T10:08:00Z">
        <w:r w:rsidR="0086311F" w:rsidRPr="00B166D4" w:rsidDel="001D2038">
          <w:delText>Moreover, t</w:delText>
        </w:r>
      </w:del>
      <w:ins w:id="94" w:author="Chasco, Brandon Edward" w:date="2020-07-20T10:16:00Z">
        <w:del w:id="95" w:author="Lisa.Crozier" w:date="2020-07-24T08:02:00Z">
          <w:r w:rsidR="00C06405" w:rsidDel="00A06379">
            <w:delText>However, t</w:delText>
          </w:r>
        </w:del>
      </w:ins>
      <w:del w:id="96" w:author="Lisa.Crozier" w:date="2020-07-24T08:02:00Z">
        <w:r w:rsidR="0086311F" w:rsidRPr="00B166D4" w:rsidDel="00A06379">
          <w:delText xml:space="preserve">he potential for </w:delText>
        </w:r>
      </w:del>
      <w:ins w:id="97" w:author="Chasco, Brandon Edward" w:date="2020-07-20T10:17:00Z">
        <w:del w:id="98" w:author="Lisa.Crozier" w:date="2020-07-24T08:02:00Z">
          <w:r w:rsidR="00C06405" w:rsidDel="00A06379">
            <w:delText xml:space="preserve">phenological </w:delText>
          </w:r>
        </w:del>
      </w:ins>
      <w:del w:id="99" w:author="Lisa.Crozier" w:date="2020-07-24T08:02:00Z">
        <w:r w:rsidR="0086311F" w:rsidRPr="00B166D4" w:rsidDel="00A06379">
          <w:delText xml:space="preserve">carryover effects </w:delText>
        </w:r>
        <w:r w:rsidR="00B166D4" w:rsidDel="00A06379">
          <w:fldChar w:fldCharType="begin"/>
        </w:r>
        <w:r w:rsidR="00C2295E" w:rsidDel="00A06379">
          <w:del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delInstrText>
        </w:r>
        <w:r w:rsidR="00B166D4" w:rsidDel="00A06379">
          <w:fldChar w:fldCharType="separate"/>
        </w:r>
        <w:r w:rsidR="00C2295E" w:rsidRPr="00C2295E" w:rsidDel="00A06379">
          <w:delText>[7]</w:delText>
        </w:r>
        <w:r w:rsidR="00B166D4" w:rsidDel="00A06379">
          <w:fldChar w:fldCharType="end"/>
        </w:r>
        <w:r w:rsidR="0086311F" w:rsidRPr="00B166D4" w:rsidDel="00A06379">
          <w:delText xml:space="preserve"> from one environment to another are difficult to incorporate into analyses.</w:delText>
        </w:r>
      </w:del>
      <w:r w:rsidR="0086311F" w:rsidRPr="00B166D4">
        <w:t xml:space="preserve"> </w:t>
      </w:r>
      <w:ins w:id="100" w:author="Lisa.Crozier" w:date="2020-07-24T08:04:00Z">
        <w:r w:rsidR="00A06379">
          <w:t>Given the controversy over juvenile transportation and the economic cost of spilling water over hydroelectric dams</w:t>
        </w:r>
      </w:ins>
      <w:ins w:id="101" w:author="Chasco, Brandon Edward" w:date="2020-08-26T09:39:00Z">
        <w:r w:rsidR="009B0FE2">
          <w:t xml:space="preserve"> </w:t>
        </w:r>
      </w:ins>
      <w:r w:rsidR="009B0FE2">
        <w:fldChar w:fldCharType="begin"/>
      </w:r>
      <w:r w:rsidR="009B0FE2">
        <w:instrText xml:space="preserve"> ADDIN ZOTERO_ITEM CSL_CITATION {"citationID":"44Q2QB3P","properties":{"formattedCitation":"[18]","plainCitation":"[18]","noteIndex":0},"citationItems":[{"id":193,"uris":["http://zotero.org/users/local/sALjQm7t/items/FJFSNVZA"],"uri":["http://zotero.org/users/local/sALjQm7t/items/FJFSNVZA"],"itemData":{"id":193,"type":"article-journal","container-title":"Conservation Biology","issue":"2","note":"publisher: JSTOR","page":"479–481","source":"Google Scholar","title":"Cost-Effective Management of Snake River Chinook Salmon: Response to Wilson et al.","title-short":"Cost-Effective Management of Snake River Chinook Salmon","volume":"23","author":[{"family":"Halsing","given":"David L."},{"family":"Moore","given":"Michael R."}],"issued":{"date-parts":[["2009"]]}}}],"schema":"https://github.com/citation-style-language/schema/raw/master/csl-citation.json"} </w:instrText>
      </w:r>
      <w:r w:rsidR="009B0FE2">
        <w:fldChar w:fldCharType="separate"/>
      </w:r>
      <w:r w:rsidR="009B0FE2" w:rsidRPr="009B0FE2">
        <w:t>[18]</w:t>
      </w:r>
      <w:r w:rsidR="009B0FE2">
        <w:fldChar w:fldCharType="end"/>
      </w:r>
      <w:ins w:id="102" w:author="Lisa.Crozier" w:date="2020-07-24T08:04:00Z">
        <w:r w:rsidR="00A06379">
          <w:t>, avoiding the imposition of a fixed form of this relationship is especially important.</w:t>
        </w:r>
      </w:ins>
      <w:r w:rsidR="0086311F" w:rsidRPr="00B166D4">
        <w:t xml:space="preserve"> </w:t>
      </w:r>
      <w:ins w:id="103" w:author="Brandon.Chasco" w:date="2020-07-20T09:50:00Z">
        <w:del w:id="104" w:author="Chasco, Brandon Edward" w:date="2020-07-20T10:09:00Z">
          <w:r w:rsidR="00F463FA" w:rsidDel="001D2038">
            <w:delText xml:space="preserve">Carryover effects a simply </w:delText>
          </w:r>
        </w:del>
      </w:ins>
      <w:r w:rsidR="0086311F" w:rsidRPr="00B166D4">
        <w:t xml:space="preserve">Despite evidence showing that the conditions in the freshwater environment play an important role in determining ocean survival by influencing salmon growth rates, condition, and their </w:t>
      </w:r>
      <w:r w:rsidR="0086311F" w:rsidRPr="00B166D4">
        <w:lastRenderedPageBreak/>
        <w:t xml:space="preserve">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0086311F" w:rsidRPr="00B166D4">
        <w:t>, many questions about carryover effects from the freshwater environment remain. In this effort, we provide a generalized statistical model</w:t>
      </w:r>
      <w:r w:rsidR="00507270" w:rsidRPr="00B166D4">
        <w:t xml:space="preserve"> with</w:t>
      </w:r>
      <w:r w:rsidR="0086311F"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0086311F" w:rsidRPr="00B166D4">
        <w:t xml:space="preserve"> spring/summer Chinook salmon between 2000 and 2015. </w:t>
      </w:r>
      <w:ins w:id="105" w:author="Lisa.Crozier" w:date="2020-07-24T08:10:00Z">
        <w:r w:rsidR="003135DC">
          <w:t>This approach can be extended to other carry-over effects.</w:t>
        </w:r>
      </w:ins>
      <w:r w:rsidR="0086311F" w:rsidRPr="00B166D4">
        <w:t xml:space="preserve"> The analysis is based on a rich dataset consisting of over 285,000 </w:t>
      </w:r>
      <w:r w:rsidR="00E25C43" w:rsidRPr="00B166D4">
        <w:t>individually</w:t>
      </w:r>
      <w:r w:rsidR="0086311F" w:rsidRPr="00B166D4">
        <w:t xml:space="preserve">-tagged </w:t>
      </w:r>
      <w:r w:rsidR="00E25C43" w:rsidRPr="00B166D4">
        <w:t>fish</w:t>
      </w:r>
      <w:r w:rsidR="0086311F" w:rsidRPr="00B166D4">
        <w:t>.</w:t>
      </w:r>
    </w:p>
    <w:p w14:paraId="1C646103" w14:textId="77777777" w:rsidR="00B26111" w:rsidRPr="00B166D4" w:rsidRDefault="00B26111" w:rsidP="006D27E2">
      <w:pPr>
        <w:pStyle w:val="Heading1"/>
        <w:pPrChange w:id="106" w:author="Chasco, Brandon Edward" w:date="2020-08-26T10:31:00Z">
          <w:pPr/>
        </w:pPrChange>
      </w:pPr>
      <w:bookmarkStart w:id="107" w:name="_2et92p0" w:colFirst="0" w:colLast="0"/>
      <w:bookmarkEnd w:id="107"/>
      <w:r w:rsidRPr="000B716D">
        <w:t>Methods</w:t>
      </w:r>
    </w:p>
    <w:p w14:paraId="51EA7A45" w14:textId="77777777" w:rsidR="00B26111" w:rsidRPr="00543281" w:rsidRDefault="00B26111" w:rsidP="006D27E2">
      <w:pPr>
        <w:pStyle w:val="Heading2"/>
        <w:rPr>
          <w:rPrChange w:id="108" w:author="Chasco, Brandon Edward" w:date="2020-08-26T10:27:00Z">
            <w:rPr>
              <w:i/>
            </w:rPr>
          </w:rPrChange>
        </w:rPr>
        <w:pPrChange w:id="109" w:author="Chasco, Brandon Edward" w:date="2020-08-26T10:31:00Z">
          <w:pPr/>
        </w:pPrChange>
      </w:pPr>
      <w:r w:rsidRPr="00543281">
        <w:rPr>
          <w:rPrChange w:id="110" w:author="Chasco, Brandon Edward" w:date="2020-08-26T10:27:00Z">
            <w:rPr>
              <w:i/>
            </w:rPr>
          </w:rPrChange>
        </w:rPr>
        <w:t>Fish data</w:t>
      </w:r>
    </w:p>
    <w:p w14:paraId="2B617C2A" w14:textId="525745E7" w:rsidR="00B26111" w:rsidRDefault="00B26111" w:rsidP="00B26111">
      <w:pPr>
        <w:ind w:firstLine="720"/>
        <w:rPr>
          <w:ins w:id="111" w:author="Chasco, Brandon Edward" w:date="2020-08-26T11:39:00Z"/>
        </w:rPr>
      </w:pPr>
      <w:r w:rsidRPr="00B166D4">
        <w:t xml:space="preserve">We used Passive Integrated Transponder (PIT) data provided by Columbia Basin Research (CBR, cbr.washington.edu) via PIT Tag Information Systems (PTAGIS, www.ptagis.org) to estimate the survival of juvenile </w:t>
      </w:r>
      <w:r w:rsidRPr="000C3BB6">
        <w:t xml:space="preserve">salmon. We considered data for all out-migrating yearling spring/summer Chinook salmon tagged in the Snake River Basin detected from 2000 to 2015 at Bonneville Dam -- the furthest downstream dam on the Columbia River.  We marked a fish as having survived the marine stage if it was detected at Bonneville Dam (or farther upstream for less than 2% (5,712 out of 285,600) of fish that were missed at Bonneville Dam) as an adult.  The data included </w:t>
      </w:r>
      <w:r w:rsidRPr="006226B0">
        <w:t>i</w:t>
      </w:r>
      <w:r w:rsidRPr="00B166D4">
        <w:t xml:space="preserve">) last detection date at Bonneville Dam as juveniles, </w:t>
      </w:r>
      <w:r w:rsidRPr="006226B0">
        <w:t>ii</w:t>
      </w:r>
      <w:r w:rsidRPr="00B166D4">
        <w:t xml:space="preserve">) rear type (hatchery or wild), and </w:t>
      </w:r>
      <w:r w:rsidRPr="006226B0">
        <w:t>iii</w:t>
      </w:r>
      <w:r w:rsidRPr="00B166D4">
        <w:t xml:space="preserve">) whether the fish was detected in the Columbia River as an adult. We excluded all fish with an unknown rearing type (i.e., hatchery versus wild), geographic </w:t>
      </w:r>
      <w:r w:rsidRPr="00B166D4">
        <w:lastRenderedPageBreak/>
        <w:t xml:space="preserve">regions with fewer than 200 individuals (over the 16 years), those fish released or tagged below the confluence of the Snake and Columbia Rivers, fish that returned to spawn in less than one year, and fish that </w:t>
      </w:r>
      <w:ins w:id="112" w:author="Brandon.Chasco" w:date="2020-07-20T09:35:00Z">
        <w:r w:rsidR="00CC0419">
          <w:t>did not volitionally migrate (</w:t>
        </w:r>
      </w:ins>
      <w:ins w:id="113" w:author="Brian Burke" w:date="2020-07-23T13:32:00Z">
        <w:r w:rsidR="00E1727B">
          <w:t>i.</w:t>
        </w:r>
      </w:ins>
      <w:ins w:id="114" w:author="Brandon.Chasco" w:date="2020-07-20T09:35:00Z">
        <w:r w:rsidR="00CC0419">
          <w:t>e.</w:t>
        </w:r>
        <w:del w:id="115" w:author="Brian Burke" w:date="2020-07-23T13:32:00Z">
          <w:r w:rsidR="00CC0419" w:rsidDel="00E1727B">
            <w:delText>g.</w:delText>
          </w:r>
        </w:del>
        <w:r w:rsidR="00CC0419">
          <w:t xml:space="preserve">, </w:t>
        </w:r>
      </w:ins>
      <w:del w:id="116" w:author="Brandon.Chasco" w:date="2020-07-20T09:35:00Z">
        <w:r w:rsidRPr="00B166D4" w:rsidDel="00CC0419">
          <w:delText xml:space="preserve">were </w:delText>
        </w:r>
      </w:del>
      <w:ins w:id="117" w:author="Rich Zabel" w:date="2020-07-21T12:49:00Z">
        <w:r w:rsidR="008533AE">
          <w:t>placed into barges to avoid passage through the hydrosystem</w:t>
        </w:r>
      </w:ins>
      <w:del w:id="118" w:author="Rich Zabel" w:date="2020-07-21T12:49:00Z">
        <w:r w:rsidRPr="00B166D4" w:rsidDel="008533AE">
          <w:delText>barged</w:delText>
        </w:r>
      </w:del>
      <w:ins w:id="119" w:author="Brandon.Chasco" w:date="2020-07-20T09:35:00Z">
        <w:r w:rsidR="00CC0419">
          <w:t>)</w:t>
        </w:r>
      </w:ins>
      <w:r w:rsidRPr="00B166D4">
        <w:t xml:space="preserve"> downstream as juveniles. </w:t>
      </w:r>
      <w:ins w:id="120" w:author="Brandon.Chasco" w:date="2020-07-20T09:36:00Z">
        <w:r w:rsidR="00CC0419">
          <w:t xml:space="preserve">Additionally, </w:t>
        </w:r>
      </w:ins>
      <w:del w:id="121" w:author="Brandon.Chasco" w:date="2020-07-20T09:36:00Z">
        <w:r w:rsidRPr="00B166D4" w:rsidDel="00CC0419">
          <w:delText>W</w:delText>
        </w:r>
      </w:del>
      <w:ins w:id="122" w:author="Brandon.Chasco" w:date="2020-07-20T09:36:00Z">
        <w:r w:rsidR="00CC0419">
          <w:t>w</w:t>
        </w:r>
      </w:ins>
      <w:r w:rsidRPr="00B166D4">
        <w:t xml:space="preserve">e excluded fish that passed Bonneville Dam prior to April </w:t>
      </w:r>
      <w:r w:rsidRPr="005B101B">
        <w:t>9</w:t>
      </w:r>
      <w:r w:rsidRPr="005B101B">
        <w:rPr>
          <w:vertAlign w:val="superscript"/>
        </w:rPr>
        <w:t>th</w:t>
      </w:r>
      <w:r>
        <w:t xml:space="preserve"> (day 100)</w:t>
      </w:r>
      <w:r w:rsidRPr="00B166D4">
        <w:t xml:space="preserve"> or later than </w:t>
      </w:r>
      <w:r>
        <w:t>July</w:t>
      </w:r>
      <w:r w:rsidRPr="00B166D4">
        <w:t xml:space="preserve"> </w:t>
      </w:r>
      <w:r>
        <w:t>8</w:t>
      </w:r>
      <w:r w:rsidRPr="00B166D4">
        <w:rPr>
          <w:vertAlign w:val="superscript"/>
        </w:rPr>
        <w:t>th</w:t>
      </w:r>
      <w:r>
        <w:t xml:space="preserve"> (day 190)</w:t>
      </w:r>
      <w:r w:rsidRPr="00B166D4">
        <w:t>; these fish account for &lt;0.</w:t>
      </w:r>
      <w:r>
        <w:t>14</w:t>
      </w:r>
      <w:r w:rsidRPr="00B166D4">
        <w:t xml:space="preserve">% of the total observations. </w:t>
      </w:r>
      <w:ins w:id="123" w:author="Brandon.Chasco" w:date="2020-07-20T09:37:00Z">
        <w:del w:id="124" w:author="Chasco, Brandon Edward" w:date="2020-07-20T11:27:00Z">
          <w:r w:rsidR="00CC0419" w:rsidDel="0029431B">
            <w:delText>Because t</w:delText>
          </w:r>
        </w:del>
      </w:ins>
      <w:ins w:id="125" w:author="Chasco, Brandon Edward" w:date="2020-07-20T11:27:00Z">
        <w:r w:rsidR="0029431B">
          <w:t>T</w:t>
        </w:r>
      </w:ins>
      <w:ins w:id="126" w:author="Brandon.Chasco" w:date="2020-07-20T09:37:00Z">
        <w:r w:rsidR="00CC0419">
          <w:t xml:space="preserve">here is very little data to inform the temporal </w:t>
        </w:r>
      </w:ins>
      <w:ins w:id="127" w:author="Brandon.Chasco" w:date="2020-07-20T09:41:00Z">
        <w:r w:rsidR="009B5B90">
          <w:t xml:space="preserve">autocorrelation </w:t>
        </w:r>
      </w:ins>
      <w:ins w:id="128" w:author="Brandon.Chasco" w:date="2020-07-20T09:40:00Z">
        <w:r w:rsidR="009B5B90">
          <w:t xml:space="preserve">at the margins of the </w:t>
        </w:r>
      </w:ins>
      <w:ins w:id="129" w:author="Brandon.Chasco" w:date="2020-07-20T09:41:00Z">
        <w:r w:rsidR="009B5B90">
          <w:t xml:space="preserve">migration </w:t>
        </w:r>
      </w:ins>
      <w:ins w:id="130" w:author="Brandon.Chasco" w:date="2020-07-20T09:40:00Z">
        <w:r w:rsidR="009B5B90">
          <w:t>period</w:t>
        </w:r>
      </w:ins>
      <w:ins w:id="131" w:author="Brandon.Chasco" w:date="2020-07-20T09:37:00Z">
        <w:r w:rsidR="00CC0419">
          <w:t xml:space="preserve">, </w:t>
        </w:r>
      </w:ins>
      <w:ins w:id="132" w:author="Chasco, Brandon Edward" w:date="2020-07-20T11:28:00Z">
        <w:r w:rsidR="0029431B">
          <w:t xml:space="preserve">and </w:t>
        </w:r>
      </w:ins>
      <w:ins w:id="133" w:author="Brandon.Chasco" w:date="2020-07-20T09:42:00Z">
        <w:r w:rsidR="009B5B90">
          <w:t xml:space="preserve">an initial analysis demonstrated that </w:t>
        </w:r>
      </w:ins>
      <w:ins w:id="134" w:author="Brandon.Chasco" w:date="2020-07-20T09:37:00Z">
        <w:r w:rsidR="00CC0419">
          <w:t>r</w:t>
        </w:r>
      </w:ins>
      <w:ins w:id="135" w:author="Brandon.Chasco" w:date="2020-07-20T09:36:00Z">
        <w:r w:rsidR="00CC0419">
          <w:t xml:space="preserve">emoving these observations </w:t>
        </w:r>
      </w:ins>
      <w:ins w:id="136" w:author="Brandon.Chasco" w:date="2020-07-20T09:41:00Z">
        <w:r w:rsidR="009B5B90">
          <w:t xml:space="preserve">greatly </w:t>
        </w:r>
      </w:ins>
      <w:ins w:id="137" w:author="Brandon.Chasco" w:date="2020-07-20T09:36:00Z">
        <w:r w:rsidR="00CC0419">
          <w:t xml:space="preserve">improved the </w:t>
        </w:r>
      </w:ins>
      <w:ins w:id="138" w:author="Chasco, Brandon Edward" w:date="2020-07-20T11:20:00Z">
        <w:r w:rsidR="0041612B">
          <w:t xml:space="preserve">speed and </w:t>
        </w:r>
      </w:ins>
      <w:ins w:id="139" w:author="Brandon.Chasco" w:date="2020-07-20T09:36:00Z">
        <w:r w:rsidR="00CC0419">
          <w:t>convergence of the model</w:t>
        </w:r>
      </w:ins>
      <w:ins w:id="140" w:author="Chasco, Brandon Edward" w:date="2020-07-20T11:20:00Z">
        <w:r w:rsidR="0041612B">
          <w:t xml:space="preserve"> </w:t>
        </w:r>
      </w:ins>
      <w:ins w:id="141" w:author="Chasco, Brandon Edward" w:date="2020-07-20T11:21:00Z">
        <w:r w:rsidR="0041612B">
          <w:t xml:space="preserve">fit </w:t>
        </w:r>
      </w:ins>
      <w:ins w:id="142" w:author="Chasco, Brandon Edward" w:date="2020-07-20T11:20:00Z">
        <w:r w:rsidR="0041612B">
          <w:t xml:space="preserve">with little change in the </w:t>
        </w:r>
      </w:ins>
      <w:ins w:id="143" w:author="Chasco, Brandon Edward" w:date="2020-07-20T11:21:00Z">
        <w:r w:rsidR="0041612B">
          <w:t>estimates of model parameters</w:t>
        </w:r>
      </w:ins>
      <w:ins w:id="144" w:author="Brandon.Chasco" w:date="2020-07-20T09:38:00Z">
        <w:r w:rsidR="00CC0419">
          <w:t>.</w:t>
        </w:r>
      </w:ins>
      <w:ins w:id="145" w:author="Brandon.Chasco" w:date="2020-07-20T09:36:00Z">
        <w:r w:rsidR="00CC0419">
          <w:t xml:space="preserve"> </w:t>
        </w:r>
      </w:ins>
      <w:del w:id="146" w:author="Brandon.Chasco" w:date="2020-07-20T09:38:00Z">
        <w:r w:rsidRPr="00B166D4" w:rsidDel="00CC0419">
          <w:delText xml:space="preserve">This resulted in </w:delText>
        </w:r>
      </w:del>
      <w:ins w:id="147" w:author="Brandon.Chasco" w:date="2020-07-20T09:38:00Z">
        <w:r w:rsidR="00CC0419">
          <w:t xml:space="preserve">In total, there were </w:t>
        </w:r>
      </w:ins>
      <w:r w:rsidRPr="00B166D4">
        <w:t>285,</w:t>
      </w:r>
      <w:r>
        <w:t xml:space="preserve"> 244</w:t>
      </w:r>
      <w:r w:rsidRPr="00B166D4">
        <w:t xml:space="preserve"> individuals for this analysis</w:t>
      </w:r>
      <w:r w:rsidR="0001188D">
        <w:t xml:space="preserve"> (</w:t>
      </w:r>
      <w:r w:rsidR="0001188D">
        <w:fldChar w:fldCharType="begin"/>
      </w:r>
      <w:r w:rsidR="0001188D">
        <w:instrText xml:space="preserve"> REF _Ref39754432 \h </w:instrText>
      </w:r>
      <w:r w:rsidR="0001188D">
        <w:fldChar w:fldCharType="separate"/>
      </w:r>
      <w:r w:rsidR="00D27709">
        <w:t xml:space="preserve">Table </w:t>
      </w:r>
      <w:r w:rsidR="00D27709">
        <w:rPr>
          <w:noProof/>
        </w:rPr>
        <w:t>1</w:t>
      </w:r>
      <w:r w:rsidR="0001188D">
        <w:fldChar w:fldCharType="end"/>
      </w:r>
      <w:r w:rsidR="0001188D">
        <w:t>)</w:t>
      </w:r>
      <w:r w:rsidRPr="00B166D4">
        <w:t>. All PIT-tag files are available on the CBR website (</w:t>
      </w:r>
      <w:hyperlink r:id="rId7">
        <w:r w:rsidRPr="00B166D4">
          <w:rPr>
            <w:color w:val="1155CC"/>
            <w:u w:val="single"/>
          </w:rPr>
          <w:t>http://www.cbr.washington.edu/dart/cs/data/nmfs_sar/</w:t>
        </w:r>
      </w:hyperlink>
      <w:r w:rsidRPr="00B166D4">
        <w:t xml:space="preserve">). </w:t>
      </w:r>
    </w:p>
    <w:moveToRangeStart w:id="148" w:author="Chasco, Brandon Edward" w:date="2020-08-26T11:39:00Z" w:name="move49334406"/>
    <w:p w14:paraId="4569F80D" w14:textId="35C7EB6B" w:rsidR="00E1020B" w:rsidRPr="00B166D4" w:rsidRDefault="00E1020B" w:rsidP="00E1020B">
      <w:pPr>
        <w:rPr>
          <w:moveTo w:id="149" w:author="Chasco, Brandon Edward" w:date="2020-08-26T11:39:00Z"/>
          <w:color w:val="000000"/>
        </w:rPr>
      </w:pPr>
      <w:moveTo w:id="150" w:author="Chasco, Brandon Edward" w:date="2020-08-26T11:39:00Z">
        <w:r>
          <w:fldChar w:fldCharType="begin"/>
        </w:r>
        <w:r>
          <w:instrText xml:space="preserve"> REF _Ref39754173 \h </w:instrText>
        </w:r>
      </w:moveTo>
      <w:r>
        <w:instrText xml:space="preserve"> \* MERGEFORMAT </w:instrText>
      </w:r>
      <w:moveTo w:id="151" w:author="Chasco, Brandon Edward" w:date="2020-08-26T11:39:00Z">
        <w:r>
          <w:fldChar w:fldCharType="separate"/>
        </w:r>
        <w:r>
          <w:t xml:space="preserve">Table </w:t>
        </w:r>
        <w:r>
          <w:rPr>
            <w:noProof/>
          </w:rPr>
          <w:t>1</w:t>
        </w:r>
        <w:r>
          <w:t xml:space="preserve">. </w:t>
        </w:r>
        <w:r w:rsidRPr="00E1020B">
          <w:rPr>
            <w:b/>
            <w:rPrChange w:id="152" w:author="Chasco, Brandon Edward" w:date="2020-08-26T11:40:00Z">
              <w:rPr/>
            </w:rPrChange>
          </w:rPr>
          <w:t>Sample size of hatchery and wild juvenile Chinook salmon from different watersheds within the Snake River Basin</w:t>
        </w:r>
        <w:r w:rsidRPr="00B166D4">
          <w:t>.</w:t>
        </w:r>
        <w:r>
          <w:fldChar w:fldCharType="end"/>
        </w:r>
      </w:moveTo>
    </w:p>
    <w:tbl>
      <w:tblPr>
        <w:tblStyle w:val="a"/>
        <w:tblW w:w="7908" w:type="dxa"/>
        <w:tblInd w:w="2" w:type="dxa"/>
        <w:tblLayout w:type="fixed"/>
        <w:tblLook w:val="0600" w:firstRow="0" w:lastRow="0" w:firstColumn="0" w:lastColumn="0" w:noHBand="1" w:noVBand="1"/>
      </w:tblPr>
      <w:tblGrid>
        <w:gridCol w:w="4938"/>
        <w:gridCol w:w="1530"/>
        <w:gridCol w:w="1440"/>
      </w:tblGrid>
      <w:tr w:rsidR="00E1020B" w:rsidRPr="006226B0" w14:paraId="656881EB" w14:textId="77777777" w:rsidTr="001C7249">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D5DE341" w14:textId="77777777" w:rsidR="00E1020B" w:rsidRPr="00B166D4" w:rsidRDefault="00E1020B" w:rsidP="001C7249">
            <w:pPr>
              <w:widowControl w:val="0"/>
              <w:pBdr>
                <w:top w:val="nil"/>
                <w:left w:val="nil"/>
                <w:bottom w:val="nil"/>
                <w:right w:val="nil"/>
                <w:between w:val="nil"/>
              </w:pBdr>
              <w:spacing w:after="0" w:line="240" w:lineRule="auto"/>
              <w:rPr>
                <w:moveTo w:id="153" w:author="Chasco, Brandon Edward" w:date="2020-08-26T11:39:00Z"/>
              </w:rPr>
            </w:pPr>
            <w:moveTo w:id="154" w:author="Chasco, Brandon Edward" w:date="2020-08-26T11:39:00Z">
              <w:r w:rsidRPr="00B166D4">
                <w:t>Watershed</w:t>
              </w:r>
            </w:moveTo>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5E3EC35" w14:textId="77777777" w:rsidR="00E1020B" w:rsidRPr="00B166D4" w:rsidRDefault="00E1020B" w:rsidP="001C7249">
            <w:pPr>
              <w:widowControl w:val="0"/>
              <w:pBdr>
                <w:top w:val="nil"/>
                <w:left w:val="nil"/>
                <w:bottom w:val="nil"/>
                <w:right w:val="nil"/>
                <w:between w:val="nil"/>
              </w:pBdr>
              <w:spacing w:after="0" w:line="240" w:lineRule="auto"/>
              <w:jc w:val="right"/>
              <w:rPr>
                <w:moveTo w:id="155" w:author="Chasco, Brandon Edward" w:date="2020-08-26T11:39:00Z"/>
              </w:rPr>
            </w:pPr>
            <w:moveTo w:id="156" w:author="Chasco, Brandon Edward" w:date="2020-08-26T11:39:00Z">
              <w:r w:rsidRPr="00B166D4">
                <w:t>Hatchery</w:t>
              </w:r>
            </w:moveTo>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73E9A4E9" w14:textId="77777777" w:rsidR="00E1020B" w:rsidRPr="00B166D4" w:rsidRDefault="00E1020B" w:rsidP="001C7249">
            <w:pPr>
              <w:widowControl w:val="0"/>
              <w:pBdr>
                <w:top w:val="nil"/>
                <w:left w:val="nil"/>
                <w:bottom w:val="nil"/>
                <w:right w:val="nil"/>
                <w:between w:val="nil"/>
              </w:pBdr>
              <w:spacing w:after="0" w:line="240" w:lineRule="auto"/>
              <w:jc w:val="right"/>
              <w:rPr>
                <w:moveTo w:id="157" w:author="Chasco, Brandon Edward" w:date="2020-08-26T11:39:00Z"/>
              </w:rPr>
            </w:pPr>
            <w:moveTo w:id="158" w:author="Chasco, Brandon Edward" w:date="2020-08-26T11:39:00Z">
              <w:r w:rsidRPr="00B166D4">
                <w:t>Wild</w:t>
              </w:r>
            </w:moveTo>
          </w:p>
        </w:tc>
      </w:tr>
      <w:tr w:rsidR="00E1020B" w:rsidRPr="006226B0" w14:paraId="25156ABB" w14:textId="77777777" w:rsidTr="001C7249">
        <w:tc>
          <w:tcPr>
            <w:tcW w:w="4938" w:type="dxa"/>
            <w:tcBorders>
              <w:top w:val="single" w:sz="4" w:space="0" w:color="000000"/>
            </w:tcBorders>
            <w:tcMar>
              <w:top w:w="100" w:type="dxa"/>
              <w:left w:w="100" w:type="dxa"/>
              <w:bottom w:w="100" w:type="dxa"/>
              <w:right w:w="100" w:type="dxa"/>
            </w:tcMar>
          </w:tcPr>
          <w:p w14:paraId="754CF733" w14:textId="77777777" w:rsidR="00E1020B" w:rsidRPr="006226B0" w:rsidRDefault="00E1020B" w:rsidP="001C7249">
            <w:pPr>
              <w:widowControl w:val="0"/>
              <w:spacing w:after="0" w:line="240" w:lineRule="auto"/>
              <w:rPr>
                <w:moveTo w:id="159" w:author="Chasco, Brandon Edward" w:date="2020-08-26T11:39:00Z"/>
              </w:rPr>
            </w:pPr>
            <w:moveTo w:id="160" w:author="Chasco, Brandon Edward" w:date="2020-08-26T11:39:00Z">
              <w:r w:rsidRPr="006226B0">
                <w:t>Clearwater</w:t>
              </w:r>
            </w:moveTo>
          </w:p>
        </w:tc>
        <w:tc>
          <w:tcPr>
            <w:tcW w:w="1530" w:type="dxa"/>
            <w:tcBorders>
              <w:top w:val="single" w:sz="4" w:space="0" w:color="000000"/>
            </w:tcBorders>
            <w:tcMar>
              <w:top w:w="100" w:type="dxa"/>
              <w:left w:w="100" w:type="dxa"/>
              <w:bottom w:w="100" w:type="dxa"/>
              <w:right w:w="100" w:type="dxa"/>
            </w:tcMar>
          </w:tcPr>
          <w:p w14:paraId="24B44FC6" w14:textId="77777777" w:rsidR="00E1020B" w:rsidRPr="006226B0" w:rsidRDefault="00E1020B" w:rsidP="001C7249">
            <w:pPr>
              <w:widowControl w:val="0"/>
              <w:spacing w:after="0" w:line="240" w:lineRule="auto"/>
              <w:jc w:val="right"/>
              <w:rPr>
                <w:moveTo w:id="161" w:author="Chasco, Brandon Edward" w:date="2020-08-26T11:39:00Z"/>
              </w:rPr>
            </w:pPr>
            <w:moveTo w:id="162" w:author="Chasco, Brandon Edward" w:date="2020-08-26T11:39:00Z">
              <w:r w:rsidRPr="006226B0">
                <w:t>88,895</w:t>
              </w:r>
            </w:moveTo>
          </w:p>
        </w:tc>
        <w:tc>
          <w:tcPr>
            <w:tcW w:w="1440" w:type="dxa"/>
            <w:tcBorders>
              <w:top w:val="single" w:sz="4" w:space="0" w:color="000000"/>
            </w:tcBorders>
            <w:tcMar>
              <w:top w:w="100" w:type="dxa"/>
              <w:left w:w="100" w:type="dxa"/>
              <w:bottom w:w="100" w:type="dxa"/>
              <w:right w:w="100" w:type="dxa"/>
            </w:tcMar>
          </w:tcPr>
          <w:p w14:paraId="3465164D" w14:textId="77777777" w:rsidR="00E1020B" w:rsidRPr="006226B0" w:rsidRDefault="00E1020B" w:rsidP="001C7249">
            <w:pPr>
              <w:widowControl w:val="0"/>
              <w:spacing w:after="0" w:line="240" w:lineRule="auto"/>
              <w:jc w:val="right"/>
              <w:rPr>
                <w:moveTo w:id="163" w:author="Chasco, Brandon Edward" w:date="2020-08-26T11:39:00Z"/>
              </w:rPr>
            </w:pPr>
            <w:moveTo w:id="164" w:author="Chasco, Brandon Edward" w:date="2020-08-26T11:39:00Z">
              <w:r w:rsidRPr="006226B0">
                <w:t>4,512</w:t>
              </w:r>
            </w:moveTo>
          </w:p>
        </w:tc>
      </w:tr>
      <w:tr w:rsidR="00E1020B" w:rsidRPr="006226B0" w14:paraId="37E7F66C" w14:textId="77777777" w:rsidTr="001C7249">
        <w:tc>
          <w:tcPr>
            <w:tcW w:w="4938" w:type="dxa"/>
            <w:tcMar>
              <w:top w:w="100" w:type="dxa"/>
              <w:left w:w="100" w:type="dxa"/>
              <w:bottom w:w="100" w:type="dxa"/>
              <w:right w:w="100" w:type="dxa"/>
            </w:tcMar>
          </w:tcPr>
          <w:p w14:paraId="41AC4AD8" w14:textId="77777777" w:rsidR="00E1020B" w:rsidRPr="006226B0" w:rsidRDefault="00E1020B" w:rsidP="001C7249">
            <w:pPr>
              <w:widowControl w:val="0"/>
              <w:spacing w:after="0" w:line="240" w:lineRule="auto"/>
              <w:rPr>
                <w:moveTo w:id="165" w:author="Chasco, Brandon Edward" w:date="2020-08-26T11:39:00Z"/>
              </w:rPr>
            </w:pPr>
            <w:moveTo w:id="166" w:author="Chasco, Brandon Edward" w:date="2020-08-26T11:39:00Z">
              <w:r w:rsidRPr="006226B0">
                <w:t>Grande Rhonde and Wallowa</w:t>
              </w:r>
            </w:moveTo>
          </w:p>
        </w:tc>
        <w:tc>
          <w:tcPr>
            <w:tcW w:w="1530" w:type="dxa"/>
            <w:tcMar>
              <w:top w:w="100" w:type="dxa"/>
              <w:left w:w="100" w:type="dxa"/>
              <w:bottom w:w="100" w:type="dxa"/>
              <w:right w:w="100" w:type="dxa"/>
            </w:tcMar>
          </w:tcPr>
          <w:p w14:paraId="09C0222E" w14:textId="77777777" w:rsidR="00E1020B" w:rsidRPr="006226B0" w:rsidRDefault="00E1020B" w:rsidP="001C7249">
            <w:pPr>
              <w:widowControl w:val="0"/>
              <w:spacing w:after="0" w:line="240" w:lineRule="auto"/>
              <w:jc w:val="right"/>
              <w:rPr>
                <w:moveTo w:id="167" w:author="Chasco, Brandon Edward" w:date="2020-08-26T11:39:00Z"/>
              </w:rPr>
            </w:pPr>
            <w:moveTo w:id="168" w:author="Chasco, Brandon Edward" w:date="2020-08-26T11:39:00Z">
              <w:r w:rsidRPr="006226B0">
                <w:t>16,956</w:t>
              </w:r>
            </w:moveTo>
          </w:p>
        </w:tc>
        <w:tc>
          <w:tcPr>
            <w:tcW w:w="1440" w:type="dxa"/>
            <w:tcMar>
              <w:top w:w="100" w:type="dxa"/>
              <w:left w:w="100" w:type="dxa"/>
              <w:bottom w:w="100" w:type="dxa"/>
              <w:right w:w="100" w:type="dxa"/>
            </w:tcMar>
          </w:tcPr>
          <w:p w14:paraId="2AEBECCB" w14:textId="77777777" w:rsidR="00E1020B" w:rsidRPr="006226B0" w:rsidRDefault="00E1020B" w:rsidP="001C7249">
            <w:pPr>
              <w:widowControl w:val="0"/>
              <w:spacing w:after="0" w:line="240" w:lineRule="auto"/>
              <w:jc w:val="right"/>
              <w:rPr>
                <w:moveTo w:id="169" w:author="Chasco, Brandon Edward" w:date="2020-08-26T11:39:00Z"/>
              </w:rPr>
            </w:pPr>
            <w:moveTo w:id="170" w:author="Chasco, Brandon Edward" w:date="2020-08-26T11:39:00Z">
              <w:r w:rsidRPr="006226B0">
                <w:t>5,636</w:t>
              </w:r>
            </w:moveTo>
          </w:p>
        </w:tc>
      </w:tr>
      <w:tr w:rsidR="00E1020B" w:rsidRPr="006226B0" w14:paraId="4F839A41" w14:textId="77777777" w:rsidTr="001C7249">
        <w:tc>
          <w:tcPr>
            <w:tcW w:w="4938" w:type="dxa"/>
            <w:tcMar>
              <w:top w:w="100" w:type="dxa"/>
              <w:left w:w="100" w:type="dxa"/>
              <w:bottom w:w="100" w:type="dxa"/>
              <w:right w:w="100" w:type="dxa"/>
            </w:tcMar>
          </w:tcPr>
          <w:p w14:paraId="58E55C6F" w14:textId="77777777" w:rsidR="00E1020B" w:rsidRPr="006226B0" w:rsidRDefault="00E1020B" w:rsidP="001C7249">
            <w:pPr>
              <w:widowControl w:val="0"/>
              <w:spacing w:after="0" w:line="240" w:lineRule="auto"/>
              <w:rPr>
                <w:moveTo w:id="171" w:author="Chasco, Brandon Edward" w:date="2020-08-26T11:39:00Z"/>
              </w:rPr>
            </w:pPr>
            <w:moveTo w:id="172" w:author="Chasco, Brandon Edward" w:date="2020-08-26T11:39:00Z">
              <w:r w:rsidRPr="006226B0">
                <w:t>Imnaha, Pahsimeroi, South Fork Salmon</w:t>
              </w:r>
            </w:moveTo>
          </w:p>
        </w:tc>
        <w:tc>
          <w:tcPr>
            <w:tcW w:w="1530" w:type="dxa"/>
            <w:tcMar>
              <w:top w:w="100" w:type="dxa"/>
              <w:left w:w="100" w:type="dxa"/>
              <w:bottom w:w="100" w:type="dxa"/>
              <w:right w:w="100" w:type="dxa"/>
            </w:tcMar>
          </w:tcPr>
          <w:p w14:paraId="7217E7F0" w14:textId="77777777" w:rsidR="00E1020B" w:rsidRPr="006226B0" w:rsidRDefault="00E1020B" w:rsidP="001C7249">
            <w:pPr>
              <w:widowControl w:val="0"/>
              <w:spacing w:after="0" w:line="240" w:lineRule="auto"/>
              <w:jc w:val="right"/>
              <w:rPr>
                <w:moveTo w:id="173" w:author="Chasco, Brandon Edward" w:date="2020-08-26T11:39:00Z"/>
              </w:rPr>
            </w:pPr>
            <w:moveTo w:id="174" w:author="Chasco, Brandon Edward" w:date="2020-08-26T11:39:00Z">
              <w:r w:rsidRPr="006226B0">
                <w:t>60,215</w:t>
              </w:r>
            </w:moveTo>
          </w:p>
        </w:tc>
        <w:tc>
          <w:tcPr>
            <w:tcW w:w="1440" w:type="dxa"/>
            <w:tcMar>
              <w:top w:w="100" w:type="dxa"/>
              <w:left w:w="100" w:type="dxa"/>
              <w:bottom w:w="100" w:type="dxa"/>
              <w:right w:w="100" w:type="dxa"/>
            </w:tcMar>
          </w:tcPr>
          <w:p w14:paraId="1A29C552" w14:textId="77777777" w:rsidR="00E1020B" w:rsidRPr="006226B0" w:rsidRDefault="00E1020B" w:rsidP="001C7249">
            <w:pPr>
              <w:widowControl w:val="0"/>
              <w:spacing w:after="0" w:line="240" w:lineRule="auto"/>
              <w:jc w:val="right"/>
              <w:rPr>
                <w:moveTo w:id="175" w:author="Chasco, Brandon Edward" w:date="2020-08-26T11:39:00Z"/>
              </w:rPr>
            </w:pPr>
            <w:moveTo w:id="176" w:author="Chasco, Brandon Edward" w:date="2020-08-26T11:39:00Z">
              <w:r w:rsidRPr="006226B0">
                <w:t>14,622</w:t>
              </w:r>
            </w:moveTo>
          </w:p>
        </w:tc>
      </w:tr>
      <w:tr w:rsidR="00E1020B" w:rsidRPr="006226B0" w14:paraId="67FF6B40" w14:textId="77777777" w:rsidTr="001C7249">
        <w:tc>
          <w:tcPr>
            <w:tcW w:w="4938" w:type="dxa"/>
            <w:tcMar>
              <w:top w:w="100" w:type="dxa"/>
              <w:left w:w="100" w:type="dxa"/>
              <w:bottom w:w="100" w:type="dxa"/>
              <w:right w:w="100" w:type="dxa"/>
            </w:tcMar>
          </w:tcPr>
          <w:p w14:paraId="06C183B0" w14:textId="77777777" w:rsidR="00E1020B" w:rsidRPr="006226B0" w:rsidRDefault="00E1020B" w:rsidP="001C7249">
            <w:pPr>
              <w:widowControl w:val="0"/>
              <w:spacing w:after="0" w:line="240" w:lineRule="auto"/>
              <w:rPr>
                <w:moveTo w:id="177" w:author="Chasco, Brandon Edward" w:date="2020-08-26T11:39:00Z"/>
              </w:rPr>
            </w:pPr>
            <w:moveTo w:id="178" w:author="Chasco, Brandon Edward" w:date="2020-08-26T11:39:00Z">
              <w:r w:rsidRPr="006226B0">
                <w:t>Little Salmon</w:t>
              </w:r>
            </w:moveTo>
          </w:p>
        </w:tc>
        <w:tc>
          <w:tcPr>
            <w:tcW w:w="1530" w:type="dxa"/>
            <w:tcMar>
              <w:top w:w="100" w:type="dxa"/>
              <w:left w:w="100" w:type="dxa"/>
              <w:bottom w:w="100" w:type="dxa"/>
              <w:right w:w="100" w:type="dxa"/>
            </w:tcMar>
          </w:tcPr>
          <w:p w14:paraId="48E5A2C5" w14:textId="77777777" w:rsidR="00E1020B" w:rsidRPr="006226B0" w:rsidRDefault="00E1020B" w:rsidP="001C7249">
            <w:pPr>
              <w:widowControl w:val="0"/>
              <w:spacing w:after="0" w:line="240" w:lineRule="auto"/>
              <w:jc w:val="right"/>
              <w:rPr>
                <w:moveTo w:id="179" w:author="Chasco, Brandon Edward" w:date="2020-08-26T11:39:00Z"/>
              </w:rPr>
            </w:pPr>
            <w:moveTo w:id="180" w:author="Chasco, Brandon Edward" w:date="2020-08-26T11:39:00Z">
              <w:r w:rsidRPr="006226B0">
                <w:t>69,016</w:t>
              </w:r>
            </w:moveTo>
          </w:p>
        </w:tc>
        <w:tc>
          <w:tcPr>
            <w:tcW w:w="1440" w:type="dxa"/>
            <w:tcMar>
              <w:top w:w="100" w:type="dxa"/>
              <w:left w:w="100" w:type="dxa"/>
              <w:bottom w:w="100" w:type="dxa"/>
              <w:right w:w="100" w:type="dxa"/>
            </w:tcMar>
          </w:tcPr>
          <w:p w14:paraId="2CA2435F" w14:textId="77777777" w:rsidR="00E1020B" w:rsidRPr="006226B0" w:rsidRDefault="00E1020B" w:rsidP="001C7249">
            <w:pPr>
              <w:widowControl w:val="0"/>
              <w:spacing w:after="0" w:line="240" w:lineRule="auto"/>
              <w:jc w:val="right"/>
              <w:rPr>
                <w:moveTo w:id="181" w:author="Chasco, Brandon Edward" w:date="2020-08-26T11:39:00Z"/>
              </w:rPr>
            </w:pPr>
            <w:moveTo w:id="182" w:author="Chasco, Brandon Edward" w:date="2020-08-26T11:39:00Z">
              <w:r w:rsidRPr="006226B0">
                <w:t>8</w:t>
              </w:r>
            </w:moveTo>
          </w:p>
        </w:tc>
      </w:tr>
      <w:tr w:rsidR="00E1020B" w:rsidRPr="006226B0" w14:paraId="5B843CD7" w14:textId="77777777" w:rsidTr="001C7249">
        <w:tc>
          <w:tcPr>
            <w:tcW w:w="4938" w:type="dxa"/>
            <w:tcMar>
              <w:top w:w="100" w:type="dxa"/>
              <w:left w:w="100" w:type="dxa"/>
              <w:bottom w:w="100" w:type="dxa"/>
              <w:right w:w="100" w:type="dxa"/>
            </w:tcMar>
          </w:tcPr>
          <w:p w14:paraId="4CC26AFD" w14:textId="77777777" w:rsidR="00E1020B" w:rsidRPr="006226B0" w:rsidRDefault="00E1020B" w:rsidP="001C7249">
            <w:pPr>
              <w:widowControl w:val="0"/>
              <w:spacing w:after="0" w:line="240" w:lineRule="auto"/>
              <w:rPr>
                <w:moveTo w:id="183" w:author="Chasco, Brandon Edward" w:date="2020-08-26T11:39:00Z"/>
              </w:rPr>
            </w:pPr>
            <w:moveTo w:id="184" w:author="Chasco, Brandon Edward" w:date="2020-08-26T11:39:00Z">
              <w:r w:rsidRPr="006226B0">
                <w:t>Lower Snake and Tucannon</w:t>
              </w:r>
            </w:moveTo>
          </w:p>
        </w:tc>
        <w:tc>
          <w:tcPr>
            <w:tcW w:w="1530" w:type="dxa"/>
            <w:tcMar>
              <w:top w:w="100" w:type="dxa"/>
              <w:left w:w="100" w:type="dxa"/>
              <w:bottom w:w="100" w:type="dxa"/>
              <w:right w:w="100" w:type="dxa"/>
            </w:tcMar>
          </w:tcPr>
          <w:p w14:paraId="598F4599" w14:textId="77777777" w:rsidR="00E1020B" w:rsidRPr="006226B0" w:rsidRDefault="00E1020B" w:rsidP="001C7249">
            <w:pPr>
              <w:widowControl w:val="0"/>
              <w:spacing w:after="0" w:line="240" w:lineRule="auto"/>
              <w:jc w:val="right"/>
              <w:rPr>
                <w:moveTo w:id="185" w:author="Chasco, Brandon Edward" w:date="2020-08-26T11:39:00Z"/>
              </w:rPr>
            </w:pPr>
            <w:moveTo w:id="186" w:author="Chasco, Brandon Edward" w:date="2020-08-26T11:39:00Z">
              <w:r w:rsidRPr="006226B0">
                <w:t>11,125</w:t>
              </w:r>
            </w:moveTo>
          </w:p>
        </w:tc>
        <w:tc>
          <w:tcPr>
            <w:tcW w:w="1440" w:type="dxa"/>
            <w:tcMar>
              <w:top w:w="100" w:type="dxa"/>
              <w:left w:w="100" w:type="dxa"/>
              <w:bottom w:w="100" w:type="dxa"/>
              <w:right w:w="100" w:type="dxa"/>
            </w:tcMar>
          </w:tcPr>
          <w:p w14:paraId="686DE8AE" w14:textId="77777777" w:rsidR="00E1020B" w:rsidRPr="006226B0" w:rsidRDefault="00E1020B" w:rsidP="001C7249">
            <w:pPr>
              <w:widowControl w:val="0"/>
              <w:spacing w:after="0" w:line="240" w:lineRule="auto"/>
              <w:jc w:val="right"/>
              <w:rPr>
                <w:moveTo w:id="187" w:author="Chasco, Brandon Edward" w:date="2020-08-26T11:39:00Z"/>
              </w:rPr>
            </w:pPr>
            <w:moveTo w:id="188" w:author="Chasco, Brandon Edward" w:date="2020-08-26T11:39:00Z">
              <w:r w:rsidRPr="006226B0">
                <w:t>988</w:t>
              </w:r>
            </w:moveTo>
          </w:p>
        </w:tc>
      </w:tr>
      <w:tr w:rsidR="00E1020B" w:rsidRPr="006226B0" w14:paraId="1A1637A3" w14:textId="77777777" w:rsidTr="001C7249">
        <w:tc>
          <w:tcPr>
            <w:tcW w:w="4938" w:type="dxa"/>
            <w:tcMar>
              <w:top w:w="100" w:type="dxa"/>
              <w:left w:w="100" w:type="dxa"/>
              <w:bottom w:w="100" w:type="dxa"/>
              <w:right w:w="100" w:type="dxa"/>
            </w:tcMar>
          </w:tcPr>
          <w:p w14:paraId="7B1EF7F1" w14:textId="77777777" w:rsidR="00E1020B" w:rsidRPr="006226B0" w:rsidRDefault="00E1020B" w:rsidP="001C7249">
            <w:pPr>
              <w:widowControl w:val="0"/>
              <w:spacing w:after="0" w:line="240" w:lineRule="auto"/>
              <w:rPr>
                <w:moveTo w:id="189" w:author="Chasco, Brandon Edward" w:date="2020-08-26T11:39:00Z"/>
              </w:rPr>
            </w:pPr>
            <w:moveTo w:id="190" w:author="Chasco, Brandon Edward" w:date="2020-08-26T11:39:00Z">
              <w:r w:rsidRPr="006226B0">
                <w:t>Middle Fork Salmon</w:t>
              </w:r>
            </w:moveTo>
          </w:p>
        </w:tc>
        <w:tc>
          <w:tcPr>
            <w:tcW w:w="1530" w:type="dxa"/>
            <w:tcMar>
              <w:top w:w="100" w:type="dxa"/>
              <w:left w:w="100" w:type="dxa"/>
              <w:bottom w:w="100" w:type="dxa"/>
              <w:right w:w="100" w:type="dxa"/>
            </w:tcMar>
          </w:tcPr>
          <w:p w14:paraId="6E1AD1B5" w14:textId="77777777" w:rsidR="00E1020B" w:rsidRPr="006226B0" w:rsidRDefault="00E1020B" w:rsidP="001C7249">
            <w:pPr>
              <w:widowControl w:val="0"/>
              <w:spacing w:after="0" w:line="240" w:lineRule="auto"/>
              <w:jc w:val="right"/>
              <w:rPr>
                <w:moveTo w:id="191" w:author="Chasco, Brandon Edward" w:date="2020-08-26T11:39:00Z"/>
              </w:rPr>
            </w:pPr>
            <w:moveTo w:id="192" w:author="Chasco, Brandon Edward" w:date="2020-08-26T11:39:00Z">
              <w:r w:rsidRPr="006226B0">
                <w:t>0</w:t>
              </w:r>
            </w:moveTo>
          </w:p>
        </w:tc>
        <w:tc>
          <w:tcPr>
            <w:tcW w:w="1440" w:type="dxa"/>
            <w:tcMar>
              <w:top w:w="100" w:type="dxa"/>
              <w:left w:w="100" w:type="dxa"/>
              <w:bottom w:w="100" w:type="dxa"/>
              <w:right w:w="100" w:type="dxa"/>
            </w:tcMar>
          </w:tcPr>
          <w:p w14:paraId="15EC0205" w14:textId="77777777" w:rsidR="00E1020B" w:rsidRPr="006226B0" w:rsidRDefault="00E1020B" w:rsidP="001C7249">
            <w:pPr>
              <w:widowControl w:val="0"/>
              <w:spacing w:after="0" w:line="240" w:lineRule="auto"/>
              <w:jc w:val="right"/>
              <w:rPr>
                <w:moveTo w:id="193" w:author="Chasco, Brandon Edward" w:date="2020-08-26T11:39:00Z"/>
              </w:rPr>
            </w:pPr>
            <w:moveTo w:id="194" w:author="Chasco, Brandon Edward" w:date="2020-08-26T11:39:00Z">
              <w:r w:rsidRPr="006226B0">
                <w:t>3,714</w:t>
              </w:r>
            </w:moveTo>
          </w:p>
        </w:tc>
      </w:tr>
      <w:tr w:rsidR="00E1020B" w:rsidRPr="006226B0" w14:paraId="423C8EDA" w14:textId="77777777" w:rsidTr="001C7249">
        <w:tc>
          <w:tcPr>
            <w:tcW w:w="4938" w:type="dxa"/>
            <w:tcBorders>
              <w:bottom w:val="single" w:sz="4" w:space="0" w:color="000000"/>
            </w:tcBorders>
            <w:tcMar>
              <w:top w:w="100" w:type="dxa"/>
              <w:left w:w="100" w:type="dxa"/>
              <w:bottom w:w="100" w:type="dxa"/>
              <w:right w:w="100" w:type="dxa"/>
            </w:tcMar>
          </w:tcPr>
          <w:p w14:paraId="61611612" w14:textId="77777777" w:rsidR="00E1020B" w:rsidRPr="006226B0" w:rsidRDefault="00E1020B" w:rsidP="001C7249">
            <w:pPr>
              <w:widowControl w:val="0"/>
              <w:spacing w:after="0" w:line="240" w:lineRule="auto"/>
              <w:rPr>
                <w:moveTo w:id="195" w:author="Chasco, Brandon Edward" w:date="2020-08-26T11:39:00Z"/>
              </w:rPr>
            </w:pPr>
            <w:moveTo w:id="196" w:author="Chasco, Brandon Edward" w:date="2020-08-26T11:39:00Z">
              <w:r w:rsidRPr="006226B0">
                <w:t>Upper Salmon River (above Yankee Fork) and Lemhi</w:t>
              </w:r>
            </w:moveTo>
          </w:p>
        </w:tc>
        <w:tc>
          <w:tcPr>
            <w:tcW w:w="1530" w:type="dxa"/>
            <w:tcBorders>
              <w:bottom w:val="single" w:sz="4" w:space="0" w:color="000000"/>
            </w:tcBorders>
            <w:tcMar>
              <w:top w:w="100" w:type="dxa"/>
              <w:left w:w="100" w:type="dxa"/>
              <w:bottom w:w="100" w:type="dxa"/>
              <w:right w:w="100" w:type="dxa"/>
            </w:tcMar>
          </w:tcPr>
          <w:p w14:paraId="649890AC" w14:textId="77777777" w:rsidR="00E1020B" w:rsidRPr="006226B0" w:rsidRDefault="00E1020B" w:rsidP="001C7249">
            <w:pPr>
              <w:widowControl w:val="0"/>
              <w:spacing w:after="0" w:line="240" w:lineRule="auto"/>
              <w:jc w:val="right"/>
              <w:rPr>
                <w:moveTo w:id="197" w:author="Chasco, Brandon Edward" w:date="2020-08-26T11:39:00Z"/>
              </w:rPr>
            </w:pPr>
            <w:moveTo w:id="198" w:author="Chasco, Brandon Edward" w:date="2020-08-26T11:39:00Z">
              <w:r w:rsidRPr="006226B0">
                <w:t>5,589</w:t>
              </w:r>
            </w:moveTo>
          </w:p>
        </w:tc>
        <w:tc>
          <w:tcPr>
            <w:tcW w:w="1440" w:type="dxa"/>
            <w:tcBorders>
              <w:bottom w:val="single" w:sz="4" w:space="0" w:color="000000"/>
            </w:tcBorders>
            <w:tcMar>
              <w:top w:w="100" w:type="dxa"/>
              <w:left w:w="100" w:type="dxa"/>
              <w:bottom w:w="100" w:type="dxa"/>
              <w:right w:w="100" w:type="dxa"/>
            </w:tcMar>
          </w:tcPr>
          <w:p w14:paraId="4BF2F20C" w14:textId="77777777" w:rsidR="00E1020B" w:rsidRPr="006226B0" w:rsidRDefault="00E1020B" w:rsidP="001C7249">
            <w:pPr>
              <w:widowControl w:val="0"/>
              <w:spacing w:after="0" w:line="240" w:lineRule="auto"/>
              <w:jc w:val="right"/>
              <w:rPr>
                <w:moveTo w:id="199" w:author="Chasco, Brandon Edward" w:date="2020-08-26T11:39:00Z"/>
              </w:rPr>
            </w:pPr>
            <w:moveTo w:id="200" w:author="Chasco, Brandon Edward" w:date="2020-08-26T11:39:00Z">
              <w:r w:rsidRPr="006226B0">
                <w:t>4,384</w:t>
              </w:r>
            </w:moveTo>
          </w:p>
        </w:tc>
      </w:tr>
      <w:tr w:rsidR="00E1020B" w:rsidRPr="006226B0" w14:paraId="025B68B2" w14:textId="77777777" w:rsidTr="001C7249">
        <w:tc>
          <w:tcPr>
            <w:tcW w:w="4938" w:type="dxa"/>
            <w:tcBorders>
              <w:top w:val="single" w:sz="4" w:space="0" w:color="000000"/>
              <w:bottom w:val="single" w:sz="4" w:space="0" w:color="000000"/>
            </w:tcBorders>
            <w:tcMar>
              <w:top w:w="100" w:type="dxa"/>
              <w:left w:w="100" w:type="dxa"/>
              <w:bottom w:w="100" w:type="dxa"/>
              <w:right w:w="100" w:type="dxa"/>
            </w:tcMar>
          </w:tcPr>
          <w:p w14:paraId="28410887" w14:textId="77777777" w:rsidR="00E1020B" w:rsidRPr="006226B0" w:rsidRDefault="00E1020B" w:rsidP="001C7249">
            <w:pPr>
              <w:widowControl w:val="0"/>
              <w:spacing w:after="0" w:line="240" w:lineRule="auto"/>
              <w:rPr>
                <w:moveTo w:id="201" w:author="Chasco, Brandon Edward" w:date="2020-08-26T11:39:00Z"/>
              </w:rPr>
            </w:pPr>
            <w:moveTo w:id="202" w:author="Chasco, Brandon Edward" w:date="2020-08-26T11:39:00Z">
              <w:r w:rsidRPr="006226B0">
                <w:t>Total</w:t>
              </w:r>
            </w:moveTo>
          </w:p>
        </w:tc>
        <w:tc>
          <w:tcPr>
            <w:tcW w:w="1530" w:type="dxa"/>
            <w:tcBorders>
              <w:top w:val="single" w:sz="4" w:space="0" w:color="000000"/>
              <w:bottom w:val="single" w:sz="4" w:space="0" w:color="000000"/>
            </w:tcBorders>
            <w:tcMar>
              <w:top w:w="100" w:type="dxa"/>
              <w:left w:w="100" w:type="dxa"/>
              <w:bottom w:w="100" w:type="dxa"/>
              <w:right w:w="100" w:type="dxa"/>
            </w:tcMar>
          </w:tcPr>
          <w:p w14:paraId="61F0F9E2" w14:textId="77777777" w:rsidR="00E1020B" w:rsidRPr="006226B0" w:rsidRDefault="00E1020B" w:rsidP="001C7249">
            <w:pPr>
              <w:widowControl w:val="0"/>
              <w:spacing w:after="0" w:line="240" w:lineRule="auto"/>
              <w:jc w:val="right"/>
              <w:rPr>
                <w:moveTo w:id="203" w:author="Chasco, Brandon Edward" w:date="2020-08-26T11:39:00Z"/>
              </w:rPr>
            </w:pPr>
            <w:moveTo w:id="204" w:author="Chasco, Brandon Edward" w:date="2020-08-26T11:39:00Z">
              <w:r w:rsidRPr="006226B0">
                <w:t>251,796</w:t>
              </w:r>
            </w:moveTo>
          </w:p>
        </w:tc>
        <w:tc>
          <w:tcPr>
            <w:tcW w:w="1440" w:type="dxa"/>
            <w:tcBorders>
              <w:top w:val="single" w:sz="4" w:space="0" w:color="000000"/>
              <w:bottom w:val="single" w:sz="4" w:space="0" w:color="000000"/>
            </w:tcBorders>
            <w:tcMar>
              <w:top w:w="100" w:type="dxa"/>
              <w:left w:w="100" w:type="dxa"/>
              <w:bottom w:w="100" w:type="dxa"/>
              <w:right w:w="100" w:type="dxa"/>
            </w:tcMar>
          </w:tcPr>
          <w:p w14:paraId="74AF40F2" w14:textId="77777777" w:rsidR="00E1020B" w:rsidRPr="006226B0" w:rsidRDefault="00E1020B" w:rsidP="001C7249">
            <w:pPr>
              <w:widowControl w:val="0"/>
              <w:spacing w:after="0" w:line="240" w:lineRule="auto"/>
              <w:jc w:val="right"/>
              <w:rPr>
                <w:moveTo w:id="205" w:author="Chasco, Brandon Edward" w:date="2020-08-26T11:39:00Z"/>
              </w:rPr>
            </w:pPr>
            <w:moveTo w:id="206" w:author="Chasco, Brandon Edward" w:date="2020-08-26T11:39:00Z">
              <w:r w:rsidRPr="006226B0">
                <w:t>33,864</w:t>
              </w:r>
            </w:moveTo>
          </w:p>
        </w:tc>
      </w:tr>
    </w:tbl>
    <w:p w14:paraId="07CC33FB" w14:textId="77777777" w:rsidR="00E1020B" w:rsidRDefault="00E1020B" w:rsidP="00E1020B">
      <w:pPr>
        <w:pBdr>
          <w:top w:val="nil"/>
          <w:left w:val="nil"/>
          <w:bottom w:val="nil"/>
          <w:right w:val="nil"/>
          <w:between w:val="nil"/>
        </w:pBdr>
        <w:spacing w:after="200"/>
        <w:rPr>
          <w:moveTo w:id="207" w:author="Chasco, Brandon Edward" w:date="2020-08-26T11:39:00Z"/>
          <w:color w:val="000000"/>
        </w:rPr>
      </w:pPr>
    </w:p>
    <w:moveToRangeEnd w:id="148"/>
    <w:p w14:paraId="7921871B" w14:textId="77777777" w:rsidR="00E1020B" w:rsidRPr="00B166D4" w:rsidRDefault="00E1020B" w:rsidP="00B26111">
      <w:pPr>
        <w:ind w:firstLine="720"/>
      </w:pPr>
    </w:p>
    <w:p w14:paraId="55E51B97" w14:textId="77777777" w:rsidR="00B26111" w:rsidRPr="00543281" w:rsidRDefault="00B26111" w:rsidP="006D27E2">
      <w:pPr>
        <w:pStyle w:val="Heading2"/>
        <w:rPr>
          <w:rPrChange w:id="208" w:author="Chasco, Brandon Edward" w:date="2020-08-26T10:27:00Z">
            <w:rPr>
              <w:i/>
            </w:rPr>
          </w:rPrChange>
        </w:rPr>
        <w:pPrChange w:id="209" w:author="Chasco, Brandon Edward" w:date="2020-08-26T10:31:00Z">
          <w:pPr/>
        </w:pPrChange>
      </w:pPr>
      <w:r w:rsidRPr="00543281">
        <w:rPr>
          <w:rPrChange w:id="210" w:author="Chasco, Brandon Edward" w:date="2020-08-26T10:27:00Z">
            <w:rPr>
              <w:i/>
            </w:rPr>
          </w:rPrChange>
        </w:rPr>
        <w:t>Environmental data</w:t>
      </w:r>
    </w:p>
    <w:p w14:paraId="516062DF" w14:textId="1B647764" w:rsidR="00B26111" w:rsidRDefault="00B26111" w:rsidP="00B26111">
      <w:pPr>
        <w:rPr>
          <w:ins w:id="211" w:author="Chasco, Brandon Edward" w:date="2020-08-26T11:41:00Z"/>
        </w:rPr>
      </w:pPr>
      <w:r w:rsidRPr="00B166D4">
        <w:tab/>
        <w:t xml:space="preserve">Because early ocean experiences are thought to have a large influence on salmon ocean survival </w:t>
      </w:r>
      <w:r>
        <w:fldChar w:fldCharType="begin"/>
      </w:r>
      <w:r>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fldChar w:fldCharType="separate"/>
      </w:r>
      <w:r w:rsidRPr="00C2295E">
        <w:t>[3–5]</w:t>
      </w:r>
      <w:r>
        <w:fldChar w:fldCharType="end"/>
      </w:r>
      <w:r w:rsidRPr="00B166D4">
        <w:t>, we focused environmental correlates on marine conditions spanning the winter prior to when fish out-migrated to the fall after outmigration. We obtained these environmental covariate data from a variety of sources</w:t>
      </w:r>
      <w:r>
        <w:t xml:space="preserve"> (</w:t>
      </w:r>
      <w:r w:rsidR="00455D4C">
        <w:fldChar w:fldCharType="begin"/>
      </w:r>
      <w:r w:rsidR="00455D4C">
        <w:instrText xml:space="preserve"> REF _Ref39754441 \h </w:instrText>
      </w:r>
      <w:r w:rsidR="00455D4C">
        <w:fldChar w:fldCharType="separate"/>
      </w:r>
      <w:r w:rsidR="00D27709">
        <w:t xml:space="preserve">Table </w:t>
      </w:r>
      <w:r w:rsidR="00D27709">
        <w:rPr>
          <w:noProof/>
        </w:rPr>
        <w:t>2</w:t>
      </w:r>
      <w:r w:rsidR="00455D4C">
        <w:fldChar w:fldCharType="end"/>
      </w:r>
      <w:r>
        <w:t>)</w:t>
      </w:r>
      <w:r w:rsidRPr="00B166D4">
        <w:t xml:space="preserve">. Variables represent large-scale oceanographic patterns as well as regional physical metrics. While not all variables have a proposed direct mechanistic relationship with salmon survival, salmon survival has been shown to correlate with many of them </w:t>
      </w:r>
      <w:r>
        <w:fldChar w:fldCharType="begin"/>
      </w:r>
      <w:r w:rsidR="009B0FE2">
        <w:instrText xml:space="preserve"> ADDIN ZOTERO_ITEM CSL_CITATION {"citationID":"zujMTWX9","properties":{"formattedCitation":"[19,20]","plainCitation":"[19,20]","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rsidR="009B0FE2" w:rsidRPr="009B0FE2">
        <w:t>[19,20]</w:t>
      </w:r>
      <w:r>
        <w:fldChar w:fldCharType="end"/>
      </w:r>
      <w:r w:rsidRPr="00B166D4">
        <w:t>.  Furthermore, we binned all environmental data into three-month averages: these seasonal metrics include Dec-Feb (‘win’), Mar-May (‘spr’), Jun-Aug (‘sum’), and Sep-Nov (‘aut’). These seasonal bins are identified as suffixes on the environmental data names.  For all variables included in our analyses, we tested each of the four seasons, starting with the winter prior to when salmon enter the ocean.</w:t>
      </w:r>
    </w:p>
    <w:p w14:paraId="433E463F" w14:textId="77777777" w:rsidR="00E1020B" w:rsidRPr="00B166D4" w:rsidRDefault="00E1020B" w:rsidP="00E1020B">
      <w:pPr>
        <w:pBdr>
          <w:top w:val="nil"/>
          <w:left w:val="nil"/>
          <w:bottom w:val="nil"/>
          <w:right w:val="nil"/>
          <w:between w:val="nil"/>
        </w:pBdr>
        <w:spacing w:after="200"/>
        <w:rPr>
          <w:ins w:id="212" w:author="Chasco, Brandon Edward" w:date="2020-08-26T11:41:00Z"/>
          <w:color w:val="000000"/>
        </w:rPr>
      </w:pPr>
      <w:ins w:id="213" w:author="Chasco, Brandon Edward" w:date="2020-08-26T11:41:00Z">
        <w:r>
          <w:rPr>
            <w:color w:val="000000"/>
          </w:rPr>
          <w:fldChar w:fldCharType="begin"/>
        </w:r>
        <w:r>
          <w:rPr>
            <w:color w:val="000000"/>
          </w:rPr>
          <w:instrText xml:space="preserve"> REF _Ref39754194 \h </w:instrText>
        </w:r>
        <w:r>
          <w:rPr>
            <w:color w:val="000000"/>
          </w:rPr>
        </w:r>
        <w:r>
          <w:rPr>
            <w:color w:val="000000"/>
          </w:rPr>
          <w:fldChar w:fldCharType="separate"/>
        </w:r>
        <w:r>
          <w:t xml:space="preserve">Table </w:t>
        </w:r>
        <w:r>
          <w:rPr>
            <w:noProof/>
          </w:rPr>
          <w:t>2</w:t>
        </w:r>
        <w:r>
          <w:t xml:space="preserve">. </w:t>
        </w:r>
        <w:r w:rsidRPr="00B166D4">
          <w:t xml:space="preserve">Description of the environmental variable names, the years of available data, and the </w:t>
        </w:r>
        <w:r w:rsidRPr="00532405">
          <w:t>website location of the data.</w:t>
        </w:r>
        <w:r>
          <w:rPr>
            <w:color w:val="000000"/>
          </w:rPr>
          <w:fldChar w:fldCharType="end"/>
        </w:r>
        <w:r w:rsidDel="00CB353E">
          <w:rPr>
            <w:color w:val="000000"/>
          </w:rPr>
          <w:t xml:space="preserve"> </w:t>
        </w:r>
      </w:ins>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1020B" w:rsidRPr="006226B0" w14:paraId="14EA71F1" w14:textId="77777777" w:rsidTr="001C7249">
        <w:trPr>
          <w:trHeight w:val="660"/>
          <w:ins w:id="214" w:author="Chasco, Brandon Edward" w:date="2020-08-26T11:41:00Z"/>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4719ADA3" w14:textId="77777777" w:rsidR="00E1020B" w:rsidRPr="00B166D4" w:rsidRDefault="00E1020B" w:rsidP="001C7249">
            <w:pPr>
              <w:spacing w:after="0" w:line="240" w:lineRule="auto"/>
              <w:ind w:left="100"/>
              <w:rPr>
                <w:ins w:id="215" w:author="Chasco, Brandon Edward" w:date="2020-08-26T11:41:00Z"/>
                <w:b/>
                <w:sz w:val="18"/>
                <w:szCs w:val="18"/>
              </w:rPr>
            </w:pPr>
            <w:ins w:id="216" w:author="Chasco, Brandon Edward" w:date="2020-08-26T11:41:00Z">
              <w:r w:rsidRPr="00B166D4">
                <w:rPr>
                  <w:b/>
                  <w:sz w:val="18"/>
                  <w:szCs w:val="18"/>
                </w:rPr>
                <w:t>Variable</w:t>
              </w:r>
            </w:ins>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F271C62" w14:textId="77777777" w:rsidR="00E1020B" w:rsidRPr="00B166D4" w:rsidRDefault="00E1020B" w:rsidP="001C7249">
            <w:pPr>
              <w:spacing w:after="0" w:line="240" w:lineRule="auto"/>
              <w:ind w:left="100"/>
              <w:rPr>
                <w:ins w:id="217" w:author="Chasco, Brandon Edward" w:date="2020-08-26T11:41:00Z"/>
                <w:b/>
                <w:sz w:val="18"/>
                <w:szCs w:val="18"/>
              </w:rPr>
            </w:pPr>
            <w:ins w:id="218" w:author="Chasco, Brandon Edward" w:date="2020-08-26T11:41:00Z">
              <w:r w:rsidRPr="00B166D4">
                <w:rPr>
                  <w:b/>
                  <w:sz w:val="18"/>
                  <w:szCs w:val="18"/>
                </w:rPr>
                <w:t>Description</w:t>
              </w:r>
            </w:ins>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5A78B118" w14:textId="77777777" w:rsidR="00E1020B" w:rsidRPr="00B166D4" w:rsidRDefault="00E1020B" w:rsidP="001C7249">
            <w:pPr>
              <w:spacing w:after="0" w:line="240" w:lineRule="auto"/>
              <w:ind w:left="100"/>
              <w:rPr>
                <w:ins w:id="219" w:author="Chasco, Brandon Edward" w:date="2020-08-26T11:41:00Z"/>
                <w:b/>
                <w:sz w:val="18"/>
                <w:szCs w:val="18"/>
              </w:rPr>
            </w:pPr>
            <w:ins w:id="220" w:author="Chasco, Brandon Edward" w:date="2020-08-26T11:41:00Z">
              <w:r w:rsidRPr="00B166D4">
                <w:rPr>
                  <w:b/>
                  <w:sz w:val="18"/>
                  <w:szCs w:val="18"/>
                </w:rPr>
                <w:t>Years Available</w:t>
              </w:r>
            </w:ins>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632EC939" w14:textId="77777777" w:rsidR="00E1020B" w:rsidRPr="00B166D4" w:rsidRDefault="00E1020B" w:rsidP="001C7249">
            <w:pPr>
              <w:spacing w:after="0" w:line="240" w:lineRule="auto"/>
              <w:ind w:left="100"/>
              <w:rPr>
                <w:ins w:id="221" w:author="Chasco, Brandon Edward" w:date="2020-08-26T11:41:00Z"/>
                <w:b/>
                <w:sz w:val="18"/>
                <w:szCs w:val="18"/>
              </w:rPr>
            </w:pPr>
            <w:ins w:id="222" w:author="Chasco, Brandon Edward" w:date="2020-08-26T11:41:00Z">
              <w:r w:rsidRPr="00B166D4">
                <w:rPr>
                  <w:b/>
                  <w:sz w:val="18"/>
                  <w:szCs w:val="18"/>
                </w:rPr>
                <w:t>URL / Source</w:t>
              </w:r>
            </w:ins>
          </w:p>
        </w:tc>
      </w:tr>
      <w:tr w:rsidR="00E1020B" w:rsidRPr="006226B0" w14:paraId="0A831660" w14:textId="77777777" w:rsidTr="001C7249">
        <w:trPr>
          <w:trHeight w:val="800"/>
          <w:ins w:id="223"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0121E30D" w14:textId="77777777" w:rsidR="00E1020B" w:rsidRPr="006226B0" w:rsidRDefault="00E1020B" w:rsidP="001C7249">
            <w:pPr>
              <w:spacing w:after="0" w:line="240" w:lineRule="auto"/>
              <w:ind w:left="100"/>
              <w:rPr>
                <w:ins w:id="224" w:author="Chasco, Brandon Edward" w:date="2020-08-26T11:41:00Z"/>
                <w:b/>
                <w:sz w:val="18"/>
                <w:szCs w:val="18"/>
              </w:rPr>
            </w:pPr>
            <w:ins w:id="225" w:author="Chasco, Brandon Edward" w:date="2020-08-26T11:41:00Z">
              <w:r w:rsidRPr="006226B0">
                <w:rPr>
                  <w:b/>
                  <w:sz w:val="18"/>
                  <w:szCs w:val="18"/>
                </w:rPr>
                <w:t>CRflow.spr</w:t>
              </w:r>
            </w:ins>
          </w:p>
          <w:p w14:paraId="0C101B8E" w14:textId="77777777" w:rsidR="00E1020B" w:rsidRPr="006226B0" w:rsidRDefault="00E1020B" w:rsidP="001C7249">
            <w:pPr>
              <w:spacing w:after="0" w:line="240" w:lineRule="auto"/>
              <w:ind w:left="100"/>
              <w:rPr>
                <w:ins w:id="226" w:author="Chasco, Brandon Edward" w:date="2020-08-26T11:41:00Z"/>
                <w:b/>
                <w:sz w:val="18"/>
                <w:szCs w:val="18"/>
              </w:rPr>
            </w:pPr>
            <w:ins w:id="227" w:author="Chasco, Brandon Edward" w:date="2020-08-26T11:41:00Z">
              <w:r w:rsidRPr="006226B0">
                <w:rPr>
                  <w:b/>
                  <w:sz w:val="18"/>
                  <w:szCs w:val="18"/>
                </w:rPr>
                <w:t>CRflow.sum</w:t>
              </w:r>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60FDC20B" w14:textId="77777777" w:rsidR="00E1020B" w:rsidRPr="006226B0" w:rsidRDefault="00E1020B" w:rsidP="001C7249">
            <w:pPr>
              <w:spacing w:after="0" w:line="240" w:lineRule="auto"/>
              <w:ind w:left="100"/>
              <w:rPr>
                <w:ins w:id="228" w:author="Chasco, Brandon Edward" w:date="2020-08-26T11:41:00Z"/>
                <w:sz w:val="18"/>
                <w:szCs w:val="18"/>
              </w:rPr>
            </w:pPr>
            <w:ins w:id="229" w:author="Chasco, Brandon Edward" w:date="2020-08-26T11:41:00Z">
              <w:r w:rsidRPr="006226B0">
                <w:rPr>
                  <w:sz w:val="18"/>
                  <w:szCs w:val="18"/>
                </w:rPr>
                <w:t>Seasonal Columbia River flow as measured at The Dalles Dam (USGS site 14105700)</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020A12D4" w14:textId="77777777" w:rsidR="00E1020B" w:rsidRPr="006226B0" w:rsidRDefault="00E1020B" w:rsidP="001C7249">
            <w:pPr>
              <w:spacing w:after="0" w:line="240" w:lineRule="auto"/>
              <w:ind w:left="100"/>
              <w:rPr>
                <w:ins w:id="230" w:author="Chasco, Brandon Edward" w:date="2020-08-26T11:41:00Z"/>
                <w:sz w:val="18"/>
                <w:szCs w:val="18"/>
              </w:rPr>
            </w:pPr>
            <w:ins w:id="231" w:author="Chasco, Brandon Edward" w:date="2020-08-26T11:41:00Z">
              <w:r w:rsidRPr="006226B0">
                <w:rPr>
                  <w:sz w:val="18"/>
                  <w:szCs w:val="18"/>
                </w:rPr>
                <w:t>1978-present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5780FD52" w14:textId="77777777" w:rsidR="00E1020B" w:rsidRPr="006226B0" w:rsidRDefault="00E1020B" w:rsidP="001C7249">
            <w:pPr>
              <w:spacing w:after="0" w:line="240" w:lineRule="auto"/>
              <w:ind w:left="100"/>
              <w:rPr>
                <w:ins w:id="232" w:author="Chasco, Brandon Edward" w:date="2020-08-26T11:41:00Z"/>
                <w:sz w:val="18"/>
                <w:szCs w:val="18"/>
              </w:rPr>
            </w:pPr>
            <w:ins w:id="233" w:author="Chasco, Brandon Edward" w:date="2020-08-26T11:41:00Z">
              <w:r w:rsidRPr="006226B0">
                <w:rPr>
                  <w:sz w:val="18"/>
                  <w:szCs w:val="18"/>
                </w:rPr>
                <w:t>http://waterservices.usgs.gov/rest/DV-Service.html</w:t>
              </w:r>
            </w:ins>
          </w:p>
        </w:tc>
      </w:tr>
      <w:tr w:rsidR="00E1020B" w:rsidRPr="006226B0" w14:paraId="49F94E37" w14:textId="77777777" w:rsidTr="001C7249">
        <w:trPr>
          <w:trHeight w:val="860"/>
          <w:ins w:id="234"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1FE1459" w14:textId="77777777" w:rsidR="00E1020B" w:rsidRPr="006226B0" w:rsidRDefault="00E1020B" w:rsidP="001C7249">
            <w:pPr>
              <w:spacing w:after="0" w:line="240" w:lineRule="auto"/>
              <w:ind w:left="100"/>
              <w:rPr>
                <w:ins w:id="235" w:author="Chasco, Brandon Edward" w:date="2020-08-26T11:41:00Z"/>
                <w:b/>
                <w:sz w:val="18"/>
                <w:szCs w:val="18"/>
              </w:rPr>
            </w:pPr>
            <w:ins w:id="236" w:author="Chasco, Brandon Edward" w:date="2020-08-26T11:41:00Z">
              <w:r w:rsidRPr="006226B0">
                <w:rPr>
                  <w:b/>
                  <w:sz w:val="18"/>
                  <w:szCs w:val="18"/>
                </w:rPr>
                <w:t>CRtemp.spr</w:t>
              </w:r>
            </w:ins>
          </w:p>
          <w:p w14:paraId="6B5F925D" w14:textId="77777777" w:rsidR="00E1020B" w:rsidRPr="006226B0" w:rsidRDefault="00E1020B" w:rsidP="001C7249">
            <w:pPr>
              <w:spacing w:after="0" w:line="240" w:lineRule="auto"/>
              <w:ind w:left="100"/>
              <w:rPr>
                <w:ins w:id="237" w:author="Chasco, Brandon Edward" w:date="2020-08-26T11:41:00Z"/>
                <w:b/>
                <w:sz w:val="18"/>
                <w:szCs w:val="18"/>
              </w:rPr>
            </w:pPr>
            <w:ins w:id="238" w:author="Chasco, Brandon Edward" w:date="2020-08-26T11:41:00Z">
              <w:r w:rsidRPr="006226B0">
                <w:rPr>
                  <w:b/>
                  <w:sz w:val="18"/>
                  <w:szCs w:val="18"/>
                </w:rPr>
                <w:t>CRtemp.sum</w:t>
              </w:r>
            </w:ins>
          </w:p>
        </w:tc>
        <w:tc>
          <w:tcPr>
            <w:tcW w:w="2985" w:type="dxa"/>
            <w:tcBorders>
              <w:top w:val="nil"/>
              <w:left w:val="nil"/>
              <w:bottom w:val="nil"/>
              <w:right w:val="nil"/>
            </w:tcBorders>
            <w:tcMar>
              <w:top w:w="100" w:type="dxa"/>
              <w:left w:w="100" w:type="dxa"/>
              <w:bottom w:w="100" w:type="dxa"/>
              <w:right w:w="100" w:type="dxa"/>
            </w:tcMar>
          </w:tcPr>
          <w:p w14:paraId="4C7EF98A" w14:textId="77777777" w:rsidR="00E1020B" w:rsidRPr="006226B0" w:rsidRDefault="00E1020B" w:rsidP="001C7249">
            <w:pPr>
              <w:spacing w:after="0" w:line="240" w:lineRule="auto"/>
              <w:ind w:left="100"/>
              <w:rPr>
                <w:ins w:id="239" w:author="Chasco, Brandon Edward" w:date="2020-08-26T11:41:00Z"/>
                <w:sz w:val="18"/>
                <w:szCs w:val="18"/>
              </w:rPr>
            </w:pPr>
            <w:ins w:id="240" w:author="Chasco, Brandon Edward" w:date="2020-08-26T11:41:00Z">
              <w:r w:rsidRPr="006226B0">
                <w:rPr>
                  <w:sz w:val="18"/>
                  <w:szCs w:val="18"/>
                </w:rPr>
                <w:t>Seasonal Columbia River temperatures at The Dalles Dam (USGS site 14105700)</w:t>
              </w:r>
            </w:ins>
          </w:p>
        </w:tc>
        <w:tc>
          <w:tcPr>
            <w:tcW w:w="1395" w:type="dxa"/>
            <w:tcBorders>
              <w:top w:val="nil"/>
              <w:left w:val="nil"/>
              <w:bottom w:val="nil"/>
              <w:right w:val="nil"/>
            </w:tcBorders>
            <w:tcMar>
              <w:top w:w="100" w:type="dxa"/>
              <w:left w:w="100" w:type="dxa"/>
              <w:bottom w:w="100" w:type="dxa"/>
              <w:right w:w="100" w:type="dxa"/>
            </w:tcMar>
          </w:tcPr>
          <w:p w14:paraId="3E37F16F" w14:textId="77777777" w:rsidR="00E1020B" w:rsidRPr="006226B0" w:rsidRDefault="00E1020B" w:rsidP="001C7249">
            <w:pPr>
              <w:spacing w:after="0" w:line="240" w:lineRule="auto"/>
              <w:ind w:left="100"/>
              <w:rPr>
                <w:ins w:id="241" w:author="Chasco, Brandon Edward" w:date="2020-08-26T11:41:00Z"/>
                <w:sz w:val="18"/>
                <w:szCs w:val="18"/>
              </w:rPr>
            </w:pPr>
            <w:ins w:id="242" w:author="Chasco, Brandon Edward" w:date="2020-08-26T11:41:00Z">
              <w:r w:rsidRPr="006226B0">
                <w:rPr>
                  <w:sz w:val="18"/>
                  <w:szCs w:val="18"/>
                </w:rPr>
                <w:t>1997-present</w:t>
              </w:r>
            </w:ins>
          </w:p>
        </w:tc>
        <w:tc>
          <w:tcPr>
            <w:tcW w:w="3615" w:type="dxa"/>
            <w:tcBorders>
              <w:top w:val="nil"/>
              <w:left w:val="nil"/>
              <w:bottom w:val="nil"/>
              <w:right w:val="nil"/>
            </w:tcBorders>
            <w:tcMar>
              <w:top w:w="100" w:type="dxa"/>
              <w:left w:w="100" w:type="dxa"/>
              <w:bottom w:w="100" w:type="dxa"/>
              <w:right w:w="100" w:type="dxa"/>
            </w:tcMar>
          </w:tcPr>
          <w:p w14:paraId="0336020D" w14:textId="77777777" w:rsidR="00E1020B" w:rsidRPr="006226B0" w:rsidRDefault="00E1020B" w:rsidP="001C7249">
            <w:pPr>
              <w:spacing w:after="0" w:line="240" w:lineRule="auto"/>
              <w:ind w:left="100"/>
              <w:rPr>
                <w:ins w:id="243" w:author="Chasco, Brandon Edward" w:date="2020-08-26T11:41:00Z"/>
                <w:sz w:val="18"/>
                <w:szCs w:val="18"/>
              </w:rPr>
            </w:pPr>
            <w:ins w:id="244" w:author="Chasco, Brandon Edward" w:date="2020-08-26T11:41:00Z">
              <w:r w:rsidRPr="006226B0">
                <w:rPr>
                  <w:sz w:val="18"/>
                  <w:szCs w:val="18"/>
                </w:rPr>
                <w:t>http://waterservices.usgs.gov/rest/DV-Service.html</w:t>
              </w:r>
            </w:ins>
          </w:p>
        </w:tc>
      </w:tr>
      <w:tr w:rsidR="00E1020B" w:rsidRPr="006226B0" w14:paraId="3E914C70" w14:textId="77777777" w:rsidTr="001C7249">
        <w:trPr>
          <w:trHeight w:val="1060"/>
          <w:ins w:id="245"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7C3A753D" w14:textId="77777777" w:rsidR="00E1020B" w:rsidRPr="006226B0" w:rsidRDefault="00E1020B" w:rsidP="001C7249">
            <w:pPr>
              <w:spacing w:after="0" w:line="240" w:lineRule="auto"/>
              <w:ind w:left="100"/>
              <w:rPr>
                <w:ins w:id="246" w:author="Chasco, Brandon Edward" w:date="2020-08-26T11:41:00Z"/>
                <w:b/>
                <w:sz w:val="18"/>
                <w:szCs w:val="18"/>
              </w:rPr>
            </w:pPr>
            <w:ins w:id="247" w:author="Chasco, Brandon Edward" w:date="2020-08-26T11:41:00Z">
              <w:r w:rsidRPr="006226B0">
                <w:rPr>
                  <w:b/>
                  <w:sz w:val="18"/>
                  <w:szCs w:val="18"/>
                </w:rPr>
                <w:lastRenderedPageBreak/>
                <w:t>cui.win</w:t>
              </w:r>
            </w:ins>
          </w:p>
          <w:p w14:paraId="69B08D29" w14:textId="77777777" w:rsidR="00E1020B" w:rsidRPr="006226B0" w:rsidRDefault="00E1020B" w:rsidP="001C7249">
            <w:pPr>
              <w:spacing w:after="0" w:line="240" w:lineRule="auto"/>
              <w:ind w:left="100"/>
              <w:rPr>
                <w:ins w:id="248" w:author="Chasco, Brandon Edward" w:date="2020-08-26T11:41:00Z"/>
                <w:b/>
                <w:sz w:val="18"/>
                <w:szCs w:val="18"/>
              </w:rPr>
            </w:pPr>
            <w:ins w:id="249" w:author="Chasco, Brandon Edward" w:date="2020-08-26T11:41:00Z">
              <w:r w:rsidRPr="006226B0">
                <w:rPr>
                  <w:b/>
                  <w:sz w:val="18"/>
                  <w:szCs w:val="18"/>
                </w:rPr>
                <w:t>cui.spr</w:t>
              </w:r>
            </w:ins>
          </w:p>
          <w:p w14:paraId="35243C3B" w14:textId="77777777" w:rsidR="00E1020B" w:rsidRPr="006226B0" w:rsidRDefault="00E1020B" w:rsidP="001C7249">
            <w:pPr>
              <w:spacing w:after="0" w:line="240" w:lineRule="auto"/>
              <w:ind w:left="100"/>
              <w:rPr>
                <w:ins w:id="250" w:author="Chasco, Brandon Edward" w:date="2020-08-26T11:41:00Z"/>
                <w:b/>
                <w:sz w:val="18"/>
                <w:szCs w:val="18"/>
              </w:rPr>
            </w:pPr>
            <w:ins w:id="251" w:author="Chasco, Brandon Edward" w:date="2020-08-26T11:41:00Z">
              <w:r w:rsidRPr="006226B0">
                <w:rPr>
                  <w:b/>
                  <w:sz w:val="18"/>
                  <w:szCs w:val="18"/>
                </w:rPr>
                <w:t>cui.sum</w:t>
              </w:r>
            </w:ins>
          </w:p>
          <w:p w14:paraId="4A277135" w14:textId="77777777" w:rsidR="00E1020B" w:rsidRPr="006226B0" w:rsidRDefault="00E1020B" w:rsidP="001C7249">
            <w:pPr>
              <w:spacing w:after="0" w:line="240" w:lineRule="auto"/>
              <w:ind w:left="100"/>
              <w:rPr>
                <w:ins w:id="252" w:author="Chasco, Brandon Edward" w:date="2020-08-26T11:41:00Z"/>
                <w:b/>
                <w:sz w:val="18"/>
                <w:szCs w:val="18"/>
              </w:rPr>
            </w:pPr>
            <w:ins w:id="253" w:author="Chasco, Brandon Edward" w:date="2020-08-26T11:41:00Z">
              <w:r w:rsidRPr="006226B0">
                <w:rPr>
                  <w:b/>
                  <w:sz w:val="18"/>
                  <w:szCs w:val="18"/>
                </w:rPr>
                <w:t>cui.aut</w:t>
              </w:r>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662EECEC" w14:textId="77777777" w:rsidR="00E1020B" w:rsidRPr="006226B0" w:rsidRDefault="00E1020B" w:rsidP="001C7249">
            <w:pPr>
              <w:spacing w:after="0" w:line="240" w:lineRule="auto"/>
              <w:ind w:left="100"/>
              <w:rPr>
                <w:ins w:id="254" w:author="Chasco, Brandon Edward" w:date="2020-08-26T11:41:00Z"/>
                <w:sz w:val="18"/>
                <w:szCs w:val="18"/>
              </w:rPr>
            </w:pPr>
            <w:ins w:id="255" w:author="Chasco, Brandon Edward" w:date="2020-08-26T11:41:00Z">
              <w:r w:rsidRPr="006226B0">
                <w:rPr>
                  <w:sz w:val="18"/>
                  <w:szCs w:val="18"/>
                </w:rPr>
                <w:t>Seasonal coastal upwelling index</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3143FE70" w14:textId="77777777" w:rsidR="00E1020B" w:rsidRPr="006226B0" w:rsidRDefault="00E1020B" w:rsidP="001C7249">
            <w:pPr>
              <w:spacing w:after="0" w:line="240" w:lineRule="auto"/>
              <w:ind w:left="100"/>
              <w:rPr>
                <w:ins w:id="256" w:author="Chasco, Brandon Edward" w:date="2020-08-26T11:41:00Z"/>
                <w:sz w:val="18"/>
                <w:szCs w:val="18"/>
              </w:rPr>
            </w:pPr>
            <w:ins w:id="257" w:author="Chasco, Brandon Edward" w:date="2020-08-26T11:41:00Z">
              <w:r w:rsidRPr="006226B0">
                <w:rPr>
                  <w:sz w:val="18"/>
                  <w:szCs w:val="18"/>
                </w:rPr>
                <w:t>1946-present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1884ED53" w14:textId="77777777" w:rsidR="00E1020B" w:rsidRPr="006226B0" w:rsidRDefault="00E1020B" w:rsidP="001C7249">
            <w:pPr>
              <w:spacing w:after="0" w:line="240" w:lineRule="auto"/>
              <w:ind w:left="100"/>
              <w:rPr>
                <w:ins w:id="258" w:author="Chasco, Brandon Edward" w:date="2020-08-26T11:41:00Z"/>
                <w:sz w:val="18"/>
                <w:szCs w:val="18"/>
              </w:rPr>
            </w:pPr>
            <w:ins w:id="259" w:author="Chasco, Brandon Edward" w:date="2020-08-26T11:41:00Z">
              <w:r w:rsidRPr="006226B0">
                <w:rPr>
                  <w:sz w:val="18"/>
                  <w:szCs w:val="18"/>
                </w:rPr>
                <w:t>http://www.pfeg.noaa.gov/products/PFELData/upwell/monthly/upanoms.mon</w:t>
              </w:r>
            </w:ins>
          </w:p>
        </w:tc>
      </w:tr>
      <w:tr w:rsidR="00E1020B" w:rsidRPr="006226B0" w14:paraId="00B4FC65" w14:textId="77777777" w:rsidTr="001C7249">
        <w:trPr>
          <w:trHeight w:val="1060"/>
          <w:ins w:id="260"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72E42DF" w14:textId="77777777" w:rsidR="00E1020B" w:rsidRPr="006226B0" w:rsidRDefault="00E1020B" w:rsidP="001C7249">
            <w:pPr>
              <w:spacing w:after="0" w:line="240" w:lineRule="auto"/>
              <w:ind w:left="100"/>
              <w:rPr>
                <w:ins w:id="261" w:author="Chasco, Brandon Edward" w:date="2020-08-26T11:41:00Z"/>
                <w:b/>
                <w:sz w:val="18"/>
                <w:szCs w:val="18"/>
              </w:rPr>
            </w:pPr>
            <w:ins w:id="262" w:author="Chasco, Brandon Edward" w:date="2020-08-26T11:41:00Z">
              <w:r w:rsidRPr="006226B0">
                <w:rPr>
                  <w:b/>
                  <w:sz w:val="18"/>
                  <w:szCs w:val="18"/>
                </w:rPr>
                <w:t>mei.win</w:t>
              </w:r>
            </w:ins>
          </w:p>
          <w:p w14:paraId="74C84B36" w14:textId="77777777" w:rsidR="00E1020B" w:rsidRPr="006226B0" w:rsidRDefault="00E1020B" w:rsidP="001C7249">
            <w:pPr>
              <w:spacing w:after="0" w:line="240" w:lineRule="auto"/>
              <w:ind w:left="100"/>
              <w:rPr>
                <w:ins w:id="263" w:author="Chasco, Brandon Edward" w:date="2020-08-26T11:41:00Z"/>
                <w:b/>
                <w:sz w:val="18"/>
                <w:szCs w:val="18"/>
              </w:rPr>
            </w:pPr>
            <w:ins w:id="264" w:author="Chasco, Brandon Edward" w:date="2020-08-26T11:41:00Z">
              <w:r w:rsidRPr="006226B0">
                <w:rPr>
                  <w:b/>
                  <w:sz w:val="18"/>
                  <w:szCs w:val="18"/>
                </w:rPr>
                <w:t>mei.spr</w:t>
              </w:r>
            </w:ins>
          </w:p>
          <w:p w14:paraId="42FA4D87" w14:textId="77777777" w:rsidR="00E1020B" w:rsidRPr="006226B0" w:rsidRDefault="00E1020B" w:rsidP="001C7249">
            <w:pPr>
              <w:spacing w:after="0" w:line="240" w:lineRule="auto"/>
              <w:ind w:left="100"/>
              <w:rPr>
                <w:ins w:id="265" w:author="Chasco, Brandon Edward" w:date="2020-08-26T11:41:00Z"/>
                <w:b/>
                <w:sz w:val="18"/>
                <w:szCs w:val="18"/>
              </w:rPr>
            </w:pPr>
            <w:ins w:id="266" w:author="Chasco, Brandon Edward" w:date="2020-08-26T11:41:00Z">
              <w:r w:rsidRPr="006226B0">
                <w:rPr>
                  <w:b/>
                  <w:sz w:val="18"/>
                  <w:szCs w:val="18"/>
                </w:rPr>
                <w:t>mei.sum</w:t>
              </w:r>
            </w:ins>
          </w:p>
          <w:p w14:paraId="177D1813" w14:textId="77777777" w:rsidR="00E1020B" w:rsidRPr="006226B0" w:rsidRDefault="00E1020B" w:rsidP="001C7249">
            <w:pPr>
              <w:spacing w:after="0" w:line="240" w:lineRule="auto"/>
              <w:ind w:left="100"/>
              <w:rPr>
                <w:ins w:id="267" w:author="Chasco, Brandon Edward" w:date="2020-08-26T11:41:00Z"/>
                <w:b/>
                <w:sz w:val="18"/>
                <w:szCs w:val="18"/>
              </w:rPr>
            </w:pPr>
            <w:ins w:id="268" w:author="Chasco, Brandon Edward" w:date="2020-08-26T11:41:00Z">
              <w:r w:rsidRPr="006226B0">
                <w:rPr>
                  <w:b/>
                  <w:sz w:val="18"/>
                  <w:szCs w:val="18"/>
                </w:rPr>
                <w:t>mei.aut</w:t>
              </w:r>
            </w:ins>
          </w:p>
        </w:tc>
        <w:tc>
          <w:tcPr>
            <w:tcW w:w="2985" w:type="dxa"/>
            <w:tcBorders>
              <w:top w:val="nil"/>
              <w:left w:val="nil"/>
              <w:bottom w:val="nil"/>
              <w:right w:val="nil"/>
            </w:tcBorders>
            <w:tcMar>
              <w:top w:w="100" w:type="dxa"/>
              <w:left w:w="100" w:type="dxa"/>
              <w:bottom w:w="100" w:type="dxa"/>
              <w:right w:w="100" w:type="dxa"/>
            </w:tcMar>
          </w:tcPr>
          <w:p w14:paraId="35115730" w14:textId="77777777" w:rsidR="00E1020B" w:rsidRPr="006226B0" w:rsidRDefault="00E1020B" w:rsidP="001C7249">
            <w:pPr>
              <w:spacing w:after="0" w:line="240" w:lineRule="auto"/>
              <w:ind w:left="100"/>
              <w:rPr>
                <w:ins w:id="269" w:author="Chasco, Brandon Edward" w:date="2020-08-26T11:41:00Z"/>
                <w:sz w:val="18"/>
                <w:szCs w:val="18"/>
              </w:rPr>
            </w:pPr>
            <w:ins w:id="270" w:author="Chasco, Brandon Edward" w:date="2020-08-26T11:41:00Z">
              <w:r w:rsidRPr="006226B0">
                <w:rPr>
                  <w:sz w:val="18"/>
                  <w:szCs w:val="18"/>
                </w:rPr>
                <w:t>Seasonal Multivariate ENSO Index</w:t>
              </w:r>
            </w:ins>
          </w:p>
        </w:tc>
        <w:tc>
          <w:tcPr>
            <w:tcW w:w="1395" w:type="dxa"/>
            <w:tcBorders>
              <w:top w:val="nil"/>
              <w:left w:val="nil"/>
              <w:bottom w:val="nil"/>
              <w:right w:val="nil"/>
            </w:tcBorders>
            <w:tcMar>
              <w:top w:w="100" w:type="dxa"/>
              <w:left w:w="100" w:type="dxa"/>
              <w:bottom w:w="100" w:type="dxa"/>
              <w:right w:w="100" w:type="dxa"/>
            </w:tcMar>
          </w:tcPr>
          <w:p w14:paraId="754A8E72" w14:textId="77777777" w:rsidR="00E1020B" w:rsidRPr="006226B0" w:rsidRDefault="00E1020B" w:rsidP="001C7249">
            <w:pPr>
              <w:spacing w:after="0" w:line="240" w:lineRule="auto"/>
              <w:ind w:left="100"/>
              <w:rPr>
                <w:ins w:id="271" w:author="Chasco, Brandon Edward" w:date="2020-08-26T11:41:00Z"/>
                <w:sz w:val="18"/>
                <w:szCs w:val="18"/>
              </w:rPr>
            </w:pPr>
            <w:ins w:id="272" w:author="Chasco, Brandon Edward" w:date="2020-08-26T11:41:00Z">
              <w:r w:rsidRPr="006226B0">
                <w:rPr>
                  <w:sz w:val="18"/>
                  <w:szCs w:val="18"/>
                </w:rPr>
                <w:t>1950-present</w:t>
              </w:r>
            </w:ins>
          </w:p>
        </w:tc>
        <w:tc>
          <w:tcPr>
            <w:tcW w:w="3615" w:type="dxa"/>
            <w:tcBorders>
              <w:top w:val="nil"/>
              <w:left w:val="nil"/>
              <w:bottom w:val="nil"/>
              <w:right w:val="nil"/>
            </w:tcBorders>
            <w:tcMar>
              <w:top w:w="100" w:type="dxa"/>
              <w:left w:w="100" w:type="dxa"/>
              <w:bottom w:w="100" w:type="dxa"/>
              <w:right w:w="100" w:type="dxa"/>
            </w:tcMar>
          </w:tcPr>
          <w:p w14:paraId="4847AC97" w14:textId="77777777" w:rsidR="00E1020B" w:rsidRPr="006226B0" w:rsidRDefault="00E1020B" w:rsidP="001C7249">
            <w:pPr>
              <w:spacing w:after="0" w:line="240" w:lineRule="auto"/>
              <w:ind w:left="100"/>
              <w:rPr>
                <w:ins w:id="273" w:author="Chasco, Brandon Edward" w:date="2020-08-26T11:41:00Z"/>
                <w:sz w:val="18"/>
                <w:szCs w:val="18"/>
              </w:rPr>
            </w:pPr>
            <w:ins w:id="274" w:author="Chasco, Brandon Edward" w:date="2020-08-26T11:41:00Z">
              <w:r w:rsidRPr="006226B0">
                <w:rPr>
                  <w:sz w:val="18"/>
                  <w:szCs w:val="18"/>
                </w:rPr>
                <w:t>https://www.esrl.noaa.gov/psd/enso/mei/</w:t>
              </w:r>
            </w:ins>
          </w:p>
        </w:tc>
      </w:tr>
      <w:tr w:rsidR="00E1020B" w:rsidRPr="006226B0" w14:paraId="62944FB0" w14:textId="77777777" w:rsidTr="001C7249">
        <w:trPr>
          <w:trHeight w:val="1120"/>
          <w:ins w:id="275"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3A435282" w14:textId="77777777" w:rsidR="00E1020B" w:rsidRPr="006226B0" w:rsidRDefault="00E1020B" w:rsidP="001C7249">
            <w:pPr>
              <w:spacing w:after="0" w:line="240" w:lineRule="auto"/>
              <w:ind w:left="100"/>
              <w:rPr>
                <w:ins w:id="276" w:author="Chasco, Brandon Edward" w:date="2020-08-26T11:41:00Z"/>
                <w:b/>
                <w:sz w:val="18"/>
                <w:szCs w:val="18"/>
              </w:rPr>
            </w:pPr>
            <w:ins w:id="277" w:author="Chasco, Brandon Edward" w:date="2020-08-26T11:41:00Z">
              <w:r w:rsidRPr="006226B0">
                <w:rPr>
                  <w:b/>
                  <w:sz w:val="18"/>
                  <w:szCs w:val="18"/>
                </w:rPr>
                <w:t>npgo.win</w:t>
              </w:r>
            </w:ins>
          </w:p>
          <w:p w14:paraId="43C11853" w14:textId="77777777" w:rsidR="00E1020B" w:rsidRPr="006226B0" w:rsidRDefault="00E1020B" w:rsidP="001C7249">
            <w:pPr>
              <w:spacing w:after="0" w:line="240" w:lineRule="auto"/>
              <w:ind w:left="100"/>
              <w:rPr>
                <w:ins w:id="278" w:author="Chasco, Brandon Edward" w:date="2020-08-26T11:41:00Z"/>
                <w:b/>
                <w:sz w:val="18"/>
                <w:szCs w:val="18"/>
              </w:rPr>
            </w:pPr>
            <w:ins w:id="279" w:author="Chasco, Brandon Edward" w:date="2020-08-26T11:41:00Z">
              <w:r w:rsidRPr="006226B0">
                <w:rPr>
                  <w:b/>
                  <w:sz w:val="18"/>
                  <w:szCs w:val="18"/>
                </w:rPr>
                <w:t>npgo.spr</w:t>
              </w:r>
            </w:ins>
          </w:p>
          <w:p w14:paraId="61CEF7F3" w14:textId="77777777" w:rsidR="00E1020B" w:rsidRPr="006226B0" w:rsidRDefault="00E1020B" w:rsidP="001C7249">
            <w:pPr>
              <w:spacing w:after="0" w:line="240" w:lineRule="auto"/>
              <w:ind w:left="100"/>
              <w:rPr>
                <w:ins w:id="280" w:author="Chasco, Brandon Edward" w:date="2020-08-26T11:41:00Z"/>
                <w:b/>
                <w:sz w:val="18"/>
                <w:szCs w:val="18"/>
              </w:rPr>
            </w:pPr>
            <w:ins w:id="281" w:author="Chasco, Brandon Edward" w:date="2020-08-26T11:41:00Z">
              <w:r w:rsidRPr="006226B0">
                <w:rPr>
                  <w:b/>
                  <w:sz w:val="18"/>
                  <w:szCs w:val="18"/>
                </w:rPr>
                <w:t>npgo.sum</w:t>
              </w:r>
            </w:ins>
          </w:p>
          <w:p w14:paraId="5C0B1046" w14:textId="77777777" w:rsidR="00E1020B" w:rsidRPr="006226B0" w:rsidRDefault="00E1020B" w:rsidP="001C7249">
            <w:pPr>
              <w:spacing w:after="0" w:line="240" w:lineRule="auto"/>
              <w:ind w:left="100"/>
              <w:rPr>
                <w:ins w:id="282" w:author="Chasco, Brandon Edward" w:date="2020-08-26T11:41:00Z"/>
                <w:b/>
                <w:sz w:val="18"/>
                <w:szCs w:val="18"/>
              </w:rPr>
            </w:pPr>
            <w:ins w:id="283" w:author="Chasco, Brandon Edward" w:date="2020-08-26T11:41:00Z">
              <w:r w:rsidRPr="006226B0">
                <w:rPr>
                  <w:b/>
                  <w:sz w:val="18"/>
                  <w:szCs w:val="18"/>
                </w:rPr>
                <w:t>npgo.aut</w:t>
              </w:r>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2F7C35F5" w14:textId="77777777" w:rsidR="00E1020B" w:rsidRPr="006226B0" w:rsidRDefault="00E1020B" w:rsidP="001C7249">
            <w:pPr>
              <w:spacing w:after="0" w:line="240" w:lineRule="auto"/>
              <w:ind w:left="100"/>
              <w:rPr>
                <w:ins w:id="284" w:author="Chasco, Brandon Edward" w:date="2020-08-26T11:41:00Z"/>
                <w:sz w:val="18"/>
                <w:szCs w:val="18"/>
              </w:rPr>
            </w:pPr>
            <w:ins w:id="285" w:author="Chasco, Brandon Edward" w:date="2020-08-26T11:41:00Z">
              <w:r w:rsidRPr="006226B0">
                <w:rPr>
                  <w:sz w:val="18"/>
                  <w:szCs w:val="18"/>
                </w:rPr>
                <w:t>Seasonal North Pacific Gyre Oscillation</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4B2EBA64" w14:textId="77777777" w:rsidR="00E1020B" w:rsidRPr="006226B0" w:rsidRDefault="00E1020B" w:rsidP="001C7249">
            <w:pPr>
              <w:spacing w:after="0" w:line="240" w:lineRule="auto"/>
              <w:ind w:left="100"/>
              <w:rPr>
                <w:ins w:id="286" w:author="Chasco, Brandon Edward" w:date="2020-08-26T11:41:00Z"/>
                <w:sz w:val="18"/>
                <w:szCs w:val="18"/>
              </w:rPr>
            </w:pPr>
            <w:ins w:id="287" w:author="Chasco, Brandon Edward" w:date="2020-08-26T11:41:00Z">
              <w:r w:rsidRPr="006226B0">
                <w:rPr>
                  <w:sz w:val="18"/>
                  <w:szCs w:val="18"/>
                </w:rPr>
                <w:t>1950-present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5AB1659E" w14:textId="77777777" w:rsidR="00E1020B" w:rsidRPr="006226B0" w:rsidRDefault="00E1020B" w:rsidP="001C7249">
            <w:pPr>
              <w:spacing w:after="0" w:line="240" w:lineRule="auto"/>
              <w:ind w:left="100"/>
              <w:rPr>
                <w:ins w:id="288" w:author="Chasco, Brandon Edward" w:date="2020-08-26T11:41:00Z"/>
                <w:sz w:val="18"/>
                <w:szCs w:val="18"/>
              </w:rPr>
            </w:pPr>
            <w:ins w:id="289" w:author="Chasco, Brandon Edward" w:date="2020-08-26T11:41:00Z">
              <w:r w:rsidRPr="006226B0">
                <w:rPr>
                  <w:sz w:val="18"/>
                  <w:szCs w:val="18"/>
                </w:rPr>
                <w:t>http://www.o3d.org/npgo/npgo.php</w:t>
              </w:r>
            </w:ins>
          </w:p>
        </w:tc>
      </w:tr>
      <w:tr w:rsidR="00E1020B" w:rsidRPr="006226B0" w14:paraId="474C1752" w14:textId="77777777" w:rsidTr="001C7249">
        <w:trPr>
          <w:trHeight w:val="1000"/>
          <w:ins w:id="290"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EC2055A" w14:textId="77777777" w:rsidR="00E1020B" w:rsidRPr="006226B0" w:rsidRDefault="00E1020B" w:rsidP="001C7249">
            <w:pPr>
              <w:spacing w:after="0" w:line="240" w:lineRule="auto"/>
              <w:ind w:left="100"/>
              <w:rPr>
                <w:ins w:id="291" w:author="Chasco, Brandon Edward" w:date="2020-08-26T11:41:00Z"/>
                <w:b/>
                <w:sz w:val="18"/>
                <w:szCs w:val="18"/>
              </w:rPr>
            </w:pPr>
            <w:ins w:id="292" w:author="Chasco, Brandon Edward" w:date="2020-08-26T11:41:00Z">
              <w:r w:rsidRPr="006226B0">
                <w:rPr>
                  <w:b/>
                  <w:sz w:val="18"/>
                  <w:szCs w:val="18"/>
                </w:rPr>
                <w:t>npi.win</w:t>
              </w:r>
            </w:ins>
          </w:p>
          <w:p w14:paraId="2454358C" w14:textId="77777777" w:rsidR="00E1020B" w:rsidRPr="006226B0" w:rsidRDefault="00E1020B" w:rsidP="001C7249">
            <w:pPr>
              <w:spacing w:after="0" w:line="240" w:lineRule="auto"/>
              <w:ind w:left="100"/>
              <w:rPr>
                <w:ins w:id="293" w:author="Chasco, Brandon Edward" w:date="2020-08-26T11:41:00Z"/>
                <w:b/>
                <w:sz w:val="18"/>
                <w:szCs w:val="18"/>
              </w:rPr>
            </w:pPr>
            <w:ins w:id="294" w:author="Chasco, Brandon Edward" w:date="2020-08-26T11:41:00Z">
              <w:r w:rsidRPr="006226B0">
                <w:rPr>
                  <w:b/>
                  <w:sz w:val="18"/>
                  <w:szCs w:val="18"/>
                </w:rPr>
                <w:t>npi.spr</w:t>
              </w:r>
            </w:ins>
          </w:p>
          <w:p w14:paraId="4D970C68" w14:textId="77777777" w:rsidR="00E1020B" w:rsidRPr="006226B0" w:rsidRDefault="00E1020B" w:rsidP="001C7249">
            <w:pPr>
              <w:spacing w:after="0" w:line="240" w:lineRule="auto"/>
              <w:ind w:left="100"/>
              <w:rPr>
                <w:ins w:id="295" w:author="Chasco, Brandon Edward" w:date="2020-08-26T11:41:00Z"/>
                <w:b/>
                <w:sz w:val="18"/>
                <w:szCs w:val="18"/>
              </w:rPr>
            </w:pPr>
            <w:ins w:id="296" w:author="Chasco, Brandon Edward" w:date="2020-08-26T11:41:00Z">
              <w:r w:rsidRPr="006226B0">
                <w:rPr>
                  <w:b/>
                  <w:sz w:val="18"/>
                  <w:szCs w:val="18"/>
                </w:rPr>
                <w:t>npi.sum</w:t>
              </w:r>
            </w:ins>
          </w:p>
          <w:p w14:paraId="36C3D5BD" w14:textId="77777777" w:rsidR="00E1020B" w:rsidRPr="006226B0" w:rsidRDefault="00E1020B" w:rsidP="001C7249">
            <w:pPr>
              <w:spacing w:after="0" w:line="240" w:lineRule="auto"/>
              <w:ind w:left="100"/>
              <w:rPr>
                <w:ins w:id="297" w:author="Chasco, Brandon Edward" w:date="2020-08-26T11:41:00Z"/>
                <w:b/>
                <w:sz w:val="18"/>
                <w:szCs w:val="18"/>
              </w:rPr>
            </w:pPr>
            <w:ins w:id="298" w:author="Chasco, Brandon Edward" w:date="2020-08-26T11:41:00Z">
              <w:r w:rsidRPr="006226B0">
                <w:rPr>
                  <w:b/>
                  <w:sz w:val="18"/>
                  <w:szCs w:val="18"/>
                </w:rPr>
                <w:t>npi.aut</w:t>
              </w:r>
            </w:ins>
          </w:p>
        </w:tc>
        <w:tc>
          <w:tcPr>
            <w:tcW w:w="2985" w:type="dxa"/>
            <w:tcBorders>
              <w:top w:val="nil"/>
              <w:left w:val="nil"/>
              <w:bottom w:val="nil"/>
              <w:right w:val="nil"/>
            </w:tcBorders>
            <w:tcMar>
              <w:top w:w="100" w:type="dxa"/>
              <w:left w:w="100" w:type="dxa"/>
              <w:bottom w:w="100" w:type="dxa"/>
              <w:right w:w="100" w:type="dxa"/>
            </w:tcMar>
          </w:tcPr>
          <w:p w14:paraId="11EB72FA" w14:textId="77777777" w:rsidR="00E1020B" w:rsidRPr="006226B0" w:rsidRDefault="00E1020B" w:rsidP="001C7249">
            <w:pPr>
              <w:spacing w:after="0" w:line="240" w:lineRule="auto"/>
              <w:ind w:left="100"/>
              <w:rPr>
                <w:ins w:id="299" w:author="Chasco, Brandon Edward" w:date="2020-08-26T11:41:00Z"/>
                <w:sz w:val="18"/>
                <w:szCs w:val="18"/>
              </w:rPr>
            </w:pPr>
            <w:ins w:id="300" w:author="Chasco, Brandon Edward" w:date="2020-08-26T11:41:00Z">
              <w:r w:rsidRPr="006226B0">
                <w:rPr>
                  <w:sz w:val="18"/>
                  <w:szCs w:val="18"/>
                </w:rPr>
                <w:t>Seasonal North Pacific Index (index of Aleutian Low Pressure)</w:t>
              </w:r>
            </w:ins>
          </w:p>
        </w:tc>
        <w:tc>
          <w:tcPr>
            <w:tcW w:w="1395" w:type="dxa"/>
            <w:tcBorders>
              <w:top w:val="nil"/>
              <w:left w:val="nil"/>
              <w:bottom w:val="nil"/>
              <w:right w:val="nil"/>
            </w:tcBorders>
            <w:tcMar>
              <w:top w:w="100" w:type="dxa"/>
              <w:left w:w="100" w:type="dxa"/>
              <w:bottom w:w="100" w:type="dxa"/>
              <w:right w:w="100" w:type="dxa"/>
            </w:tcMar>
          </w:tcPr>
          <w:p w14:paraId="10A6A6F5" w14:textId="77777777" w:rsidR="00E1020B" w:rsidRPr="006226B0" w:rsidRDefault="00E1020B" w:rsidP="001C7249">
            <w:pPr>
              <w:spacing w:after="0" w:line="240" w:lineRule="auto"/>
              <w:ind w:left="100"/>
              <w:rPr>
                <w:ins w:id="301" w:author="Chasco, Brandon Edward" w:date="2020-08-26T11:41:00Z"/>
                <w:sz w:val="18"/>
                <w:szCs w:val="18"/>
              </w:rPr>
            </w:pPr>
            <w:ins w:id="302" w:author="Chasco, Brandon Edward" w:date="2020-08-26T11:41:00Z">
              <w:r w:rsidRPr="006226B0">
                <w:rPr>
                  <w:sz w:val="18"/>
                  <w:szCs w:val="18"/>
                </w:rPr>
                <w:t>1899-present</w:t>
              </w:r>
            </w:ins>
          </w:p>
        </w:tc>
        <w:tc>
          <w:tcPr>
            <w:tcW w:w="3615" w:type="dxa"/>
            <w:tcBorders>
              <w:top w:val="nil"/>
              <w:left w:val="nil"/>
              <w:bottom w:val="nil"/>
              <w:right w:val="nil"/>
            </w:tcBorders>
            <w:tcMar>
              <w:top w:w="100" w:type="dxa"/>
              <w:left w:w="100" w:type="dxa"/>
              <w:bottom w:w="100" w:type="dxa"/>
              <w:right w:w="100" w:type="dxa"/>
            </w:tcMar>
          </w:tcPr>
          <w:p w14:paraId="645FB914" w14:textId="77777777" w:rsidR="00E1020B" w:rsidRPr="006226B0" w:rsidRDefault="00E1020B" w:rsidP="001C7249">
            <w:pPr>
              <w:spacing w:after="0" w:line="240" w:lineRule="auto"/>
              <w:ind w:left="100"/>
              <w:rPr>
                <w:ins w:id="303" w:author="Chasco, Brandon Edward" w:date="2020-08-26T11:41:00Z"/>
                <w:sz w:val="18"/>
                <w:szCs w:val="18"/>
              </w:rPr>
            </w:pPr>
            <w:ins w:id="304" w:author="Chasco, Brandon Edward" w:date="2020-08-26T11:41:00Z">
              <w:r w:rsidRPr="006226B0">
                <w:rPr>
                  <w:sz w:val="18"/>
                  <w:szCs w:val="18"/>
                </w:rPr>
                <w:t>https://climatedataguide.ucar.edu/sites/default/files/npindex_monthly.txt</w:t>
              </w:r>
            </w:ins>
          </w:p>
        </w:tc>
      </w:tr>
      <w:tr w:rsidR="00E1020B" w:rsidRPr="006226B0" w14:paraId="34FC5F8F" w14:textId="77777777" w:rsidTr="001C7249">
        <w:trPr>
          <w:trHeight w:val="1020"/>
          <w:ins w:id="305"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4D278393" w14:textId="77777777" w:rsidR="00E1020B" w:rsidRPr="006226B0" w:rsidRDefault="00E1020B" w:rsidP="001C7249">
            <w:pPr>
              <w:spacing w:after="0" w:line="240" w:lineRule="auto"/>
              <w:ind w:left="100"/>
              <w:rPr>
                <w:ins w:id="306" w:author="Chasco, Brandon Edward" w:date="2020-08-26T11:41:00Z"/>
                <w:b/>
                <w:sz w:val="18"/>
                <w:szCs w:val="18"/>
              </w:rPr>
            </w:pPr>
            <w:ins w:id="307" w:author="Chasco, Brandon Edward" w:date="2020-08-26T11:41:00Z">
              <w:r w:rsidRPr="006226B0">
                <w:rPr>
                  <w:b/>
                  <w:sz w:val="18"/>
                  <w:szCs w:val="18"/>
                </w:rPr>
                <w:t>oni.win</w:t>
              </w:r>
            </w:ins>
          </w:p>
          <w:p w14:paraId="7FEF6F9F" w14:textId="77777777" w:rsidR="00E1020B" w:rsidRPr="006226B0" w:rsidRDefault="00E1020B" w:rsidP="001C7249">
            <w:pPr>
              <w:spacing w:after="0" w:line="240" w:lineRule="auto"/>
              <w:ind w:left="100"/>
              <w:rPr>
                <w:ins w:id="308" w:author="Chasco, Brandon Edward" w:date="2020-08-26T11:41:00Z"/>
                <w:b/>
                <w:sz w:val="18"/>
                <w:szCs w:val="18"/>
              </w:rPr>
            </w:pPr>
            <w:ins w:id="309" w:author="Chasco, Brandon Edward" w:date="2020-08-26T11:41:00Z">
              <w:r w:rsidRPr="006226B0">
                <w:rPr>
                  <w:b/>
                  <w:sz w:val="18"/>
                  <w:szCs w:val="18"/>
                </w:rPr>
                <w:t>oni.spr</w:t>
              </w:r>
            </w:ins>
          </w:p>
          <w:p w14:paraId="1F9A2312" w14:textId="77777777" w:rsidR="00E1020B" w:rsidRPr="006226B0" w:rsidRDefault="00E1020B" w:rsidP="001C7249">
            <w:pPr>
              <w:spacing w:after="0" w:line="240" w:lineRule="auto"/>
              <w:ind w:left="100"/>
              <w:rPr>
                <w:ins w:id="310" w:author="Chasco, Brandon Edward" w:date="2020-08-26T11:41:00Z"/>
                <w:b/>
                <w:sz w:val="18"/>
                <w:szCs w:val="18"/>
              </w:rPr>
            </w:pPr>
            <w:ins w:id="311" w:author="Chasco, Brandon Edward" w:date="2020-08-26T11:41:00Z">
              <w:r w:rsidRPr="006226B0">
                <w:rPr>
                  <w:b/>
                  <w:sz w:val="18"/>
                  <w:szCs w:val="18"/>
                </w:rPr>
                <w:t>oni.sum</w:t>
              </w:r>
            </w:ins>
          </w:p>
          <w:p w14:paraId="77402A33" w14:textId="77777777" w:rsidR="00E1020B" w:rsidRPr="006226B0" w:rsidRDefault="00E1020B" w:rsidP="001C7249">
            <w:pPr>
              <w:spacing w:after="0" w:line="240" w:lineRule="auto"/>
              <w:ind w:left="100"/>
              <w:rPr>
                <w:ins w:id="312" w:author="Chasco, Brandon Edward" w:date="2020-08-26T11:41:00Z"/>
                <w:b/>
                <w:sz w:val="18"/>
                <w:szCs w:val="18"/>
              </w:rPr>
            </w:pPr>
            <w:ins w:id="313" w:author="Chasco, Brandon Edward" w:date="2020-08-26T11:41:00Z">
              <w:r w:rsidRPr="006226B0">
                <w:rPr>
                  <w:b/>
                  <w:sz w:val="18"/>
                  <w:szCs w:val="18"/>
                </w:rPr>
                <w:t>oni.aut</w:t>
              </w:r>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739FDD5C" w14:textId="77777777" w:rsidR="00E1020B" w:rsidRPr="006226B0" w:rsidRDefault="00E1020B" w:rsidP="001C7249">
            <w:pPr>
              <w:spacing w:after="0" w:line="240" w:lineRule="auto"/>
              <w:ind w:left="100"/>
              <w:rPr>
                <w:ins w:id="314" w:author="Chasco, Brandon Edward" w:date="2020-08-26T11:41:00Z"/>
                <w:sz w:val="18"/>
                <w:szCs w:val="18"/>
              </w:rPr>
            </w:pPr>
            <w:ins w:id="315" w:author="Chasco, Brandon Edward" w:date="2020-08-26T11:41:00Z">
              <w:r w:rsidRPr="006226B0">
                <w:rPr>
                  <w:sz w:val="18"/>
                  <w:szCs w:val="18"/>
                </w:rPr>
                <w:t>Seasonal Oceanic Niño Index</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56FC15EC" w14:textId="77777777" w:rsidR="00E1020B" w:rsidRPr="006226B0" w:rsidRDefault="00E1020B" w:rsidP="001C7249">
            <w:pPr>
              <w:spacing w:after="0" w:line="240" w:lineRule="auto"/>
              <w:ind w:left="100"/>
              <w:rPr>
                <w:ins w:id="316" w:author="Chasco, Brandon Edward" w:date="2020-08-26T11:41:00Z"/>
                <w:sz w:val="18"/>
                <w:szCs w:val="18"/>
              </w:rPr>
            </w:pPr>
            <w:ins w:id="317" w:author="Chasco, Brandon Edward" w:date="2020-08-26T11:41:00Z">
              <w:r w:rsidRPr="006226B0">
                <w:rPr>
                  <w:sz w:val="18"/>
                  <w:szCs w:val="18"/>
                </w:rPr>
                <w:t>1950-present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1FE1D02F" w14:textId="77777777" w:rsidR="00E1020B" w:rsidRPr="006226B0" w:rsidRDefault="00E1020B" w:rsidP="001C7249">
            <w:pPr>
              <w:spacing w:after="0" w:line="240" w:lineRule="auto"/>
              <w:ind w:left="100"/>
              <w:rPr>
                <w:ins w:id="318" w:author="Chasco, Brandon Edward" w:date="2020-08-26T11:41:00Z"/>
                <w:sz w:val="18"/>
                <w:szCs w:val="18"/>
              </w:rPr>
            </w:pPr>
            <w:ins w:id="319" w:author="Chasco, Brandon Edward" w:date="2020-08-26T11:41:00Z">
              <w:r w:rsidRPr="006226B0">
                <w:rPr>
                  <w:sz w:val="18"/>
                  <w:szCs w:val="18"/>
                </w:rPr>
                <w:t>http://www.cpc.ncep.noaa.gov/products/analysis_monitoring/ensostuff/ensoyears.shtml</w:t>
              </w:r>
            </w:ins>
          </w:p>
        </w:tc>
      </w:tr>
      <w:tr w:rsidR="00E1020B" w:rsidRPr="006226B0" w14:paraId="1F63E736" w14:textId="77777777" w:rsidTr="001C7249">
        <w:trPr>
          <w:trHeight w:val="1040"/>
          <w:ins w:id="320" w:author="Chasco, Brandon Edward" w:date="2020-08-26T11:41:00Z"/>
        </w:trPr>
        <w:tc>
          <w:tcPr>
            <w:tcW w:w="1800" w:type="dxa"/>
            <w:tcBorders>
              <w:top w:val="nil"/>
              <w:left w:val="nil"/>
              <w:right w:val="nil"/>
            </w:tcBorders>
            <w:shd w:val="clear" w:color="auto" w:fill="auto"/>
            <w:tcMar>
              <w:top w:w="100" w:type="dxa"/>
              <w:left w:w="100" w:type="dxa"/>
              <w:bottom w:w="100" w:type="dxa"/>
              <w:right w:w="100" w:type="dxa"/>
            </w:tcMar>
          </w:tcPr>
          <w:p w14:paraId="50EACB89" w14:textId="77777777" w:rsidR="00E1020B" w:rsidRPr="006226B0" w:rsidRDefault="00E1020B" w:rsidP="001C7249">
            <w:pPr>
              <w:spacing w:after="0" w:line="240" w:lineRule="auto"/>
              <w:ind w:left="100"/>
              <w:rPr>
                <w:ins w:id="321" w:author="Chasco, Brandon Edward" w:date="2020-08-26T11:41:00Z"/>
                <w:b/>
                <w:sz w:val="18"/>
                <w:szCs w:val="18"/>
              </w:rPr>
            </w:pPr>
            <w:ins w:id="322" w:author="Chasco, Brandon Edward" w:date="2020-08-26T11:41:00Z">
              <w:r w:rsidRPr="006226B0">
                <w:rPr>
                  <w:b/>
                  <w:sz w:val="18"/>
                  <w:szCs w:val="18"/>
                </w:rPr>
                <w:t>ersstWACoast.win</w:t>
              </w:r>
            </w:ins>
          </w:p>
          <w:p w14:paraId="5A8F37C3" w14:textId="77777777" w:rsidR="00E1020B" w:rsidRPr="006226B0" w:rsidRDefault="00E1020B" w:rsidP="001C7249">
            <w:pPr>
              <w:spacing w:after="0" w:line="240" w:lineRule="auto"/>
              <w:ind w:left="100"/>
              <w:rPr>
                <w:ins w:id="323" w:author="Chasco, Brandon Edward" w:date="2020-08-26T11:41:00Z"/>
                <w:b/>
                <w:sz w:val="18"/>
                <w:szCs w:val="18"/>
              </w:rPr>
            </w:pPr>
            <w:ins w:id="324" w:author="Chasco, Brandon Edward" w:date="2020-08-26T11:41:00Z">
              <w:r w:rsidRPr="006226B0">
                <w:rPr>
                  <w:b/>
                  <w:sz w:val="18"/>
                  <w:szCs w:val="18"/>
                </w:rPr>
                <w:t>ersstWACoast.spr</w:t>
              </w:r>
            </w:ins>
          </w:p>
          <w:p w14:paraId="435B0A62" w14:textId="77777777" w:rsidR="00E1020B" w:rsidRPr="006226B0" w:rsidRDefault="00E1020B" w:rsidP="001C7249">
            <w:pPr>
              <w:spacing w:after="0" w:line="240" w:lineRule="auto"/>
              <w:ind w:left="100"/>
              <w:rPr>
                <w:ins w:id="325" w:author="Chasco, Brandon Edward" w:date="2020-08-26T11:41:00Z"/>
                <w:b/>
                <w:sz w:val="18"/>
                <w:szCs w:val="18"/>
              </w:rPr>
            </w:pPr>
            <w:ins w:id="326" w:author="Chasco, Brandon Edward" w:date="2020-08-26T11:41:00Z">
              <w:r w:rsidRPr="006226B0">
                <w:rPr>
                  <w:b/>
                  <w:sz w:val="18"/>
                  <w:szCs w:val="18"/>
                </w:rPr>
                <w:t>ersstWACoast.sum</w:t>
              </w:r>
            </w:ins>
          </w:p>
          <w:p w14:paraId="16AA2393" w14:textId="77777777" w:rsidR="00E1020B" w:rsidRPr="006226B0" w:rsidRDefault="00E1020B" w:rsidP="001C7249">
            <w:pPr>
              <w:spacing w:after="0" w:line="240" w:lineRule="auto"/>
              <w:ind w:left="100"/>
              <w:rPr>
                <w:ins w:id="327" w:author="Chasco, Brandon Edward" w:date="2020-08-26T11:41:00Z"/>
                <w:b/>
                <w:sz w:val="18"/>
                <w:szCs w:val="18"/>
              </w:rPr>
            </w:pPr>
            <w:ins w:id="328" w:author="Chasco, Brandon Edward" w:date="2020-08-26T11:41:00Z">
              <w:r w:rsidRPr="006226B0">
                <w:rPr>
                  <w:b/>
                  <w:sz w:val="18"/>
                  <w:szCs w:val="18"/>
                </w:rPr>
                <w:t>ersstWACoast.aut</w:t>
              </w:r>
            </w:ins>
          </w:p>
        </w:tc>
        <w:tc>
          <w:tcPr>
            <w:tcW w:w="2985" w:type="dxa"/>
            <w:tcBorders>
              <w:top w:val="nil"/>
              <w:left w:val="nil"/>
              <w:right w:val="nil"/>
            </w:tcBorders>
            <w:shd w:val="clear" w:color="auto" w:fill="auto"/>
            <w:tcMar>
              <w:top w:w="100" w:type="dxa"/>
              <w:left w:w="100" w:type="dxa"/>
              <w:bottom w:w="100" w:type="dxa"/>
              <w:right w:w="100" w:type="dxa"/>
            </w:tcMar>
          </w:tcPr>
          <w:p w14:paraId="18238D4E" w14:textId="77777777" w:rsidR="00E1020B" w:rsidRPr="006226B0" w:rsidRDefault="00E1020B" w:rsidP="001C7249">
            <w:pPr>
              <w:spacing w:after="0" w:line="240" w:lineRule="auto"/>
              <w:ind w:left="100"/>
              <w:rPr>
                <w:ins w:id="329" w:author="Chasco, Brandon Edward" w:date="2020-08-26T11:41:00Z"/>
                <w:sz w:val="18"/>
                <w:szCs w:val="18"/>
              </w:rPr>
            </w:pPr>
            <w:ins w:id="330" w:author="Chasco, Brandon Edward" w:date="2020-08-26T11:41:00Z">
              <w:r w:rsidRPr="006226B0">
                <w:rPr>
                  <w:sz w:val="18"/>
                  <w:szCs w:val="18"/>
                </w:rPr>
                <w:t>Seasonal sea surface temperature for coastal Washington</w:t>
              </w:r>
            </w:ins>
          </w:p>
        </w:tc>
        <w:tc>
          <w:tcPr>
            <w:tcW w:w="1395" w:type="dxa"/>
            <w:tcBorders>
              <w:top w:val="nil"/>
              <w:left w:val="nil"/>
              <w:right w:val="nil"/>
            </w:tcBorders>
            <w:shd w:val="clear" w:color="auto" w:fill="auto"/>
            <w:tcMar>
              <w:top w:w="100" w:type="dxa"/>
              <w:left w:w="100" w:type="dxa"/>
              <w:bottom w:w="100" w:type="dxa"/>
              <w:right w:w="100" w:type="dxa"/>
            </w:tcMar>
          </w:tcPr>
          <w:p w14:paraId="26F0A714" w14:textId="77777777" w:rsidR="00E1020B" w:rsidRPr="006226B0" w:rsidRDefault="00E1020B" w:rsidP="001C7249">
            <w:pPr>
              <w:spacing w:after="0" w:line="240" w:lineRule="auto"/>
              <w:ind w:left="100"/>
              <w:rPr>
                <w:ins w:id="331" w:author="Chasco, Brandon Edward" w:date="2020-08-26T11:41:00Z"/>
                <w:sz w:val="18"/>
                <w:szCs w:val="18"/>
              </w:rPr>
            </w:pPr>
            <w:ins w:id="332" w:author="Chasco, Brandon Edward" w:date="2020-08-26T11:41:00Z">
              <w:r w:rsidRPr="006226B0">
                <w:rPr>
                  <w:sz w:val="18"/>
                  <w:szCs w:val="18"/>
                </w:rPr>
                <w:t>1900-present</w:t>
              </w:r>
            </w:ins>
          </w:p>
        </w:tc>
        <w:tc>
          <w:tcPr>
            <w:tcW w:w="3615" w:type="dxa"/>
            <w:tcBorders>
              <w:top w:val="nil"/>
              <w:left w:val="nil"/>
              <w:right w:val="nil"/>
            </w:tcBorders>
            <w:shd w:val="clear" w:color="auto" w:fill="auto"/>
            <w:tcMar>
              <w:top w:w="100" w:type="dxa"/>
              <w:left w:w="100" w:type="dxa"/>
              <w:bottom w:w="100" w:type="dxa"/>
              <w:right w:w="100" w:type="dxa"/>
            </w:tcMar>
          </w:tcPr>
          <w:p w14:paraId="79467783" w14:textId="77777777" w:rsidR="00E1020B" w:rsidRPr="006226B0" w:rsidRDefault="00E1020B" w:rsidP="001C7249">
            <w:pPr>
              <w:spacing w:after="0" w:line="240" w:lineRule="auto"/>
              <w:ind w:left="100"/>
              <w:rPr>
                <w:ins w:id="333" w:author="Chasco, Brandon Edward" w:date="2020-08-26T11:41:00Z"/>
                <w:sz w:val="18"/>
                <w:szCs w:val="18"/>
              </w:rPr>
            </w:pPr>
            <w:ins w:id="334" w:author="Chasco, Brandon Edward" w:date="2020-08-26T11:41:00Z">
              <w:r w:rsidRPr="006226B0">
                <w:rPr>
                  <w:sz w:val="18"/>
                  <w:szCs w:val="18"/>
                </w:rPr>
                <w:t>https://www1.ncdc.noaa.gov/pub/data/cmb/ersst/v5/netcdf/</w:t>
              </w:r>
            </w:ins>
          </w:p>
        </w:tc>
      </w:tr>
      <w:tr w:rsidR="00E1020B" w:rsidRPr="006226B0" w14:paraId="164707D7" w14:textId="77777777" w:rsidTr="001C7249">
        <w:trPr>
          <w:trHeight w:val="1200"/>
          <w:ins w:id="335" w:author="Chasco, Brandon Edward" w:date="2020-08-26T11:41:00Z"/>
        </w:trPr>
        <w:tc>
          <w:tcPr>
            <w:tcW w:w="1800" w:type="dxa"/>
            <w:shd w:val="clear" w:color="auto" w:fill="BFBFBF"/>
            <w:tcMar>
              <w:top w:w="100" w:type="dxa"/>
              <w:left w:w="100" w:type="dxa"/>
              <w:bottom w:w="100" w:type="dxa"/>
              <w:right w:w="100" w:type="dxa"/>
            </w:tcMar>
          </w:tcPr>
          <w:p w14:paraId="56A9B797" w14:textId="77777777" w:rsidR="00E1020B" w:rsidRPr="006226B0" w:rsidRDefault="00E1020B" w:rsidP="001C7249">
            <w:pPr>
              <w:spacing w:after="0" w:line="240" w:lineRule="auto"/>
              <w:ind w:left="100"/>
              <w:rPr>
                <w:ins w:id="336" w:author="Chasco, Brandon Edward" w:date="2020-08-26T11:41:00Z"/>
                <w:b/>
                <w:sz w:val="18"/>
                <w:szCs w:val="18"/>
              </w:rPr>
            </w:pPr>
            <w:ins w:id="337" w:author="Chasco, Brandon Edward" w:date="2020-08-26T11:41:00Z">
              <w:r w:rsidRPr="006226B0">
                <w:rPr>
                  <w:b/>
                  <w:sz w:val="18"/>
                  <w:szCs w:val="18"/>
                </w:rPr>
                <w:t>ersstArc.win</w:t>
              </w:r>
            </w:ins>
          </w:p>
          <w:p w14:paraId="47F505CE" w14:textId="77777777" w:rsidR="00E1020B" w:rsidRPr="006226B0" w:rsidRDefault="00E1020B" w:rsidP="001C7249">
            <w:pPr>
              <w:spacing w:after="0" w:line="240" w:lineRule="auto"/>
              <w:ind w:left="100"/>
              <w:rPr>
                <w:ins w:id="338" w:author="Chasco, Brandon Edward" w:date="2020-08-26T11:41:00Z"/>
                <w:b/>
                <w:sz w:val="18"/>
                <w:szCs w:val="18"/>
              </w:rPr>
            </w:pPr>
            <w:ins w:id="339" w:author="Chasco, Brandon Edward" w:date="2020-08-26T11:41:00Z">
              <w:r w:rsidRPr="006226B0">
                <w:rPr>
                  <w:b/>
                  <w:sz w:val="18"/>
                  <w:szCs w:val="18"/>
                </w:rPr>
                <w:t>ersstArc.spr</w:t>
              </w:r>
            </w:ins>
          </w:p>
          <w:p w14:paraId="1DEC8389" w14:textId="77777777" w:rsidR="00E1020B" w:rsidRPr="006226B0" w:rsidRDefault="00E1020B" w:rsidP="001C7249">
            <w:pPr>
              <w:spacing w:after="0" w:line="240" w:lineRule="auto"/>
              <w:ind w:left="100"/>
              <w:rPr>
                <w:ins w:id="340" w:author="Chasco, Brandon Edward" w:date="2020-08-26T11:41:00Z"/>
                <w:b/>
                <w:sz w:val="18"/>
                <w:szCs w:val="18"/>
              </w:rPr>
            </w:pPr>
            <w:ins w:id="341" w:author="Chasco, Brandon Edward" w:date="2020-08-26T11:41:00Z">
              <w:r w:rsidRPr="006226B0">
                <w:rPr>
                  <w:b/>
                  <w:sz w:val="18"/>
                  <w:szCs w:val="18"/>
                </w:rPr>
                <w:t>ersstArc.sum</w:t>
              </w:r>
            </w:ins>
          </w:p>
          <w:p w14:paraId="157ECE21" w14:textId="77777777" w:rsidR="00E1020B" w:rsidRPr="006226B0" w:rsidRDefault="00E1020B" w:rsidP="001C7249">
            <w:pPr>
              <w:spacing w:after="0" w:line="240" w:lineRule="auto"/>
              <w:ind w:left="100"/>
              <w:rPr>
                <w:ins w:id="342" w:author="Chasco, Brandon Edward" w:date="2020-08-26T11:41:00Z"/>
                <w:b/>
                <w:sz w:val="18"/>
                <w:szCs w:val="18"/>
              </w:rPr>
            </w:pPr>
            <w:ins w:id="343" w:author="Chasco, Brandon Edward" w:date="2020-08-26T11:41:00Z">
              <w:r w:rsidRPr="006226B0">
                <w:rPr>
                  <w:b/>
                  <w:sz w:val="18"/>
                  <w:szCs w:val="18"/>
                </w:rPr>
                <w:t>ersstArc.aut</w:t>
              </w:r>
            </w:ins>
          </w:p>
        </w:tc>
        <w:tc>
          <w:tcPr>
            <w:tcW w:w="2985" w:type="dxa"/>
            <w:shd w:val="clear" w:color="auto" w:fill="BFBFBF"/>
            <w:tcMar>
              <w:top w:w="100" w:type="dxa"/>
              <w:left w:w="100" w:type="dxa"/>
              <w:bottom w:w="100" w:type="dxa"/>
              <w:right w:w="100" w:type="dxa"/>
            </w:tcMar>
          </w:tcPr>
          <w:p w14:paraId="3CB673AC" w14:textId="77777777" w:rsidR="00E1020B" w:rsidRPr="006226B0" w:rsidRDefault="00E1020B" w:rsidP="001C7249">
            <w:pPr>
              <w:spacing w:after="0" w:line="240" w:lineRule="auto"/>
              <w:ind w:left="100"/>
              <w:rPr>
                <w:ins w:id="344" w:author="Chasco, Brandon Edward" w:date="2020-08-26T11:41:00Z"/>
                <w:sz w:val="18"/>
                <w:szCs w:val="18"/>
              </w:rPr>
            </w:pPr>
            <w:ins w:id="345" w:author="Chasco, Brandon Edward" w:date="2020-08-26T11:41:00Z">
              <w:r w:rsidRPr="006226B0">
                <w:rPr>
                  <w:sz w:val="18"/>
                  <w:szCs w:val="18"/>
                </w:rPr>
                <w:t>Seasonal sea surface temperature from Johnstone and Mantua (2014)</w:t>
              </w:r>
            </w:ins>
          </w:p>
        </w:tc>
        <w:tc>
          <w:tcPr>
            <w:tcW w:w="1395" w:type="dxa"/>
            <w:shd w:val="clear" w:color="auto" w:fill="BFBFBF"/>
            <w:tcMar>
              <w:top w:w="100" w:type="dxa"/>
              <w:left w:w="100" w:type="dxa"/>
              <w:bottom w:w="100" w:type="dxa"/>
              <w:right w:w="100" w:type="dxa"/>
            </w:tcMar>
          </w:tcPr>
          <w:p w14:paraId="3E80635A" w14:textId="77777777" w:rsidR="00E1020B" w:rsidRPr="006226B0" w:rsidRDefault="00E1020B" w:rsidP="001C7249">
            <w:pPr>
              <w:spacing w:after="0" w:line="240" w:lineRule="auto"/>
              <w:ind w:left="100"/>
              <w:rPr>
                <w:ins w:id="346" w:author="Chasco, Brandon Edward" w:date="2020-08-26T11:41:00Z"/>
                <w:sz w:val="18"/>
                <w:szCs w:val="18"/>
              </w:rPr>
            </w:pPr>
            <w:ins w:id="347" w:author="Chasco, Brandon Edward" w:date="2020-08-26T11:41:00Z">
              <w:r w:rsidRPr="006226B0">
                <w:rPr>
                  <w:sz w:val="18"/>
                  <w:szCs w:val="18"/>
                </w:rPr>
                <w:t>1900-present</w:t>
              </w:r>
            </w:ins>
          </w:p>
        </w:tc>
        <w:tc>
          <w:tcPr>
            <w:tcW w:w="3615" w:type="dxa"/>
            <w:shd w:val="clear" w:color="auto" w:fill="BFBFBF"/>
            <w:tcMar>
              <w:top w:w="100" w:type="dxa"/>
              <w:left w:w="100" w:type="dxa"/>
              <w:bottom w:w="100" w:type="dxa"/>
              <w:right w:w="100" w:type="dxa"/>
            </w:tcMar>
          </w:tcPr>
          <w:p w14:paraId="5E7053AD" w14:textId="77777777" w:rsidR="00E1020B" w:rsidRPr="006226B0" w:rsidRDefault="00E1020B" w:rsidP="001C7249">
            <w:pPr>
              <w:spacing w:after="0" w:line="240" w:lineRule="auto"/>
              <w:ind w:left="100"/>
              <w:rPr>
                <w:ins w:id="348" w:author="Chasco, Brandon Edward" w:date="2020-08-26T11:41:00Z"/>
                <w:sz w:val="18"/>
                <w:szCs w:val="18"/>
              </w:rPr>
            </w:pPr>
            <w:ins w:id="349" w:author="Chasco, Brandon Edward" w:date="2020-08-26T11:41:00Z">
              <w:r w:rsidRPr="006226B0">
                <w:rPr>
                  <w:sz w:val="18"/>
                  <w:szCs w:val="18"/>
                </w:rPr>
                <w:t>https://www1.ncdc.noaa.gov/pub/data/cmb/ersst/v5/netcdf/</w:t>
              </w:r>
            </w:ins>
          </w:p>
        </w:tc>
      </w:tr>
      <w:tr w:rsidR="00E1020B" w:rsidRPr="006226B0" w14:paraId="604E7172" w14:textId="77777777" w:rsidTr="001C7249">
        <w:trPr>
          <w:trHeight w:val="1200"/>
          <w:ins w:id="350" w:author="Chasco, Brandon Edward" w:date="2020-08-26T11:41:00Z"/>
        </w:trPr>
        <w:tc>
          <w:tcPr>
            <w:tcW w:w="1800" w:type="dxa"/>
            <w:tcBorders>
              <w:bottom w:val="single" w:sz="4" w:space="0" w:color="000000"/>
            </w:tcBorders>
            <w:shd w:val="clear" w:color="auto" w:fill="auto"/>
            <w:tcMar>
              <w:top w:w="100" w:type="dxa"/>
              <w:left w:w="100" w:type="dxa"/>
              <w:bottom w:w="100" w:type="dxa"/>
              <w:right w:w="100" w:type="dxa"/>
            </w:tcMar>
          </w:tcPr>
          <w:p w14:paraId="3E047D7A" w14:textId="77777777" w:rsidR="00E1020B" w:rsidRPr="006226B0" w:rsidRDefault="00E1020B" w:rsidP="001C7249">
            <w:pPr>
              <w:spacing w:after="0" w:line="240" w:lineRule="auto"/>
              <w:ind w:left="100"/>
              <w:rPr>
                <w:ins w:id="351" w:author="Chasco, Brandon Edward" w:date="2020-08-26T11:41:00Z"/>
                <w:b/>
                <w:sz w:val="18"/>
                <w:szCs w:val="18"/>
              </w:rPr>
            </w:pPr>
            <w:ins w:id="352" w:author="Chasco, Brandon Edward" w:date="2020-08-26T11:41:00Z">
              <w:r w:rsidRPr="006226B0">
                <w:rPr>
                  <w:b/>
                  <w:sz w:val="18"/>
                  <w:szCs w:val="18"/>
                </w:rPr>
                <w:t>transport.win</w:t>
              </w:r>
            </w:ins>
          </w:p>
          <w:p w14:paraId="4D4E77E7" w14:textId="77777777" w:rsidR="00E1020B" w:rsidRPr="006226B0" w:rsidRDefault="00E1020B" w:rsidP="001C7249">
            <w:pPr>
              <w:spacing w:after="0" w:line="240" w:lineRule="auto"/>
              <w:ind w:left="100"/>
              <w:rPr>
                <w:ins w:id="353" w:author="Chasco, Brandon Edward" w:date="2020-08-26T11:41:00Z"/>
                <w:b/>
                <w:sz w:val="18"/>
                <w:szCs w:val="18"/>
              </w:rPr>
            </w:pPr>
            <w:ins w:id="354" w:author="Chasco, Brandon Edward" w:date="2020-08-26T11:41:00Z">
              <w:r w:rsidRPr="006226B0">
                <w:rPr>
                  <w:b/>
                  <w:sz w:val="18"/>
                  <w:szCs w:val="18"/>
                </w:rPr>
                <w:t>transport.spr</w:t>
              </w:r>
            </w:ins>
          </w:p>
          <w:p w14:paraId="565AB6CD" w14:textId="77777777" w:rsidR="00E1020B" w:rsidRPr="006226B0" w:rsidRDefault="00E1020B" w:rsidP="001C7249">
            <w:pPr>
              <w:spacing w:after="0" w:line="240" w:lineRule="auto"/>
              <w:ind w:left="100"/>
              <w:rPr>
                <w:ins w:id="355" w:author="Chasco, Brandon Edward" w:date="2020-08-26T11:41:00Z"/>
                <w:b/>
                <w:sz w:val="18"/>
                <w:szCs w:val="18"/>
              </w:rPr>
            </w:pPr>
            <w:ins w:id="356" w:author="Chasco, Brandon Edward" w:date="2020-08-26T11:41:00Z">
              <w:r w:rsidRPr="006226B0">
                <w:rPr>
                  <w:b/>
                  <w:sz w:val="18"/>
                  <w:szCs w:val="18"/>
                </w:rPr>
                <w:t>transport.sum</w:t>
              </w:r>
            </w:ins>
          </w:p>
          <w:p w14:paraId="7123C72A" w14:textId="77777777" w:rsidR="00E1020B" w:rsidRPr="006226B0" w:rsidRDefault="00E1020B" w:rsidP="001C7249">
            <w:pPr>
              <w:spacing w:after="0" w:line="240" w:lineRule="auto"/>
              <w:ind w:left="100"/>
              <w:rPr>
                <w:ins w:id="357" w:author="Chasco, Brandon Edward" w:date="2020-08-26T11:41:00Z"/>
                <w:b/>
                <w:sz w:val="18"/>
                <w:szCs w:val="18"/>
              </w:rPr>
            </w:pPr>
            <w:ins w:id="358" w:author="Chasco, Brandon Edward" w:date="2020-08-26T11:41:00Z">
              <w:r w:rsidRPr="006226B0">
                <w:rPr>
                  <w:b/>
                  <w:sz w:val="18"/>
                  <w:szCs w:val="18"/>
                </w:rPr>
                <w:t>transport.aut</w:t>
              </w:r>
            </w:ins>
          </w:p>
        </w:tc>
        <w:tc>
          <w:tcPr>
            <w:tcW w:w="2985" w:type="dxa"/>
            <w:tcBorders>
              <w:bottom w:val="single" w:sz="4" w:space="0" w:color="000000"/>
            </w:tcBorders>
            <w:shd w:val="clear" w:color="auto" w:fill="auto"/>
            <w:tcMar>
              <w:top w:w="100" w:type="dxa"/>
              <w:left w:w="100" w:type="dxa"/>
              <w:bottom w:w="100" w:type="dxa"/>
              <w:right w:w="100" w:type="dxa"/>
            </w:tcMar>
          </w:tcPr>
          <w:p w14:paraId="049C774B" w14:textId="77777777" w:rsidR="00E1020B" w:rsidRPr="006226B0" w:rsidRDefault="00E1020B" w:rsidP="001C7249">
            <w:pPr>
              <w:spacing w:after="0" w:line="240" w:lineRule="auto"/>
              <w:ind w:left="100"/>
              <w:rPr>
                <w:ins w:id="359" w:author="Chasco, Brandon Edward" w:date="2020-08-26T11:41:00Z"/>
                <w:sz w:val="18"/>
                <w:szCs w:val="18"/>
              </w:rPr>
            </w:pPr>
            <w:ins w:id="360" w:author="Chasco, Brandon Edward" w:date="2020-08-26T11:41:00Z">
              <w:r w:rsidRPr="00532405">
                <w:rPr>
                  <w:sz w:val="18"/>
                  <w:szCs w:val="18"/>
                </w:rPr>
                <w:t>Seasonal measure of Sverdrup index</w:t>
              </w:r>
              <w:r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ins>
          </w:p>
        </w:tc>
        <w:tc>
          <w:tcPr>
            <w:tcW w:w="1395" w:type="dxa"/>
            <w:tcBorders>
              <w:bottom w:val="single" w:sz="4" w:space="0" w:color="000000"/>
            </w:tcBorders>
            <w:shd w:val="clear" w:color="auto" w:fill="auto"/>
            <w:tcMar>
              <w:top w:w="100" w:type="dxa"/>
              <w:left w:w="100" w:type="dxa"/>
              <w:bottom w:w="100" w:type="dxa"/>
              <w:right w:w="100" w:type="dxa"/>
            </w:tcMar>
          </w:tcPr>
          <w:p w14:paraId="0199346B" w14:textId="77777777" w:rsidR="00E1020B" w:rsidRPr="006226B0" w:rsidRDefault="00E1020B" w:rsidP="001C7249">
            <w:pPr>
              <w:spacing w:after="0" w:line="240" w:lineRule="auto"/>
              <w:ind w:left="100"/>
              <w:rPr>
                <w:ins w:id="361" w:author="Chasco, Brandon Edward" w:date="2020-08-26T11:41:00Z"/>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6D7C9AE0" w14:textId="77777777" w:rsidR="00E1020B" w:rsidRPr="006226B0" w:rsidRDefault="00E1020B" w:rsidP="001C7249">
            <w:pPr>
              <w:spacing w:after="0" w:line="240" w:lineRule="auto"/>
              <w:ind w:left="100"/>
              <w:rPr>
                <w:ins w:id="362" w:author="Chasco, Brandon Edward" w:date="2020-08-26T11:41:00Z"/>
                <w:sz w:val="18"/>
                <w:szCs w:val="18"/>
              </w:rPr>
            </w:pPr>
          </w:p>
        </w:tc>
      </w:tr>
    </w:tbl>
    <w:p w14:paraId="3C630159" w14:textId="77777777" w:rsidR="00E1020B" w:rsidRPr="006226B0" w:rsidRDefault="00E1020B" w:rsidP="00E1020B">
      <w:pPr>
        <w:rPr>
          <w:ins w:id="363" w:author="Chasco, Brandon Edward" w:date="2020-08-26T11:41:00Z"/>
        </w:rPr>
      </w:pPr>
    </w:p>
    <w:p w14:paraId="3D37927E" w14:textId="77777777" w:rsidR="00E1020B" w:rsidRPr="006226B0" w:rsidRDefault="00E1020B" w:rsidP="00E1020B">
      <w:pPr>
        <w:spacing w:after="0" w:line="240" w:lineRule="auto"/>
        <w:rPr>
          <w:ins w:id="364" w:author="Chasco, Brandon Edward" w:date="2020-08-26T11:41:00Z"/>
        </w:rPr>
      </w:pPr>
      <w:ins w:id="365" w:author="Chasco, Brandon Edward" w:date="2020-08-26T11:41:00Z">
        <w:r w:rsidRPr="006226B0">
          <w:br w:type="page"/>
        </w:r>
      </w:ins>
    </w:p>
    <w:p w14:paraId="784503E7" w14:textId="77777777" w:rsidR="00E1020B" w:rsidRPr="00B166D4" w:rsidRDefault="00E1020B" w:rsidP="00B26111"/>
    <w:p w14:paraId="79BDD7E1" w14:textId="77777777" w:rsidR="00B26111" w:rsidRPr="000B716D" w:rsidRDefault="00B26111" w:rsidP="006D27E2">
      <w:pPr>
        <w:pStyle w:val="Heading2"/>
        <w:pPrChange w:id="366" w:author="Chasco, Brandon Edward" w:date="2020-08-26T10:31:00Z">
          <w:pPr/>
        </w:pPrChange>
      </w:pPr>
      <w:del w:id="367" w:author="Chasco, Brandon Edward" w:date="2020-08-26T10:27:00Z">
        <w:r w:rsidRPr="000B716D" w:rsidDel="00543281">
          <w:delText xml:space="preserve"> </w:delText>
        </w:r>
      </w:del>
      <w:r w:rsidRPr="00543281">
        <w:rPr>
          <w:rPrChange w:id="368" w:author="Chasco, Brandon Edward" w:date="2020-08-26T10:27:00Z">
            <w:rPr>
              <w:i/>
            </w:rPr>
          </w:rPrChange>
        </w:rPr>
        <w:t>Estimation and data processing</w:t>
      </w:r>
    </w:p>
    <w:p w14:paraId="030FCEE6" w14:textId="77777777" w:rsidR="00B26111" w:rsidRPr="00B166D4" w:rsidRDefault="00B26111" w:rsidP="00B26111">
      <w:r w:rsidRPr="00B166D4">
        <w:tab/>
        <w:t xml:space="preserve">All of the data we used for this analysis are publicly available. We provide a description of the R scripts used to create these environmental data objects from the raw data inputs in </w:t>
      </w:r>
      <w:r>
        <w:t>supplemental Table.S1</w:t>
      </w:r>
      <w:r w:rsidRPr="00B166D4">
        <w:t xml:space="preserve">. The estimation of the model parameters was done with Template Model Builder (TMB) – a package of C++ libraries that efficiently estimates fixed effects of the model using the AutoDiff libraries and a Laplace approximation to integrate over the random effects. </w:t>
      </w:r>
    </w:p>
    <w:p w14:paraId="10810049" w14:textId="77777777" w:rsidR="00B26111" w:rsidRPr="00543281" w:rsidRDefault="00B26111" w:rsidP="006D27E2">
      <w:pPr>
        <w:pStyle w:val="Heading2"/>
        <w:rPr>
          <w:rPrChange w:id="369" w:author="Chasco, Brandon Edward" w:date="2020-08-26T10:28:00Z">
            <w:rPr>
              <w:i/>
            </w:rPr>
          </w:rPrChange>
        </w:rPr>
        <w:pPrChange w:id="370" w:author="Chasco, Brandon Edward" w:date="2020-08-26T10:30:00Z">
          <w:pPr/>
        </w:pPrChange>
      </w:pPr>
      <w:r w:rsidRPr="00543281">
        <w:rPr>
          <w:rPrChange w:id="371" w:author="Chasco, Brandon Edward" w:date="2020-08-26T10:28:00Z">
            <w:rPr>
              <w:i/>
            </w:rPr>
          </w:rPrChange>
        </w:rPr>
        <w:t>Models</w:t>
      </w:r>
    </w:p>
    <w:p w14:paraId="3FF4A2E0" w14:textId="77777777" w:rsidR="00B26111" w:rsidRPr="00B166D4" w:rsidRDefault="00B26111" w:rsidP="00B26111">
      <w:pPr>
        <w:ind w:firstLine="720"/>
      </w:pPr>
      <w:r w:rsidRPr="00B166D4">
        <w:t xml:space="preserve">We used a mixed-effect logistic regression model to predict the SAR for fish of each rear type r (i.e., hatchery versus wild) migrating past Bonneville Dam on calendar day j during year t. </w:t>
      </w:r>
    </w:p>
    <w:p w14:paraId="27193841" w14:textId="49B46709" w:rsidR="00B26111" w:rsidRPr="00B166D4" w:rsidRDefault="00B26111" w:rsidP="007B6B89">
      <w:pPr>
        <w:pBdr>
          <w:top w:val="nil"/>
          <w:left w:val="nil"/>
          <w:bottom w:val="nil"/>
          <w:right w:val="nil"/>
          <w:between w:val="nil"/>
        </w:pBdr>
        <w:spacing w:after="200"/>
        <w:jc w:val="right"/>
        <w:rPr>
          <w:color w:val="000000"/>
        </w:rPr>
        <w:pPrChange w:id="372" w:author="Chasco, Brandon Edward" w:date="2020-08-26T11:01:00Z">
          <w:pPr>
            <w:pBdr>
              <w:top w:val="nil"/>
              <w:left w:val="nil"/>
              <w:bottom w:val="nil"/>
              <w:right w:val="nil"/>
              <w:between w:val="nil"/>
            </w:pBdr>
            <w:spacing w:after="200"/>
          </w:pPr>
        </w:pPrChange>
      </w:pPr>
      <w:del w:id="373" w:author="Chasco, Brandon Edward" w:date="2020-08-26T11:00:00Z">
        <w:r w:rsidRPr="00B166D4" w:rsidDel="007B6B89">
          <w:rPr>
            <w:color w:val="000000"/>
          </w:rPr>
          <w:delText>Equation 1.</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ins w:id="374" w:author="Chasco, Brandon Edward" w:date="2020-08-26T10:57:00Z">
        <w:r w:rsidR="007B6B89">
          <w:rPr>
            <w:color w:val="000000"/>
          </w:rPr>
          <w:tab/>
          <w:t>(1)</w:t>
        </w:r>
      </w:ins>
    </w:p>
    <w:p w14:paraId="0D8FD707" w14:textId="23031F30" w:rsidR="00B26111" w:rsidRPr="00B166D4" w:rsidRDefault="00B26111" w:rsidP="007B6B89">
      <w:pPr>
        <w:pBdr>
          <w:top w:val="nil"/>
          <w:left w:val="nil"/>
          <w:bottom w:val="nil"/>
          <w:right w:val="nil"/>
          <w:between w:val="nil"/>
        </w:pBdr>
        <w:spacing w:after="200"/>
        <w:jc w:val="right"/>
        <w:rPr>
          <w:color w:val="000000"/>
        </w:rPr>
        <w:pPrChange w:id="375" w:author="Chasco, Brandon Edward" w:date="2020-08-26T11:01:00Z">
          <w:pPr>
            <w:pBdr>
              <w:top w:val="nil"/>
              <w:left w:val="nil"/>
              <w:bottom w:val="nil"/>
              <w:right w:val="nil"/>
              <w:between w:val="nil"/>
            </w:pBdr>
            <w:spacing w:after="200"/>
          </w:pPr>
        </w:pPrChange>
      </w:pPr>
      <w:del w:id="376" w:author="Chasco, Brandon Edward" w:date="2020-08-26T11:00:00Z">
        <w:r w:rsidRPr="00B166D4" w:rsidDel="007B6B89">
          <w:rPr>
            <w:color w:val="000000"/>
          </w:rPr>
          <w:delText xml:space="preserve">Equation 2. </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ins w:id="377" w:author="Chasco, Brandon Edward" w:date="2020-08-26T10:57:00Z">
        <w:r w:rsidR="007B6B89">
          <w:rPr>
            <w:color w:val="000000"/>
          </w:rPr>
          <w:tab/>
          <w:t>(2)</w:t>
        </w:r>
      </w:ins>
    </w:p>
    <w:p w14:paraId="6238F0F9" w14:textId="68746024" w:rsidR="00B26111" w:rsidRDefault="00B26111" w:rsidP="00B26111">
      <w:pPr>
        <w:rPr>
          <w:ins w:id="378" w:author="Chasco, Brandon Edward" w:date="2020-08-26T11:44:00Z"/>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 </w:t>
      </w:r>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 xml:space="preserve">he random effects include an effect for calendar day j of rear type r,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xml:space="preserve">. A complete list of the subscripts, parameters and data are available </w:t>
      </w:r>
      <w:r>
        <w:t>in</w:t>
      </w:r>
      <w:r w:rsidR="0001188D">
        <w:t xml:space="preserve"> </w:t>
      </w:r>
      <w:r w:rsidR="0001188D">
        <w:fldChar w:fldCharType="begin"/>
      </w:r>
      <w:r w:rsidR="0001188D">
        <w:instrText xml:space="preserve"> REF _Ref39755390 \h </w:instrText>
      </w:r>
      <w:r w:rsidR="0001188D">
        <w:fldChar w:fldCharType="separate"/>
      </w:r>
      <w:r w:rsidR="00D27709">
        <w:t xml:space="preserve">Table </w:t>
      </w:r>
      <w:r w:rsidR="00D27709">
        <w:rPr>
          <w:noProof/>
        </w:rPr>
        <w:t>3</w:t>
      </w:r>
      <w:r w:rsidR="0001188D">
        <w:fldChar w:fldCharType="end"/>
      </w:r>
      <w:r w:rsidR="0001188D">
        <w:t>.</w:t>
      </w:r>
    </w:p>
    <w:p w14:paraId="085A7B3A" w14:textId="77777777" w:rsidR="00E1020B" w:rsidRPr="006226B0" w:rsidRDefault="00E1020B" w:rsidP="00E1020B">
      <w:pPr>
        <w:keepNext/>
        <w:pBdr>
          <w:top w:val="nil"/>
          <w:left w:val="nil"/>
          <w:bottom w:val="nil"/>
          <w:right w:val="nil"/>
          <w:between w:val="nil"/>
        </w:pBdr>
        <w:spacing w:after="200"/>
        <w:rPr>
          <w:ins w:id="379" w:author="Chasco, Brandon Edward" w:date="2020-08-26T11:44:00Z"/>
          <w:color w:val="000000"/>
        </w:rPr>
      </w:pPr>
      <w:ins w:id="380" w:author="Chasco, Brandon Edward" w:date="2020-08-26T11:44:00Z">
        <w:r>
          <w:rPr>
            <w:color w:val="000000"/>
          </w:rPr>
          <w:lastRenderedPageBreak/>
          <w:fldChar w:fldCharType="begin"/>
        </w:r>
        <w:r>
          <w:rPr>
            <w:color w:val="000000"/>
          </w:rPr>
          <w:instrText xml:space="preserve"> REF _Ref39755688 \h </w:instrText>
        </w:r>
        <w:r>
          <w:rPr>
            <w:color w:val="000000"/>
          </w:rPr>
        </w:r>
        <w:r>
          <w:rPr>
            <w:color w:val="000000"/>
          </w:rPr>
          <w:fldChar w:fldCharType="separate"/>
        </w:r>
        <w:r>
          <w:t xml:space="preserve">Table </w:t>
        </w:r>
        <w:r>
          <w:rPr>
            <w:noProof/>
          </w:rPr>
          <w:t>3</w:t>
        </w:r>
        <w:r>
          <w:t xml:space="preserve">. </w:t>
        </w:r>
        <w:r w:rsidRPr="00B166D4">
          <w:rPr>
            <w:color w:val="000000"/>
          </w:rPr>
          <w:t>List of data types, subscripts, parameters (i.e., fixed effects), and random effects used to model the smolt to adult survival of spring/summer Chinook salmon originating from the Snake River Basin.</w:t>
        </w:r>
        <w:r>
          <w:rPr>
            <w:color w:val="000000"/>
          </w:rPr>
          <w:fldChar w:fldCharType="end"/>
        </w:r>
        <w:r w:rsidDel="00455D4C">
          <w:rPr>
            <w:color w:val="000000"/>
          </w:rPr>
          <w:t xml:space="preserve"> </w:t>
        </w:r>
      </w:ins>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1020B" w:rsidRPr="006226B0" w14:paraId="141543E2" w14:textId="77777777" w:rsidTr="001C7249">
        <w:trPr>
          <w:trHeight w:val="423"/>
          <w:ins w:id="381" w:author="Chasco, Brandon Edward" w:date="2020-08-26T11:44:00Z"/>
        </w:trPr>
        <w:tc>
          <w:tcPr>
            <w:tcW w:w="2032" w:type="dxa"/>
            <w:tcBorders>
              <w:top w:val="single" w:sz="4" w:space="0" w:color="000000"/>
              <w:bottom w:val="single" w:sz="4" w:space="0" w:color="000000"/>
            </w:tcBorders>
          </w:tcPr>
          <w:p w14:paraId="123627B4" w14:textId="77777777" w:rsidR="00E1020B" w:rsidRPr="006226B0" w:rsidRDefault="00E1020B" w:rsidP="001C7249">
            <w:pPr>
              <w:spacing w:line="240" w:lineRule="auto"/>
              <w:rPr>
                <w:ins w:id="382" w:author="Chasco, Brandon Edward" w:date="2020-08-26T11:44:00Z"/>
              </w:rPr>
            </w:pPr>
            <w:ins w:id="383" w:author="Chasco, Brandon Edward" w:date="2020-08-26T11:44:00Z">
              <w:r w:rsidRPr="006226B0">
                <w:t>Type</w:t>
              </w:r>
            </w:ins>
          </w:p>
        </w:tc>
        <w:tc>
          <w:tcPr>
            <w:tcW w:w="1267" w:type="dxa"/>
            <w:tcBorders>
              <w:top w:val="single" w:sz="4" w:space="0" w:color="000000"/>
              <w:bottom w:val="single" w:sz="4" w:space="0" w:color="000000"/>
            </w:tcBorders>
          </w:tcPr>
          <w:p w14:paraId="429DF0BE" w14:textId="77777777" w:rsidR="00E1020B" w:rsidRPr="006226B0" w:rsidRDefault="00E1020B" w:rsidP="001C7249">
            <w:pPr>
              <w:spacing w:line="240" w:lineRule="auto"/>
              <w:rPr>
                <w:ins w:id="384" w:author="Chasco, Brandon Edward" w:date="2020-08-26T11:44:00Z"/>
              </w:rPr>
            </w:pPr>
            <w:ins w:id="385" w:author="Chasco, Brandon Edward" w:date="2020-08-26T11:44:00Z">
              <w:r w:rsidRPr="006226B0">
                <w:t>Symbol</w:t>
              </w:r>
            </w:ins>
          </w:p>
        </w:tc>
        <w:tc>
          <w:tcPr>
            <w:tcW w:w="6400" w:type="dxa"/>
            <w:tcBorders>
              <w:top w:val="single" w:sz="4" w:space="0" w:color="000000"/>
              <w:bottom w:val="single" w:sz="4" w:space="0" w:color="000000"/>
            </w:tcBorders>
          </w:tcPr>
          <w:p w14:paraId="40298662" w14:textId="77777777" w:rsidR="00E1020B" w:rsidRPr="006226B0" w:rsidRDefault="00E1020B" w:rsidP="001C7249">
            <w:pPr>
              <w:spacing w:line="240" w:lineRule="auto"/>
              <w:rPr>
                <w:ins w:id="386" w:author="Chasco, Brandon Edward" w:date="2020-08-26T11:44:00Z"/>
              </w:rPr>
            </w:pPr>
            <w:ins w:id="387" w:author="Chasco, Brandon Edward" w:date="2020-08-26T11:44:00Z">
              <w:r w:rsidRPr="006226B0">
                <w:t>Description</w:t>
              </w:r>
            </w:ins>
          </w:p>
        </w:tc>
      </w:tr>
      <w:tr w:rsidR="00E1020B" w:rsidRPr="006226B0" w14:paraId="19E0B035" w14:textId="77777777" w:rsidTr="001C7249">
        <w:trPr>
          <w:trHeight w:val="408"/>
          <w:ins w:id="388" w:author="Chasco, Brandon Edward" w:date="2020-08-26T11:44:00Z"/>
        </w:trPr>
        <w:tc>
          <w:tcPr>
            <w:tcW w:w="2032" w:type="dxa"/>
            <w:tcBorders>
              <w:top w:val="single" w:sz="4" w:space="0" w:color="000000"/>
              <w:left w:val="nil"/>
              <w:bottom w:val="nil"/>
              <w:right w:val="nil"/>
            </w:tcBorders>
          </w:tcPr>
          <w:p w14:paraId="0ED9E642" w14:textId="77777777" w:rsidR="00E1020B" w:rsidRPr="006226B0" w:rsidRDefault="00E1020B" w:rsidP="001C7249">
            <w:pPr>
              <w:spacing w:line="240" w:lineRule="auto"/>
              <w:rPr>
                <w:ins w:id="389" w:author="Chasco, Brandon Edward" w:date="2020-08-26T11:44:00Z"/>
              </w:rPr>
            </w:pPr>
            <w:ins w:id="390" w:author="Chasco, Brandon Edward" w:date="2020-08-26T11:44:00Z">
              <w:r w:rsidRPr="006226B0">
                <w:t>Data</w:t>
              </w:r>
            </w:ins>
          </w:p>
        </w:tc>
        <w:tc>
          <w:tcPr>
            <w:tcW w:w="1267" w:type="dxa"/>
            <w:tcBorders>
              <w:top w:val="single" w:sz="4" w:space="0" w:color="000000"/>
              <w:left w:val="nil"/>
              <w:bottom w:val="nil"/>
              <w:right w:val="nil"/>
            </w:tcBorders>
          </w:tcPr>
          <w:p w14:paraId="58632B72" w14:textId="77777777" w:rsidR="00E1020B" w:rsidRPr="00B166D4" w:rsidRDefault="00E1020B" w:rsidP="001C7249">
            <w:pPr>
              <w:jc w:val="center"/>
              <w:rPr>
                <w:ins w:id="391" w:author="Chasco, Brandon Edward" w:date="2020-08-26T11:44:00Z"/>
                <w:rFonts w:ascii="Cambria Math" w:eastAsia="Cambria Math" w:hAnsi="Cambria Math" w:cs="Cambria Math"/>
              </w:rPr>
            </w:pPr>
            <m:oMathPara>
              <m:oMath>
                <m:sSub>
                  <m:sSubPr>
                    <m:ctrlPr>
                      <w:ins w:id="392" w:author="Chasco, Brandon Edward" w:date="2020-08-26T11:44:00Z">
                        <w:rPr>
                          <w:rFonts w:ascii="Cambria Math" w:eastAsia="Cambria Math" w:hAnsi="Cambria Math" w:cs="Cambria Math"/>
                        </w:rPr>
                      </w:ins>
                    </m:ctrlPr>
                  </m:sSubPr>
                  <m:e>
                    <m:r>
                      <w:ins w:id="393" w:author="Chasco, Brandon Edward" w:date="2020-08-26T11:44:00Z">
                        <m:rPr>
                          <m:sty m:val="p"/>
                        </m:rPr>
                        <w:rPr>
                          <w:rFonts w:ascii="Cambria Math" w:eastAsia="Cambria Math" w:hAnsi="Cambria Math" w:cs="Cambria Math"/>
                        </w:rPr>
                        <m:t>n</m:t>
                      </w:ins>
                    </m:r>
                  </m:e>
                  <m:sub>
                    <m:r>
                      <w:ins w:id="394" w:author="Chasco, Brandon Edward" w:date="2020-08-26T11:44:00Z">
                        <m:rPr>
                          <m:sty m:val="p"/>
                        </m:rPr>
                        <w:rPr>
                          <w:rFonts w:ascii="Cambria Math" w:eastAsia="Cambria Math" w:hAnsi="Cambria Math" w:cs="Cambria Math"/>
                        </w:rPr>
                        <m:t>rjt</m:t>
                      </w:ins>
                    </m:r>
                  </m:sub>
                </m:sSub>
              </m:oMath>
            </m:oMathPara>
          </w:p>
        </w:tc>
        <w:tc>
          <w:tcPr>
            <w:tcW w:w="6400" w:type="dxa"/>
            <w:tcBorders>
              <w:top w:val="single" w:sz="4" w:space="0" w:color="000000"/>
              <w:left w:val="nil"/>
              <w:bottom w:val="nil"/>
              <w:right w:val="nil"/>
            </w:tcBorders>
          </w:tcPr>
          <w:p w14:paraId="6F869A77" w14:textId="77777777" w:rsidR="00E1020B" w:rsidRPr="00B166D4" w:rsidRDefault="00E1020B" w:rsidP="001C7249">
            <w:pPr>
              <w:spacing w:line="240" w:lineRule="auto"/>
              <w:rPr>
                <w:ins w:id="395" w:author="Chasco, Brandon Edward" w:date="2020-08-26T11:44:00Z"/>
              </w:rPr>
            </w:pPr>
            <w:ins w:id="396" w:author="Chasco, Brandon Edward" w:date="2020-08-26T11:44:00Z">
              <w:r w:rsidRPr="00B166D4">
                <w:t>Cohort of juvenile fish of rear type r migrating past Bonneville Dam on day j in year t</w:t>
              </w:r>
            </w:ins>
          </w:p>
        </w:tc>
      </w:tr>
      <w:tr w:rsidR="00E1020B" w:rsidRPr="006226B0" w14:paraId="3AFC4D22" w14:textId="77777777" w:rsidTr="001C7249">
        <w:trPr>
          <w:trHeight w:val="408"/>
          <w:ins w:id="397" w:author="Chasco, Brandon Edward" w:date="2020-08-26T11:44:00Z"/>
        </w:trPr>
        <w:tc>
          <w:tcPr>
            <w:tcW w:w="2032" w:type="dxa"/>
            <w:tcBorders>
              <w:top w:val="nil"/>
              <w:left w:val="nil"/>
              <w:bottom w:val="nil"/>
              <w:right w:val="nil"/>
            </w:tcBorders>
          </w:tcPr>
          <w:p w14:paraId="5BD4A729" w14:textId="77777777" w:rsidR="00E1020B" w:rsidRPr="006226B0" w:rsidRDefault="00E1020B" w:rsidP="001C7249">
            <w:pPr>
              <w:spacing w:line="240" w:lineRule="auto"/>
              <w:rPr>
                <w:ins w:id="398" w:author="Chasco, Brandon Edward" w:date="2020-08-26T11:44:00Z"/>
              </w:rPr>
            </w:pPr>
          </w:p>
        </w:tc>
        <w:tc>
          <w:tcPr>
            <w:tcW w:w="1267" w:type="dxa"/>
            <w:tcBorders>
              <w:top w:val="nil"/>
              <w:left w:val="nil"/>
              <w:bottom w:val="nil"/>
              <w:right w:val="nil"/>
            </w:tcBorders>
          </w:tcPr>
          <w:p w14:paraId="081DBBCC" w14:textId="77777777" w:rsidR="00E1020B" w:rsidRPr="00B166D4" w:rsidRDefault="00E1020B" w:rsidP="001C7249">
            <w:pPr>
              <w:jc w:val="center"/>
              <w:rPr>
                <w:ins w:id="399" w:author="Chasco, Brandon Edward" w:date="2020-08-26T11:44:00Z"/>
                <w:rFonts w:ascii="Cambria Math" w:eastAsia="Cambria Math" w:hAnsi="Cambria Math" w:cs="Cambria Math"/>
              </w:rPr>
            </w:pPr>
            <m:oMathPara>
              <m:oMath>
                <m:sSub>
                  <m:sSubPr>
                    <m:ctrlPr>
                      <w:ins w:id="400" w:author="Chasco, Brandon Edward" w:date="2020-08-26T11:44:00Z">
                        <w:rPr>
                          <w:rFonts w:ascii="Cambria Math" w:eastAsia="Cambria Math" w:hAnsi="Cambria Math" w:cs="Cambria Math"/>
                        </w:rPr>
                      </w:ins>
                    </m:ctrlPr>
                  </m:sSubPr>
                  <m:e>
                    <m:r>
                      <w:ins w:id="401" w:author="Chasco, Brandon Edward" w:date="2020-08-26T11:44:00Z">
                        <m:rPr>
                          <m:sty m:val="p"/>
                        </m:rPr>
                        <w:rPr>
                          <w:rFonts w:ascii="Cambria Math" w:eastAsia="Cambria Math" w:hAnsi="Cambria Math" w:cs="Cambria Math"/>
                        </w:rPr>
                        <m:t>k</m:t>
                      </w:ins>
                    </m:r>
                  </m:e>
                  <m:sub>
                    <m:r>
                      <w:ins w:id="402" w:author="Chasco, Brandon Edward" w:date="2020-08-26T11:44:00Z">
                        <m:rPr>
                          <m:sty m:val="p"/>
                        </m:rPr>
                        <w:rPr>
                          <w:rFonts w:ascii="Cambria Math" w:eastAsia="Cambria Math" w:hAnsi="Cambria Math" w:cs="Cambria Math"/>
                        </w:rPr>
                        <m:t>rjt</m:t>
                      </w:ins>
                    </m:r>
                  </m:sub>
                </m:sSub>
              </m:oMath>
            </m:oMathPara>
          </w:p>
        </w:tc>
        <w:tc>
          <w:tcPr>
            <w:tcW w:w="6400" w:type="dxa"/>
            <w:tcBorders>
              <w:top w:val="nil"/>
              <w:left w:val="nil"/>
              <w:bottom w:val="nil"/>
              <w:right w:val="nil"/>
            </w:tcBorders>
          </w:tcPr>
          <w:p w14:paraId="77BA23CC" w14:textId="77777777" w:rsidR="00E1020B" w:rsidRPr="00B166D4" w:rsidRDefault="00E1020B" w:rsidP="001C7249">
            <w:pPr>
              <w:spacing w:line="240" w:lineRule="auto"/>
              <w:rPr>
                <w:ins w:id="403" w:author="Chasco, Brandon Edward" w:date="2020-08-26T11:44:00Z"/>
              </w:rPr>
            </w:pPr>
            <w:ins w:id="404" w:author="Chasco, Brandon Edward" w:date="2020-08-26T11:44:00Z">
              <w:r w:rsidRPr="00B166D4">
                <w:t>Number of fish from the juvenile cohort of rear type r migrating past Bonneville Dam on day j in year t that survived to adulthood</w:t>
              </w:r>
            </w:ins>
          </w:p>
        </w:tc>
      </w:tr>
      <w:tr w:rsidR="00E1020B" w:rsidRPr="006226B0" w14:paraId="7474A0F9" w14:textId="77777777" w:rsidTr="001C7249">
        <w:trPr>
          <w:trHeight w:val="408"/>
          <w:ins w:id="405" w:author="Chasco, Brandon Edward" w:date="2020-08-26T11:44:00Z"/>
        </w:trPr>
        <w:tc>
          <w:tcPr>
            <w:tcW w:w="2032" w:type="dxa"/>
            <w:tcBorders>
              <w:top w:val="nil"/>
              <w:left w:val="nil"/>
              <w:bottom w:val="nil"/>
              <w:right w:val="nil"/>
            </w:tcBorders>
          </w:tcPr>
          <w:p w14:paraId="7C27ED49" w14:textId="77777777" w:rsidR="00E1020B" w:rsidRPr="006226B0" w:rsidRDefault="00E1020B" w:rsidP="001C7249">
            <w:pPr>
              <w:spacing w:line="240" w:lineRule="auto"/>
              <w:rPr>
                <w:ins w:id="406" w:author="Chasco, Brandon Edward" w:date="2020-08-26T11:44:00Z"/>
              </w:rPr>
            </w:pPr>
          </w:p>
        </w:tc>
        <w:tc>
          <w:tcPr>
            <w:tcW w:w="1267" w:type="dxa"/>
            <w:tcBorders>
              <w:top w:val="nil"/>
              <w:left w:val="nil"/>
              <w:bottom w:val="nil"/>
              <w:right w:val="nil"/>
            </w:tcBorders>
          </w:tcPr>
          <w:p w14:paraId="22C704DB" w14:textId="77777777" w:rsidR="00E1020B" w:rsidRPr="00B166D4" w:rsidRDefault="00E1020B" w:rsidP="001C7249">
            <w:pPr>
              <w:jc w:val="center"/>
              <w:rPr>
                <w:ins w:id="407" w:author="Chasco, Brandon Edward" w:date="2020-08-26T11:44:00Z"/>
                <w:rFonts w:ascii="Cambria Math" w:eastAsia="Cambria Math" w:hAnsi="Cambria Math" w:cs="Cambria Math"/>
              </w:rPr>
            </w:pPr>
            <m:oMathPara>
              <m:oMath>
                <m:sSub>
                  <m:sSubPr>
                    <m:ctrlPr>
                      <w:ins w:id="408" w:author="Chasco, Brandon Edward" w:date="2020-08-26T11:44:00Z">
                        <w:rPr>
                          <w:rFonts w:ascii="Cambria Math" w:eastAsia="Cambria Math" w:hAnsi="Cambria Math" w:cs="Cambria Math"/>
                        </w:rPr>
                      </w:ins>
                    </m:ctrlPr>
                  </m:sSubPr>
                  <m:e>
                    <m:r>
                      <w:ins w:id="409" w:author="Chasco, Brandon Edward" w:date="2020-08-26T11:44:00Z">
                        <m:rPr>
                          <m:sty m:val="p"/>
                        </m:rPr>
                        <w:rPr>
                          <w:rFonts w:ascii="Cambria Math" w:eastAsia="Cambria Math" w:hAnsi="Cambria Math" w:cs="Cambria Math"/>
                        </w:rPr>
                        <m:t>x</m:t>
                      </w:ins>
                    </m:r>
                  </m:e>
                  <m:sub>
                    <m:r>
                      <w:ins w:id="410" w:author="Chasco, Brandon Edward" w:date="2020-08-26T11:44:00Z">
                        <m:rPr>
                          <m:sty m:val="p"/>
                        </m:rPr>
                        <w:rPr>
                          <w:rFonts w:ascii="Cambria Math" w:eastAsia="Cambria Math" w:hAnsi="Cambria Math" w:cs="Cambria Math"/>
                        </w:rPr>
                        <m:t>t</m:t>
                      </w:ins>
                    </m:r>
                  </m:sub>
                </m:sSub>
              </m:oMath>
            </m:oMathPara>
          </w:p>
        </w:tc>
        <w:tc>
          <w:tcPr>
            <w:tcW w:w="6400" w:type="dxa"/>
            <w:tcBorders>
              <w:top w:val="nil"/>
              <w:left w:val="nil"/>
              <w:bottom w:val="nil"/>
              <w:right w:val="nil"/>
            </w:tcBorders>
          </w:tcPr>
          <w:p w14:paraId="4811F86F" w14:textId="77777777" w:rsidR="00E1020B" w:rsidRPr="00B166D4" w:rsidRDefault="00E1020B" w:rsidP="001C7249">
            <w:pPr>
              <w:spacing w:line="240" w:lineRule="auto"/>
              <w:rPr>
                <w:ins w:id="411" w:author="Chasco, Brandon Edward" w:date="2020-08-26T11:44:00Z"/>
              </w:rPr>
            </w:pPr>
            <w:ins w:id="412" w:author="Chasco, Brandon Edward" w:date="2020-08-26T11:44:00Z">
              <w:r w:rsidRPr="00B166D4">
                <w:t>Vector of environmental covariates for year t</w:t>
              </w:r>
            </w:ins>
          </w:p>
        </w:tc>
      </w:tr>
      <w:tr w:rsidR="00E1020B" w:rsidRPr="006226B0" w14:paraId="011470FB" w14:textId="77777777" w:rsidTr="001C7249">
        <w:trPr>
          <w:trHeight w:val="408"/>
          <w:ins w:id="413" w:author="Chasco, Brandon Edward" w:date="2020-08-26T11:44:00Z"/>
        </w:trPr>
        <w:tc>
          <w:tcPr>
            <w:tcW w:w="2032" w:type="dxa"/>
            <w:tcBorders>
              <w:top w:val="nil"/>
              <w:left w:val="nil"/>
              <w:bottom w:val="nil"/>
              <w:right w:val="nil"/>
            </w:tcBorders>
          </w:tcPr>
          <w:p w14:paraId="39506AD1" w14:textId="77777777" w:rsidR="00E1020B" w:rsidRPr="006226B0" w:rsidRDefault="00E1020B" w:rsidP="001C7249">
            <w:pPr>
              <w:spacing w:line="240" w:lineRule="auto"/>
              <w:rPr>
                <w:ins w:id="414" w:author="Chasco, Brandon Edward" w:date="2020-08-26T11:44:00Z"/>
              </w:rPr>
            </w:pPr>
            <w:ins w:id="415" w:author="Chasco, Brandon Edward" w:date="2020-08-26T11:44:00Z">
              <w:r w:rsidRPr="006226B0">
                <w:t>Index</w:t>
              </w:r>
            </w:ins>
          </w:p>
        </w:tc>
        <w:tc>
          <w:tcPr>
            <w:tcW w:w="1267" w:type="dxa"/>
            <w:tcBorders>
              <w:top w:val="nil"/>
              <w:left w:val="nil"/>
              <w:bottom w:val="nil"/>
              <w:right w:val="nil"/>
            </w:tcBorders>
          </w:tcPr>
          <w:p w14:paraId="5D1E9F3A" w14:textId="77777777" w:rsidR="00E1020B" w:rsidRPr="006226B0" w:rsidRDefault="00E1020B" w:rsidP="001C7249">
            <w:pPr>
              <w:spacing w:line="240" w:lineRule="auto"/>
              <w:jc w:val="center"/>
              <w:rPr>
                <w:ins w:id="416" w:author="Chasco, Brandon Edward" w:date="2020-08-26T11:44:00Z"/>
                <w:b/>
              </w:rPr>
            </w:pPr>
            <w:ins w:id="417" w:author="Chasco, Brandon Edward" w:date="2020-08-26T11:44:00Z">
              <w:r w:rsidRPr="006226B0">
                <w:t>r</w:t>
              </w:r>
            </w:ins>
          </w:p>
        </w:tc>
        <w:tc>
          <w:tcPr>
            <w:tcW w:w="6400" w:type="dxa"/>
            <w:tcBorders>
              <w:top w:val="nil"/>
              <w:left w:val="nil"/>
              <w:bottom w:val="nil"/>
              <w:right w:val="nil"/>
            </w:tcBorders>
          </w:tcPr>
          <w:p w14:paraId="7ACF62F6" w14:textId="77777777" w:rsidR="00E1020B" w:rsidRPr="006226B0" w:rsidRDefault="00E1020B" w:rsidP="001C7249">
            <w:pPr>
              <w:spacing w:line="240" w:lineRule="auto"/>
              <w:rPr>
                <w:ins w:id="418" w:author="Chasco, Brandon Edward" w:date="2020-08-26T11:44:00Z"/>
                <w:b/>
              </w:rPr>
            </w:pPr>
            <w:ins w:id="419" w:author="Chasco, Brandon Edward" w:date="2020-08-26T11:44:00Z">
              <w:r w:rsidRPr="006226B0">
                <w:t>rearing type</w:t>
              </w:r>
            </w:ins>
          </w:p>
        </w:tc>
      </w:tr>
      <w:tr w:rsidR="00E1020B" w:rsidRPr="006226B0" w14:paraId="67212EE2" w14:textId="77777777" w:rsidTr="001C7249">
        <w:trPr>
          <w:trHeight w:val="437"/>
          <w:ins w:id="420" w:author="Chasco, Brandon Edward" w:date="2020-08-26T11:44:00Z"/>
        </w:trPr>
        <w:tc>
          <w:tcPr>
            <w:tcW w:w="2032" w:type="dxa"/>
            <w:tcBorders>
              <w:top w:val="nil"/>
            </w:tcBorders>
          </w:tcPr>
          <w:p w14:paraId="083EF92C" w14:textId="77777777" w:rsidR="00E1020B" w:rsidRPr="006226B0" w:rsidRDefault="00E1020B" w:rsidP="001C7249">
            <w:pPr>
              <w:spacing w:line="240" w:lineRule="auto"/>
              <w:rPr>
                <w:ins w:id="421" w:author="Chasco, Brandon Edward" w:date="2020-08-26T11:44:00Z"/>
              </w:rPr>
            </w:pPr>
          </w:p>
        </w:tc>
        <w:tc>
          <w:tcPr>
            <w:tcW w:w="1267" w:type="dxa"/>
            <w:tcBorders>
              <w:top w:val="nil"/>
            </w:tcBorders>
          </w:tcPr>
          <w:p w14:paraId="72E9B1FF" w14:textId="77777777" w:rsidR="00E1020B" w:rsidRPr="006226B0" w:rsidRDefault="00E1020B" w:rsidP="001C7249">
            <w:pPr>
              <w:spacing w:line="240" w:lineRule="auto"/>
              <w:jc w:val="center"/>
              <w:rPr>
                <w:ins w:id="422" w:author="Chasco, Brandon Edward" w:date="2020-08-26T11:44:00Z"/>
              </w:rPr>
            </w:pPr>
            <w:ins w:id="423" w:author="Chasco, Brandon Edward" w:date="2020-08-26T11:44:00Z">
              <w:r w:rsidRPr="006226B0">
                <w:t>j</w:t>
              </w:r>
            </w:ins>
          </w:p>
        </w:tc>
        <w:tc>
          <w:tcPr>
            <w:tcW w:w="6400" w:type="dxa"/>
            <w:tcBorders>
              <w:top w:val="nil"/>
            </w:tcBorders>
          </w:tcPr>
          <w:p w14:paraId="0A5E8501" w14:textId="77777777" w:rsidR="00E1020B" w:rsidRPr="006226B0" w:rsidRDefault="00E1020B" w:rsidP="001C7249">
            <w:pPr>
              <w:spacing w:line="240" w:lineRule="auto"/>
              <w:rPr>
                <w:ins w:id="424" w:author="Chasco, Brandon Edward" w:date="2020-08-26T11:44:00Z"/>
              </w:rPr>
            </w:pPr>
            <w:ins w:id="425" w:author="Chasco, Brandon Edward" w:date="2020-08-26T11:44:00Z">
              <w:r w:rsidRPr="006226B0">
                <w:t>calendar day</w:t>
              </w:r>
            </w:ins>
          </w:p>
        </w:tc>
      </w:tr>
      <w:tr w:rsidR="00E1020B" w:rsidRPr="006226B0" w14:paraId="7EF51705" w14:textId="77777777" w:rsidTr="001C7249">
        <w:trPr>
          <w:trHeight w:val="423"/>
          <w:ins w:id="426" w:author="Chasco, Brandon Edward" w:date="2020-08-26T11:44:00Z"/>
        </w:trPr>
        <w:tc>
          <w:tcPr>
            <w:tcW w:w="2032" w:type="dxa"/>
          </w:tcPr>
          <w:p w14:paraId="7F1084CA" w14:textId="77777777" w:rsidR="00E1020B" w:rsidRPr="006226B0" w:rsidRDefault="00E1020B" w:rsidP="001C7249">
            <w:pPr>
              <w:spacing w:line="240" w:lineRule="auto"/>
              <w:rPr>
                <w:ins w:id="427" w:author="Chasco, Brandon Edward" w:date="2020-08-26T11:44:00Z"/>
              </w:rPr>
            </w:pPr>
          </w:p>
        </w:tc>
        <w:tc>
          <w:tcPr>
            <w:tcW w:w="1267" w:type="dxa"/>
          </w:tcPr>
          <w:p w14:paraId="37C340C7" w14:textId="77777777" w:rsidR="00E1020B" w:rsidRPr="006226B0" w:rsidRDefault="00E1020B" w:rsidP="001C7249">
            <w:pPr>
              <w:spacing w:line="240" w:lineRule="auto"/>
              <w:jc w:val="center"/>
              <w:rPr>
                <w:ins w:id="428" w:author="Chasco, Brandon Edward" w:date="2020-08-26T11:44:00Z"/>
              </w:rPr>
            </w:pPr>
            <w:ins w:id="429" w:author="Chasco, Brandon Edward" w:date="2020-08-26T11:44:00Z">
              <w:r w:rsidRPr="006226B0">
                <w:t>t</w:t>
              </w:r>
            </w:ins>
          </w:p>
        </w:tc>
        <w:tc>
          <w:tcPr>
            <w:tcW w:w="6400" w:type="dxa"/>
          </w:tcPr>
          <w:p w14:paraId="5898F4D3" w14:textId="77777777" w:rsidR="00E1020B" w:rsidRPr="006226B0" w:rsidRDefault="00E1020B" w:rsidP="001C7249">
            <w:pPr>
              <w:spacing w:line="240" w:lineRule="auto"/>
              <w:rPr>
                <w:ins w:id="430" w:author="Chasco, Brandon Edward" w:date="2020-08-26T11:44:00Z"/>
              </w:rPr>
            </w:pPr>
            <w:ins w:id="431" w:author="Chasco, Brandon Edward" w:date="2020-08-26T11:44:00Z">
              <w:r w:rsidRPr="006226B0">
                <w:t>year</w:t>
              </w:r>
            </w:ins>
          </w:p>
        </w:tc>
      </w:tr>
      <w:tr w:rsidR="00E1020B" w:rsidRPr="006226B0" w14:paraId="0E104386" w14:textId="77777777" w:rsidTr="001C7249">
        <w:trPr>
          <w:trHeight w:val="423"/>
          <w:ins w:id="432" w:author="Chasco, Brandon Edward" w:date="2020-08-26T11:44:00Z"/>
        </w:trPr>
        <w:tc>
          <w:tcPr>
            <w:tcW w:w="2032" w:type="dxa"/>
          </w:tcPr>
          <w:p w14:paraId="1B8108E3" w14:textId="77777777" w:rsidR="00E1020B" w:rsidRPr="006226B0" w:rsidRDefault="00E1020B" w:rsidP="001C7249">
            <w:pPr>
              <w:spacing w:line="240" w:lineRule="auto"/>
              <w:rPr>
                <w:ins w:id="433" w:author="Chasco, Brandon Edward" w:date="2020-08-26T11:44:00Z"/>
              </w:rPr>
            </w:pPr>
            <w:ins w:id="434" w:author="Chasco, Brandon Edward" w:date="2020-08-26T11:44:00Z">
              <w:r w:rsidRPr="006226B0">
                <w:t>Fixed-effects</w:t>
              </w:r>
            </w:ins>
          </w:p>
        </w:tc>
        <w:tc>
          <w:tcPr>
            <w:tcW w:w="1267" w:type="dxa"/>
          </w:tcPr>
          <w:p w14:paraId="403EBFDC" w14:textId="77777777" w:rsidR="00E1020B" w:rsidRPr="00B166D4" w:rsidRDefault="00E1020B" w:rsidP="001C7249">
            <w:pPr>
              <w:jc w:val="center"/>
              <w:rPr>
                <w:ins w:id="435" w:author="Chasco, Brandon Edward" w:date="2020-08-26T11:44:00Z"/>
                <w:rFonts w:ascii="Cambria Math" w:eastAsia="Cambria Math" w:hAnsi="Cambria Math" w:cs="Cambria Math"/>
              </w:rPr>
            </w:pPr>
            <m:oMathPara>
              <m:oMath>
                <m:sSub>
                  <m:sSubPr>
                    <m:ctrlPr>
                      <w:ins w:id="436" w:author="Chasco, Brandon Edward" w:date="2020-08-26T11:44:00Z">
                        <w:rPr>
                          <w:rFonts w:ascii="Cambria Math" w:eastAsia="Cambria Math" w:hAnsi="Cambria Math" w:cs="Cambria Math"/>
                        </w:rPr>
                      </w:ins>
                    </m:ctrlPr>
                  </m:sSubPr>
                  <m:e>
                    <m:r>
                      <w:ins w:id="437" w:author="Chasco, Brandon Edward" w:date="2020-08-26T11:44:00Z">
                        <m:rPr>
                          <m:sty m:val="p"/>
                        </m:rPr>
                        <w:rPr>
                          <w:rFonts w:ascii="Cambria Math" w:hAnsi="Cambria Math"/>
                        </w:rPr>
                        <m:t>μ</m:t>
                      </w:ins>
                    </m:r>
                  </m:e>
                  <m:sub>
                    <m:r>
                      <w:ins w:id="438" w:author="Chasco, Brandon Edward" w:date="2020-08-26T11:44:00Z">
                        <m:rPr>
                          <m:sty m:val="p"/>
                        </m:rPr>
                        <w:rPr>
                          <w:rFonts w:ascii="Cambria Math" w:eastAsia="Cambria Math" w:hAnsi="Cambria Math" w:cs="Cambria Math"/>
                        </w:rPr>
                        <m:t>s</m:t>
                      </w:ins>
                    </m:r>
                  </m:sub>
                </m:sSub>
              </m:oMath>
            </m:oMathPara>
          </w:p>
        </w:tc>
        <w:tc>
          <w:tcPr>
            <w:tcW w:w="6400" w:type="dxa"/>
          </w:tcPr>
          <w:p w14:paraId="42533B21" w14:textId="77777777" w:rsidR="00E1020B" w:rsidRPr="00B166D4" w:rsidRDefault="00E1020B" w:rsidP="001C7249">
            <w:pPr>
              <w:spacing w:line="240" w:lineRule="auto"/>
              <w:rPr>
                <w:ins w:id="439" w:author="Chasco, Brandon Edward" w:date="2020-08-26T11:44:00Z"/>
              </w:rPr>
            </w:pPr>
            <w:ins w:id="440" w:author="Chasco, Brandon Edward" w:date="2020-08-26T11:44:00Z">
              <w:r w:rsidRPr="00B166D4">
                <w:t xml:space="preserve">mean survival </w:t>
              </w:r>
            </w:ins>
          </w:p>
        </w:tc>
      </w:tr>
      <w:tr w:rsidR="00E1020B" w:rsidRPr="006226B0" w14:paraId="48A13894" w14:textId="77777777" w:rsidTr="001C7249">
        <w:trPr>
          <w:trHeight w:val="423"/>
          <w:ins w:id="441" w:author="Chasco, Brandon Edward" w:date="2020-08-26T11:44:00Z"/>
        </w:trPr>
        <w:tc>
          <w:tcPr>
            <w:tcW w:w="2032" w:type="dxa"/>
          </w:tcPr>
          <w:p w14:paraId="20FB19B0" w14:textId="77777777" w:rsidR="00E1020B" w:rsidRPr="006226B0" w:rsidRDefault="00E1020B" w:rsidP="001C7249">
            <w:pPr>
              <w:spacing w:line="240" w:lineRule="auto"/>
              <w:rPr>
                <w:ins w:id="442" w:author="Chasco, Brandon Edward" w:date="2020-08-26T11:44:00Z"/>
              </w:rPr>
            </w:pPr>
          </w:p>
        </w:tc>
        <w:tc>
          <w:tcPr>
            <w:tcW w:w="1267" w:type="dxa"/>
          </w:tcPr>
          <w:p w14:paraId="5C153CA4" w14:textId="77777777" w:rsidR="00E1020B" w:rsidRPr="006226B0" w:rsidRDefault="00E1020B" w:rsidP="001C7249">
            <w:pPr>
              <w:jc w:val="center"/>
              <w:rPr>
                <w:ins w:id="443" w:author="Chasco, Brandon Edward" w:date="2020-08-26T11:44:00Z"/>
              </w:rPr>
            </w:pPr>
            <m:oMathPara>
              <m:oMath>
                <m:r>
                  <w:ins w:id="444" w:author="Chasco, Brandon Edward" w:date="2020-08-26T11:44:00Z">
                    <m:rPr>
                      <m:sty m:val="p"/>
                    </m:rPr>
                    <w:rPr>
                      <w:rFonts w:ascii="Cambria Math" w:hAnsi="Cambria Math"/>
                    </w:rPr>
                    <m:t>β</m:t>
                  </w:ins>
                </m:r>
              </m:oMath>
            </m:oMathPara>
          </w:p>
        </w:tc>
        <w:tc>
          <w:tcPr>
            <w:tcW w:w="6400" w:type="dxa"/>
          </w:tcPr>
          <w:p w14:paraId="35C45943" w14:textId="77777777" w:rsidR="00E1020B" w:rsidRPr="006226B0" w:rsidRDefault="00E1020B" w:rsidP="001C7249">
            <w:pPr>
              <w:spacing w:line="240" w:lineRule="auto"/>
              <w:rPr>
                <w:ins w:id="445" w:author="Chasco, Brandon Edward" w:date="2020-08-26T11:44:00Z"/>
              </w:rPr>
            </w:pPr>
            <w:ins w:id="446" w:author="Chasco, Brandon Edward" w:date="2020-08-26T11:44:00Z">
              <w:r w:rsidRPr="006226B0">
                <w:t>vector of marine covariate parameters</w:t>
              </w:r>
            </w:ins>
          </w:p>
        </w:tc>
      </w:tr>
      <w:tr w:rsidR="00E1020B" w:rsidRPr="006226B0" w14:paraId="21B1A42D" w14:textId="77777777" w:rsidTr="001C7249">
        <w:trPr>
          <w:trHeight w:val="437"/>
          <w:ins w:id="447" w:author="Chasco, Brandon Edward" w:date="2020-08-26T11:44:00Z"/>
        </w:trPr>
        <w:tc>
          <w:tcPr>
            <w:tcW w:w="2032" w:type="dxa"/>
          </w:tcPr>
          <w:p w14:paraId="6C046C6A" w14:textId="77777777" w:rsidR="00E1020B" w:rsidRPr="006226B0" w:rsidRDefault="00E1020B" w:rsidP="001C7249">
            <w:pPr>
              <w:spacing w:line="240" w:lineRule="auto"/>
              <w:rPr>
                <w:ins w:id="448" w:author="Chasco, Brandon Edward" w:date="2020-08-26T11:44:00Z"/>
              </w:rPr>
            </w:pPr>
          </w:p>
        </w:tc>
        <w:tc>
          <w:tcPr>
            <w:tcW w:w="1267" w:type="dxa"/>
          </w:tcPr>
          <w:p w14:paraId="00C018DF" w14:textId="77777777" w:rsidR="00E1020B" w:rsidRPr="00B166D4" w:rsidRDefault="00E1020B" w:rsidP="001C7249">
            <w:pPr>
              <w:jc w:val="center"/>
              <w:rPr>
                <w:ins w:id="449" w:author="Chasco, Brandon Edward" w:date="2020-08-26T11:44:00Z"/>
                <w:rFonts w:ascii="Cambria Math" w:eastAsia="Cambria Math" w:hAnsi="Cambria Math" w:cs="Cambria Math"/>
              </w:rPr>
            </w:pPr>
            <m:oMathPara>
              <m:oMath>
                <m:sSup>
                  <m:sSupPr>
                    <m:ctrlPr>
                      <w:ins w:id="450" w:author="Chasco, Brandon Edward" w:date="2020-08-26T11:44:00Z">
                        <w:rPr>
                          <w:rFonts w:ascii="Cambria Math" w:hAnsi="Cambria Math"/>
                        </w:rPr>
                      </w:ins>
                    </m:ctrlPr>
                  </m:sSupPr>
                  <m:e>
                    <m:r>
                      <w:ins w:id="451" w:author="Chasco, Brandon Edward" w:date="2020-08-26T11:44:00Z">
                        <m:rPr>
                          <m:sty m:val="p"/>
                        </m:rPr>
                        <w:rPr>
                          <w:rFonts w:ascii="Cambria Math" w:hAnsi="Cambria Math"/>
                        </w:rPr>
                        <m:t>ρ</m:t>
                      </w:ins>
                    </m:r>
                  </m:e>
                  <m:sup>
                    <m:d>
                      <m:dPr>
                        <m:ctrlPr>
                          <w:ins w:id="452" w:author="Chasco, Brandon Edward" w:date="2020-08-26T11:44:00Z">
                            <w:rPr>
                              <w:rFonts w:ascii="Cambria Math" w:eastAsia="Cambria Math" w:hAnsi="Cambria Math" w:cs="Cambria Math"/>
                            </w:rPr>
                          </w:ins>
                        </m:ctrlPr>
                      </m:dPr>
                      <m:e>
                        <m:r>
                          <w:ins w:id="453" w:author="Chasco, Brandon Edward" w:date="2020-08-26T11:44:00Z">
                            <m:rPr>
                              <m:sty m:val="p"/>
                            </m:rPr>
                            <w:rPr>
                              <w:rFonts w:ascii="Cambria Math" w:eastAsia="Cambria Math" w:hAnsi="Cambria Math" w:cs="Cambria Math"/>
                            </w:rPr>
                            <m:t>rj</m:t>
                          </w:ins>
                        </m:r>
                      </m:e>
                    </m:d>
                  </m:sup>
                </m:sSup>
              </m:oMath>
            </m:oMathPara>
          </w:p>
        </w:tc>
        <w:tc>
          <w:tcPr>
            <w:tcW w:w="6400" w:type="dxa"/>
          </w:tcPr>
          <w:p w14:paraId="6486C7F3" w14:textId="77777777" w:rsidR="00E1020B" w:rsidRPr="00B166D4" w:rsidRDefault="00E1020B" w:rsidP="001C7249">
            <w:pPr>
              <w:spacing w:line="240" w:lineRule="auto"/>
              <w:rPr>
                <w:ins w:id="454" w:author="Chasco, Brandon Edward" w:date="2020-08-26T11:44:00Z"/>
              </w:rPr>
            </w:pPr>
            <w:ins w:id="455" w:author="Chasco, Brandon Edward" w:date="2020-08-26T11:44:00Z">
              <w:r w:rsidRPr="00B166D4">
                <w:t>correlation coefficient for day effect</w:t>
              </w:r>
            </w:ins>
          </w:p>
        </w:tc>
      </w:tr>
      <w:tr w:rsidR="00E1020B" w:rsidRPr="006226B0" w14:paraId="14C78DE7" w14:textId="77777777" w:rsidTr="001C7249">
        <w:trPr>
          <w:trHeight w:val="423"/>
          <w:ins w:id="456" w:author="Chasco, Brandon Edward" w:date="2020-08-26T11:44:00Z"/>
        </w:trPr>
        <w:tc>
          <w:tcPr>
            <w:tcW w:w="2032" w:type="dxa"/>
          </w:tcPr>
          <w:p w14:paraId="36F40AB2" w14:textId="77777777" w:rsidR="00E1020B" w:rsidRPr="006226B0" w:rsidRDefault="00E1020B" w:rsidP="001C7249">
            <w:pPr>
              <w:spacing w:line="240" w:lineRule="auto"/>
              <w:rPr>
                <w:ins w:id="457" w:author="Chasco, Brandon Edward" w:date="2020-08-26T11:44:00Z"/>
              </w:rPr>
            </w:pPr>
          </w:p>
        </w:tc>
        <w:tc>
          <w:tcPr>
            <w:tcW w:w="1267" w:type="dxa"/>
          </w:tcPr>
          <w:p w14:paraId="4B4B18EB" w14:textId="77777777" w:rsidR="00E1020B" w:rsidRPr="00B166D4" w:rsidRDefault="00E1020B" w:rsidP="001C7249">
            <w:pPr>
              <w:jc w:val="center"/>
              <w:rPr>
                <w:ins w:id="458" w:author="Chasco, Brandon Edward" w:date="2020-08-26T11:44:00Z"/>
                <w:rFonts w:ascii="Cambria Math" w:eastAsia="Cambria Math" w:hAnsi="Cambria Math" w:cs="Cambria Math"/>
              </w:rPr>
            </w:pPr>
            <m:oMathPara>
              <m:oMath>
                <m:sSup>
                  <m:sSupPr>
                    <m:ctrlPr>
                      <w:ins w:id="459" w:author="Chasco, Brandon Edward" w:date="2020-08-26T11:44:00Z">
                        <w:rPr>
                          <w:rFonts w:ascii="Cambria Math" w:hAnsi="Cambria Math"/>
                        </w:rPr>
                      </w:ins>
                    </m:ctrlPr>
                  </m:sSupPr>
                  <m:e>
                    <m:r>
                      <w:ins w:id="460" w:author="Chasco, Brandon Edward" w:date="2020-08-26T11:44:00Z">
                        <m:rPr>
                          <m:sty m:val="p"/>
                        </m:rPr>
                        <w:rPr>
                          <w:rFonts w:ascii="Cambria Math" w:hAnsi="Cambria Math"/>
                        </w:rPr>
                        <m:t>ρ</m:t>
                      </w:ins>
                    </m:r>
                  </m:e>
                  <m:sup>
                    <m:d>
                      <m:dPr>
                        <m:ctrlPr>
                          <w:ins w:id="461" w:author="Chasco, Brandon Edward" w:date="2020-08-26T11:44:00Z">
                            <w:rPr>
                              <w:rFonts w:ascii="Cambria Math" w:eastAsia="Cambria Math" w:hAnsi="Cambria Math" w:cs="Cambria Math"/>
                            </w:rPr>
                          </w:ins>
                        </m:ctrlPr>
                      </m:dPr>
                      <m:e>
                        <m:r>
                          <w:ins w:id="462" w:author="Chasco, Brandon Edward" w:date="2020-08-26T11:44:00Z">
                            <m:rPr>
                              <m:sty m:val="p"/>
                            </m:rPr>
                            <w:rPr>
                              <w:rFonts w:ascii="Cambria Math" w:eastAsia="Cambria Math" w:hAnsi="Cambria Math" w:cs="Cambria Math"/>
                            </w:rPr>
                            <m:t>rt</m:t>
                          </w:ins>
                        </m:r>
                      </m:e>
                    </m:d>
                  </m:sup>
                </m:sSup>
              </m:oMath>
            </m:oMathPara>
          </w:p>
        </w:tc>
        <w:tc>
          <w:tcPr>
            <w:tcW w:w="6400" w:type="dxa"/>
          </w:tcPr>
          <w:p w14:paraId="1B07C970" w14:textId="77777777" w:rsidR="00E1020B" w:rsidRPr="00B166D4" w:rsidRDefault="00E1020B" w:rsidP="001C7249">
            <w:pPr>
              <w:spacing w:line="240" w:lineRule="auto"/>
              <w:rPr>
                <w:ins w:id="463" w:author="Chasco, Brandon Edward" w:date="2020-08-26T11:44:00Z"/>
              </w:rPr>
            </w:pPr>
            <w:ins w:id="464" w:author="Chasco, Brandon Edward" w:date="2020-08-26T11:44:00Z">
              <w:r w:rsidRPr="00B166D4">
                <w:t>correlation coefficient for yearly effect</w:t>
              </w:r>
            </w:ins>
          </w:p>
        </w:tc>
      </w:tr>
      <w:tr w:rsidR="00E1020B" w:rsidRPr="006226B0" w14:paraId="6D3BACB7" w14:textId="77777777" w:rsidTr="001C7249">
        <w:trPr>
          <w:trHeight w:val="437"/>
          <w:ins w:id="465" w:author="Chasco, Brandon Edward" w:date="2020-08-26T11:44:00Z"/>
        </w:trPr>
        <w:tc>
          <w:tcPr>
            <w:tcW w:w="2032" w:type="dxa"/>
          </w:tcPr>
          <w:p w14:paraId="469BA3F2" w14:textId="77777777" w:rsidR="00E1020B" w:rsidRPr="006226B0" w:rsidRDefault="00E1020B" w:rsidP="001C7249">
            <w:pPr>
              <w:spacing w:line="240" w:lineRule="auto"/>
              <w:rPr>
                <w:ins w:id="466" w:author="Chasco, Brandon Edward" w:date="2020-08-26T11:44:00Z"/>
              </w:rPr>
            </w:pPr>
          </w:p>
        </w:tc>
        <w:tc>
          <w:tcPr>
            <w:tcW w:w="1267" w:type="dxa"/>
          </w:tcPr>
          <w:p w14:paraId="5BED4A43" w14:textId="77777777" w:rsidR="00E1020B" w:rsidRPr="00B166D4" w:rsidRDefault="00E1020B" w:rsidP="001C7249">
            <w:pPr>
              <w:jc w:val="center"/>
              <w:rPr>
                <w:ins w:id="467" w:author="Chasco, Brandon Edward" w:date="2020-08-26T11:44:00Z"/>
                <w:rFonts w:ascii="Cambria Math" w:eastAsia="Cambria Math" w:hAnsi="Cambria Math" w:cs="Cambria Math"/>
              </w:rPr>
            </w:pPr>
            <m:oMathPara>
              <m:oMath>
                <m:sSup>
                  <m:sSupPr>
                    <m:ctrlPr>
                      <w:ins w:id="468" w:author="Chasco, Brandon Edward" w:date="2020-08-26T11:44:00Z">
                        <w:rPr>
                          <w:rFonts w:ascii="Cambria Math" w:hAnsi="Cambria Math"/>
                        </w:rPr>
                      </w:ins>
                    </m:ctrlPr>
                  </m:sSupPr>
                  <m:e>
                    <m:r>
                      <w:ins w:id="469" w:author="Chasco, Brandon Edward" w:date="2020-08-26T11:44:00Z">
                        <m:rPr>
                          <m:sty m:val="p"/>
                        </m:rPr>
                        <w:rPr>
                          <w:rFonts w:ascii="Cambria Math" w:hAnsi="Cambria Math"/>
                        </w:rPr>
                        <m:t>τ</m:t>
                      </w:ins>
                    </m:r>
                  </m:e>
                  <m:sup>
                    <m:d>
                      <m:dPr>
                        <m:ctrlPr>
                          <w:ins w:id="470" w:author="Chasco, Brandon Edward" w:date="2020-08-26T11:44:00Z">
                            <w:rPr>
                              <w:rFonts w:ascii="Cambria Math" w:eastAsia="Cambria Math" w:hAnsi="Cambria Math" w:cs="Cambria Math"/>
                            </w:rPr>
                          </w:ins>
                        </m:ctrlPr>
                      </m:dPr>
                      <m:e>
                        <m:r>
                          <w:ins w:id="471" w:author="Chasco, Brandon Edward" w:date="2020-08-26T11:44:00Z">
                            <m:rPr>
                              <m:sty m:val="p"/>
                            </m:rPr>
                            <w:rPr>
                              <w:rFonts w:ascii="Cambria Math" w:eastAsia="Cambria Math" w:hAnsi="Cambria Math" w:cs="Cambria Math"/>
                            </w:rPr>
                            <m:t>rj</m:t>
                          </w:ins>
                        </m:r>
                      </m:e>
                    </m:d>
                  </m:sup>
                </m:sSup>
              </m:oMath>
            </m:oMathPara>
          </w:p>
        </w:tc>
        <w:tc>
          <w:tcPr>
            <w:tcW w:w="6400" w:type="dxa"/>
          </w:tcPr>
          <w:p w14:paraId="3946D3E4" w14:textId="77777777" w:rsidR="00E1020B" w:rsidRPr="00B166D4" w:rsidRDefault="00E1020B" w:rsidP="001C7249">
            <w:pPr>
              <w:spacing w:line="240" w:lineRule="auto"/>
              <w:rPr>
                <w:ins w:id="472" w:author="Chasco, Brandon Edward" w:date="2020-08-26T11:44:00Z"/>
              </w:rPr>
            </w:pPr>
            <w:ins w:id="473" w:author="Chasco, Brandon Edward" w:date="2020-08-26T11:44:00Z">
              <w:r w:rsidRPr="00B166D4">
                <w:t>correlation coefficient for the day effect in the day/year interaction</w:t>
              </w:r>
            </w:ins>
          </w:p>
        </w:tc>
      </w:tr>
      <w:tr w:rsidR="00E1020B" w:rsidRPr="006226B0" w14:paraId="7FC90977" w14:textId="77777777" w:rsidTr="001C7249">
        <w:trPr>
          <w:trHeight w:val="685"/>
          <w:ins w:id="474" w:author="Chasco, Brandon Edward" w:date="2020-08-26T11:44:00Z"/>
        </w:trPr>
        <w:tc>
          <w:tcPr>
            <w:tcW w:w="2032" w:type="dxa"/>
          </w:tcPr>
          <w:p w14:paraId="255DCEFC" w14:textId="77777777" w:rsidR="00E1020B" w:rsidRPr="006226B0" w:rsidRDefault="00E1020B" w:rsidP="001C7249">
            <w:pPr>
              <w:spacing w:line="240" w:lineRule="auto"/>
              <w:rPr>
                <w:ins w:id="475" w:author="Chasco, Brandon Edward" w:date="2020-08-26T11:44:00Z"/>
              </w:rPr>
            </w:pPr>
          </w:p>
        </w:tc>
        <w:tc>
          <w:tcPr>
            <w:tcW w:w="1267" w:type="dxa"/>
          </w:tcPr>
          <w:p w14:paraId="1ADA5F9C" w14:textId="77777777" w:rsidR="00E1020B" w:rsidRPr="00B166D4" w:rsidRDefault="00E1020B" w:rsidP="001C7249">
            <w:pPr>
              <w:jc w:val="center"/>
              <w:rPr>
                <w:ins w:id="476" w:author="Chasco, Brandon Edward" w:date="2020-08-26T11:44:00Z"/>
                <w:rFonts w:ascii="Cambria Math" w:eastAsia="Cambria Math" w:hAnsi="Cambria Math" w:cs="Cambria Math"/>
              </w:rPr>
            </w:pPr>
            <m:oMathPara>
              <m:oMath>
                <m:sSup>
                  <m:sSupPr>
                    <m:ctrlPr>
                      <w:ins w:id="477" w:author="Chasco, Brandon Edward" w:date="2020-08-26T11:44:00Z">
                        <w:rPr>
                          <w:rFonts w:ascii="Cambria Math" w:hAnsi="Cambria Math"/>
                        </w:rPr>
                      </w:ins>
                    </m:ctrlPr>
                  </m:sSupPr>
                  <m:e>
                    <m:r>
                      <w:ins w:id="478" w:author="Chasco, Brandon Edward" w:date="2020-08-26T11:44:00Z">
                        <m:rPr>
                          <m:sty m:val="p"/>
                        </m:rPr>
                        <w:rPr>
                          <w:rFonts w:ascii="Cambria Math" w:hAnsi="Cambria Math"/>
                        </w:rPr>
                        <m:t>τ</m:t>
                      </w:ins>
                    </m:r>
                  </m:e>
                  <m:sup>
                    <m:d>
                      <m:dPr>
                        <m:ctrlPr>
                          <w:ins w:id="479" w:author="Chasco, Brandon Edward" w:date="2020-08-26T11:44:00Z">
                            <w:rPr>
                              <w:rFonts w:ascii="Cambria Math" w:eastAsia="Cambria Math" w:hAnsi="Cambria Math" w:cs="Cambria Math"/>
                            </w:rPr>
                          </w:ins>
                        </m:ctrlPr>
                      </m:dPr>
                      <m:e>
                        <m:r>
                          <w:ins w:id="480" w:author="Chasco, Brandon Edward" w:date="2020-08-26T11:44:00Z">
                            <m:rPr>
                              <m:sty m:val="p"/>
                            </m:rPr>
                            <w:rPr>
                              <w:rFonts w:ascii="Cambria Math" w:eastAsia="Cambria Math" w:hAnsi="Cambria Math" w:cs="Cambria Math"/>
                            </w:rPr>
                            <m:t>rt</m:t>
                          </w:ins>
                        </m:r>
                      </m:e>
                    </m:d>
                  </m:sup>
                </m:sSup>
              </m:oMath>
            </m:oMathPara>
          </w:p>
        </w:tc>
        <w:tc>
          <w:tcPr>
            <w:tcW w:w="6400" w:type="dxa"/>
          </w:tcPr>
          <w:p w14:paraId="469290C7" w14:textId="77777777" w:rsidR="00E1020B" w:rsidRPr="00B166D4" w:rsidRDefault="00E1020B" w:rsidP="001C7249">
            <w:pPr>
              <w:spacing w:line="240" w:lineRule="auto"/>
              <w:rPr>
                <w:ins w:id="481" w:author="Chasco, Brandon Edward" w:date="2020-08-26T11:44:00Z"/>
              </w:rPr>
            </w:pPr>
            <w:ins w:id="482" w:author="Chasco, Brandon Edward" w:date="2020-08-26T11:44:00Z">
              <w:r w:rsidRPr="00B166D4">
                <w:t>correlation coefficient for the year effect in the day/year interaction</w:t>
              </w:r>
            </w:ins>
          </w:p>
        </w:tc>
      </w:tr>
      <w:tr w:rsidR="00E1020B" w:rsidRPr="006226B0" w14:paraId="31F19424" w14:textId="77777777" w:rsidTr="001C7249">
        <w:trPr>
          <w:trHeight w:val="437"/>
          <w:ins w:id="483" w:author="Chasco, Brandon Edward" w:date="2020-08-26T11:44:00Z"/>
        </w:trPr>
        <w:tc>
          <w:tcPr>
            <w:tcW w:w="2032" w:type="dxa"/>
          </w:tcPr>
          <w:p w14:paraId="5E7D1F00" w14:textId="77777777" w:rsidR="00E1020B" w:rsidRPr="006226B0" w:rsidRDefault="00E1020B" w:rsidP="001C7249">
            <w:pPr>
              <w:spacing w:line="240" w:lineRule="auto"/>
              <w:rPr>
                <w:ins w:id="484" w:author="Chasco, Brandon Edward" w:date="2020-08-26T11:44:00Z"/>
              </w:rPr>
            </w:pPr>
          </w:p>
        </w:tc>
        <w:tc>
          <w:tcPr>
            <w:tcW w:w="1267" w:type="dxa"/>
          </w:tcPr>
          <w:p w14:paraId="011B3E1D" w14:textId="77777777" w:rsidR="00E1020B" w:rsidRPr="00B166D4" w:rsidRDefault="00E1020B" w:rsidP="001C7249">
            <w:pPr>
              <w:jc w:val="center"/>
              <w:rPr>
                <w:ins w:id="485" w:author="Chasco, Brandon Edward" w:date="2020-08-26T11:44:00Z"/>
                <w:rFonts w:ascii="Cambria Math" w:eastAsia="Cambria Math" w:hAnsi="Cambria Math" w:cs="Cambria Math"/>
              </w:rPr>
            </w:pPr>
            <m:oMathPara>
              <m:oMath>
                <m:sSup>
                  <m:sSupPr>
                    <m:ctrlPr>
                      <w:ins w:id="486" w:author="Chasco, Brandon Edward" w:date="2020-08-26T11:44:00Z">
                        <w:rPr>
                          <w:rFonts w:ascii="Cambria Math" w:eastAsia="Cambria Math" w:hAnsi="Cambria Math" w:cs="Cambria Math"/>
                        </w:rPr>
                      </w:ins>
                    </m:ctrlPr>
                  </m:sSupPr>
                  <m:e>
                    <m:d>
                      <m:dPr>
                        <m:ctrlPr>
                          <w:ins w:id="487" w:author="Chasco, Brandon Edward" w:date="2020-08-26T11:44:00Z">
                            <w:rPr>
                              <w:rFonts w:ascii="Cambria Math" w:hAnsi="Cambria Math"/>
                            </w:rPr>
                          </w:ins>
                        </m:ctrlPr>
                      </m:dPr>
                      <m:e>
                        <m:sSup>
                          <m:sSupPr>
                            <m:ctrlPr>
                              <w:ins w:id="488" w:author="Chasco, Brandon Edward" w:date="2020-08-26T11:44:00Z">
                                <w:rPr>
                                  <w:rFonts w:ascii="Cambria Math" w:eastAsia="Cambria Math" w:hAnsi="Cambria Math" w:cs="Cambria Math"/>
                                </w:rPr>
                              </w:ins>
                            </m:ctrlPr>
                          </m:sSupPr>
                          <m:e>
                            <m:r>
                              <w:ins w:id="489" w:author="Chasco, Brandon Edward" w:date="2020-08-26T11:44:00Z">
                                <m:rPr>
                                  <m:sty m:val="p"/>
                                </m:rPr>
                                <w:rPr>
                                  <w:rFonts w:ascii="Cambria Math" w:hAnsi="Cambria Math"/>
                                </w:rPr>
                                <m:t>ψ</m:t>
                              </w:ins>
                            </m:r>
                          </m:e>
                          <m:sup>
                            <m:r>
                              <w:ins w:id="490" w:author="Chasco, Brandon Edward" w:date="2020-08-26T11:44:00Z">
                                <m:rPr>
                                  <m:sty m:val="p"/>
                                </m:rPr>
                                <w:rPr>
                                  <w:rFonts w:ascii="Cambria Math" w:eastAsia="Cambria Math" w:hAnsi="Cambria Math" w:cs="Cambria Math"/>
                                </w:rPr>
                                <m:t>2</m:t>
                              </w:ins>
                            </m:r>
                          </m:sup>
                        </m:sSup>
                      </m:e>
                    </m:d>
                  </m:e>
                  <m:sup>
                    <m:r>
                      <w:ins w:id="491" w:author="Chasco, Brandon Edward" w:date="2020-08-26T11:44:00Z">
                        <m:rPr>
                          <m:sty m:val="p"/>
                        </m:rPr>
                        <w:rPr>
                          <w:rFonts w:ascii="Cambria Math" w:eastAsia="Cambria Math" w:hAnsi="Cambria Math" w:cs="Cambria Math"/>
                        </w:rPr>
                        <m:t>(rj)</m:t>
                      </w:ins>
                    </m:r>
                  </m:sup>
                </m:sSup>
              </m:oMath>
            </m:oMathPara>
          </w:p>
        </w:tc>
        <w:tc>
          <w:tcPr>
            <w:tcW w:w="6400" w:type="dxa"/>
          </w:tcPr>
          <w:p w14:paraId="0D2A7C5C" w14:textId="77777777" w:rsidR="00E1020B" w:rsidRPr="00B166D4" w:rsidRDefault="00E1020B" w:rsidP="001C7249">
            <w:pPr>
              <w:spacing w:line="240" w:lineRule="auto"/>
              <w:rPr>
                <w:ins w:id="492" w:author="Chasco, Brandon Edward" w:date="2020-08-26T11:44:00Z"/>
              </w:rPr>
            </w:pPr>
            <w:ins w:id="493" w:author="Chasco, Brandon Edward" w:date="2020-08-26T11:44:00Z">
              <w:r w:rsidRPr="00B166D4">
                <w:t>variance of the day effect for rear type r</w:t>
              </w:r>
            </w:ins>
          </w:p>
        </w:tc>
      </w:tr>
      <w:tr w:rsidR="00E1020B" w:rsidRPr="006226B0" w14:paraId="50D9E4F2" w14:textId="77777777" w:rsidTr="001C7249">
        <w:trPr>
          <w:trHeight w:val="685"/>
          <w:ins w:id="494" w:author="Chasco, Brandon Edward" w:date="2020-08-26T11:44:00Z"/>
        </w:trPr>
        <w:tc>
          <w:tcPr>
            <w:tcW w:w="2032" w:type="dxa"/>
          </w:tcPr>
          <w:p w14:paraId="1BCCE955" w14:textId="77777777" w:rsidR="00E1020B" w:rsidRPr="006226B0" w:rsidRDefault="00E1020B" w:rsidP="001C7249">
            <w:pPr>
              <w:spacing w:line="240" w:lineRule="auto"/>
              <w:rPr>
                <w:ins w:id="495" w:author="Chasco, Brandon Edward" w:date="2020-08-26T11:44:00Z"/>
              </w:rPr>
            </w:pPr>
          </w:p>
        </w:tc>
        <w:tc>
          <w:tcPr>
            <w:tcW w:w="1267" w:type="dxa"/>
          </w:tcPr>
          <w:p w14:paraId="1F201F36" w14:textId="77777777" w:rsidR="00E1020B" w:rsidRPr="00B166D4" w:rsidRDefault="00E1020B" w:rsidP="001C7249">
            <w:pPr>
              <w:jc w:val="center"/>
              <w:rPr>
                <w:ins w:id="496" w:author="Chasco, Brandon Edward" w:date="2020-08-26T11:44:00Z"/>
                <w:rFonts w:ascii="Cambria Math" w:eastAsia="Cambria Math" w:hAnsi="Cambria Math" w:cs="Cambria Math"/>
              </w:rPr>
            </w:pPr>
            <m:oMathPara>
              <m:oMath>
                <m:sSup>
                  <m:sSupPr>
                    <m:ctrlPr>
                      <w:ins w:id="497" w:author="Chasco, Brandon Edward" w:date="2020-08-26T11:44:00Z">
                        <w:rPr>
                          <w:rFonts w:ascii="Cambria Math" w:eastAsia="Cambria Math" w:hAnsi="Cambria Math" w:cs="Cambria Math"/>
                        </w:rPr>
                      </w:ins>
                    </m:ctrlPr>
                  </m:sSupPr>
                  <m:e>
                    <m:d>
                      <m:dPr>
                        <m:ctrlPr>
                          <w:ins w:id="498" w:author="Chasco, Brandon Edward" w:date="2020-08-26T11:44:00Z">
                            <w:rPr>
                              <w:rFonts w:ascii="Cambria Math" w:hAnsi="Cambria Math"/>
                            </w:rPr>
                          </w:ins>
                        </m:ctrlPr>
                      </m:dPr>
                      <m:e>
                        <m:sSup>
                          <m:sSupPr>
                            <m:ctrlPr>
                              <w:ins w:id="499" w:author="Chasco, Brandon Edward" w:date="2020-08-26T11:44:00Z">
                                <w:rPr>
                                  <w:rFonts w:ascii="Cambria Math" w:eastAsia="Cambria Math" w:hAnsi="Cambria Math" w:cs="Cambria Math"/>
                                </w:rPr>
                              </w:ins>
                            </m:ctrlPr>
                          </m:sSupPr>
                          <m:e>
                            <m:r>
                              <w:ins w:id="500" w:author="Chasco, Brandon Edward" w:date="2020-08-26T11:44:00Z">
                                <m:rPr>
                                  <m:sty m:val="p"/>
                                </m:rPr>
                                <w:rPr>
                                  <w:rFonts w:ascii="Cambria Math" w:hAnsi="Cambria Math"/>
                                </w:rPr>
                                <m:t>ψ</m:t>
                              </w:ins>
                            </m:r>
                          </m:e>
                          <m:sup>
                            <m:r>
                              <w:ins w:id="501" w:author="Chasco, Brandon Edward" w:date="2020-08-26T11:44:00Z">
                                <m:rPr>
                                  <m:sty m:val="p"/>
                                </m:rPr>
                                <w:rPr>
                                  <w:rFonts w:ascii="Cambria Math" w:eastAsia="Cambria Math" w:hAnsi="Cambria Math" w:cs="Cambria Math"/>
                                </w:rPr>
                                <m:t>2</m:t>
                              </w:ins>
                            </m:r>
                          </m:sup>
                        </m:sSup>
                      </m:e>
                    </m:d>
                  </m:e>
                  <m:sup>
                    <m:r>
                      <w:ins w:id="502" w:author="Chasco, Brandon Edward" w:date="2020-08-26T11:44:00Z">
                        <m:rPr>
                          <m:sty m:val="p"/>
                        </m:rPr>
                        <w:rPr>
                          <w:rFonts w:ascii="Cambria Math" w:eastAsia="Cambria Math" w:hAnsi="Cambria Math" w:cs="Cambria Math"/>
                        </w:rPr>
                        <m:t>(rt)</m:t>
                      </w:ins>
                    </m:r>
                  </m:sup>
                </m:sSup>
              </m:oMath>
            </m:oMathPara>
          </w:p>
        </w:tc>
        <w:tc>
          <w:tcPr>
            <w:tcW w:w="6400" w:type="dxa"/>
          </w:tcPr>
          <w:p w14:paraId="2E5A14BA" w14:textId="77777777" w:rsidR="00E1020B" w:rsidRPr="00B166D4" w:rsidRDefault="00E1020B" w:rsidP="001C7249">
            <w:pPr>
              <w:spacing w:line="240" w:lineRule="auto"/>
              <w:rPr>
                <w:ins w:id="503" w:author="Chasco, Brandon Edward" w:date="2020-08-26T11:44:00Z"/>
              </w:rPr>
            </w:pPr>
            <w:ins w:id="504" w:author="Chasco, Brandon Edward" w:date="2020-08-26T11:44:00Z">
              <w:r w:rsidRPr="00B166D4">
                <w:t>variance of the year effect for rear type r</w:t>
              </w:r>
            </w:ins>
          </w:p>
        </w:tc>
      </w:tr>
      <w:tr w:rsidR="00E1020B" w:rsidRPr="006226B0" w14:paraId="659B8D7F" w14:textId="77777777" w:rsidTr="001C7249">
        <w:trPr>
          <w:trHeight w:val="700"/>
          <w:ins w:id="505" w:author="Chasco, Brandon Edward" w:date="2020-08-26T11:44:00Z"/>
        </w:trPr>
        <w:tc>
          <w:tcPr>
            <w:tcW w:w="2032" w:type="dxa"/>
          </w:tcPr>
          <w:p w14:paraId="5230F10A" w14:textId="77777777" w:rsidR="00E1020B" w:rsidRPr="006226B0" w:rsidRDefault="00E1020B" w:rsidP="001C7249">
            <w:pPr>
              <w:spacing w:line="240" w:lineRule="auto"/>
              <w:rPr>
                <w:ins w:id="506" w:author="Chasco, Brandon Edward" w:date="2020-08-26T11:44:00Z"/>
              </w:rPr>
            </w:pPr>
          </w:p>
        </w:tc>
        <w:tc>
          <w:tcPr>
            <w:tcW w:w="1267" w:type="dxa"/>
          </w:tcPr>
          <w:p w14:paraId="3A9BFBFA" w14:textId="77777777" w:rsidR="00E1020B" w:rsidRPr="00B166D4" w:rsidRDefault="00E1020B" w:rsidP="001C7249">
            <w:pPr>
              <w:jc w:val="center"/>
              <w:rPr>
                <w:ins w:id="507" w:author="Chasco, Brandon Edward" w:date="2020-08-26T11:44:00Z"/>
                <w:rFonts w:ascii="Cambria Math" w:eastAsia="Cambria Math" w:hAnsi="Cambria Math" w:cs="Cambria Math"/>
              </w:rPr>
            </w:pPr>
            <m:oMathPara>
              <m:oMath>
                <m:sSup>
                  <m:sSupPr>
                    <m:ctrlPr>
                      <w:ins w:id="508" w:author="Chasco, Brandon Edward" w:date="2020-08-26T11:44:00Z">
                        <w:rPr>
                          <w:rFonts w:ascii="Cambria Math" w:eastAsia="Cambria Math" w:hAnsi="Cambria Math" w:cs="Cambria Math"/>
                        </w:rPr>
                      </w:ins>
                    </m:ctrlPr>
                  </m:sSupPr>
                  <m:e>
                    <m:d>
                      <m:dPr>
                        <m:ctrlPr>
                          <w:ins w:id="509" w:author="Chasco, Brandon Edward" w:date="2020-08-26T11:44:00Z">
                            <w:rPr>
                              <w:rFonts w:ascii="Cambria Math" w:hAnsi="Cambria Math"/>
                            </w:rPr>
                          </w:ins>
                        </m:ctrlPr>
                      </m:dPr>
                      <m:e>
                        <m:sSup>
                          <m:sSupPr>
                            <m:ctrlPr>
                              <w:ins w:id="510" w:author="Chasco, Brandon Edward" w:date="2020-08-26T11:44:00Z">
                                <w:rPr>
                                  <w:rFonts w:ascii="Cambria Math" w:eastAsia="Cambria Math" w:hAnsi="Cambria Math" w:cs="Cambria Math"/>
                                </w:rPr>
                              </w:ins>
                            </m:ctrlPr>
                          </m:sSupPr>
                          <m:e>
                            <m:r>
                              <w:ins w:id="511" w:author="Chasco, Brandon Edward" w:date="2020-08-26T11:44:00Z">
                                <m:rPr>
                                  <m:sty m:val="p"/>
                                </m:rPr>
                                <w:rPr>
                                  <w:rFonts w:ascii="Cambria Math" w:hAnsi="Cambria Math"/>
                                </w:rPr>
                                <m:t>ϕ</m:t>
                              </w:ins>
                            </m:r>
                          </m:e>
                          <m:sup>
                            <m:r>
                              <w:ins w:id="512" w:author="Chasco, Brandon Edward" w:date="2020-08-26T11:44:00Z">
                                <m:rPr>
                                  <m:sty m:val="p"/>
                                </m:rPr>
                                <w:rPr>
                                  <w:rFonts w:ascii="Cambria Math" w:eastAsia="Cambria Math" w:hAnsi="Cambria Math" w:cs="Cambria Math"/>
                                </w:rPr>
                                <m:t>2</m:t>
                              </w:ins>
                            </m:r>
                          </m:sup>
                        </m:sSup>
                      </m:e>
                    </m:d>
                  </m:e>
                  <m:sup>
                    <m:r>
                      <w:ins w:id="513" w:author="Chasco, Brandon Edward" w:date="2020-08-26T11:44:00Z">
                        <m:rPr>
                          <m:sty m:val="p"/>
                        </m:rPr>
                        <w:rPr>
                          <w:rFonts w:ascii="Cambria Math" w:eastAsia="Cambria Math" w:hAnsi="Cambria Math" w:cs="Cambria Math"/>
                        </w:rPr>
                        <m:t>(r)</m:t>
                      </w:ins>
                    </m:r>
                  </m:sup>
                </m:sSup>
              </m:oMath>
            </m:oMathPara>
          </w:p>
        </w:tc>
        <w:tc>
          <w:tcPr>
            <w:tcW w:w="6400" w:type="dxa"/>
          </w:tcPr>
          <w:p w14:paraId="0D1E7C84" w14:textId="77777777" w:rsidR="00E1020B" w:rsidRPr="00B166D4" w:rsidRDefault="00E1020B" w:rsidP="001C7249">
            <w:pPr>
              <w:spacing w:line="240" w:lineRule="auto"/>
              <w:rPr>
                <w:ins w:id="514" w:author="Chasco, Brandon Edward" w:date="2020-08-26T11:44:00Z"/>
              </w:rPr>
            </w:pPr>
            <w:ins w:id="515" w:author="Chasco, Brandon Edward" w:date="2020-08-26T11:44:00Z">
              <w:r w:rsidRPr="00B166D4">
                <w:t>variance of the day year interaction for rear type r</w:t>
              </w:r>
            </w:ins>
          </w:p>
        </w:tc>
      </w:tr>
      <w:tr w:rsidR="00E1020B" w:rsidRPr="006226B0" w14:paraId="356F4664" w14:textId="77777777" w:rsidTr="001C7249">
        <w:trPr>
          <w:trHeight w:val="423"/>
          <w:ins w:id="516" w:author="Chasco, Brandon Edward" w:date="2020-08-26T11:44:00Z"/>
        </w:trPr>
        <w:tc>
          <w:tcPr>
            <w:tcW w:w="2032" w:type="dxa"/>
          </w:tcPr>
          <w:p w14:paraId="1B902E29" w14:textId="77777777" w:rsidR="00E1020B" w:rsidRPr="006226B0" w:rsidRDefault="00E1020B" w:rsidP="001C7249">
            <w:pPr>
              <w:spacing w:line="240" w:lineRule="auto"/>
              <w:rPr>
                <w:ins w:id="517" w:author="Chasco, Brandon Edward" w:date="2020-08-26T11:44:00Z"/>
              </w:rPr>
            </w:pPr>
            <w:ins w:id="518" w:author="Chasco, Brandon Edward" w:date="2020-08-26T11:44:00Z">
              <w:r w:rsidRPr="006226B0">
                <w:lastRenderedPageBreak/>
                <w:t>Random effects</w:t>
              </w:r>
            </w:ins>
          </w:p>
        </w:tc>
        <w:tc>
          <w:tcPr>
            <w:tcW w:w="1267" w:type="dxa"/>
          </w:tcPr>
          <w:p w14:paraId="05479963" w14:textId="77777777" w:rsidR="00E1020B" w:rsidRPr="00B166D4" w:rsidRDefault="00E1020B" w:rsidP="001C7249">
            <w:pPr>
              <w:jc w:val="center"/>
              <w:rPr>
                <w:ins w:id="519" w:author="Chasco, Brandon Edward" w:date="2020-08-26T11:44:00Z"/>
                <w:rFonts w:ascii="Cambria Math" w:eastAsia="Cambria Math" w:hAnsi="Cambria Math" w:cs="Cambria Math"/>
              </w:rPr>
            </w:pPr>
            <m:oMathPara>
              <m:oMath>
                <m:sSub>
                  <m:sSubPr>
                    <m:ctrlPr>
                      <w:ins w:id="520" w:author="Chasco, Brandon Edward" w:date="2020-08-26T11:44:00Z">
                        <w:rPr>
                          <w:rFonts w:ascii="Cambria Math" w:eastAsia="Cambria Math" w:hAnsi="Cambria Math" w:cs="Cambria Math"/>
                        </w:rPr>
                      </w:ins>
                    </m:ctrlPr>
                  </m:sSubPr>
                  <m:e>
                    <m:r>
                      <w:ins w:id="521" w:author="Chasco, Brandon Edward" w:date="2020-08-26T11:44:00Z">
                        <m:rPr>
                          <m:sty m:val="p"/>
                        </m:rPr>
                        <w:rPr>
                          <w:rFonts w:ascii="Cambria Math" w:hAnsi="Cambria Math"/>
                        </w:rPr>
                        <m:t>ν</m:t>
                      </w:ins>
                    </m:r>
                  </m:e>
                  <m:sub>
                    <m:r>
                      <w:ins w:id="522" w:author="Chasco, Brandon Edward" w:date="2020-08-26T11:44:00Z">
                        <m:rPr>
                          <m:sty m:val="p"/>
                        </m:rPr>
                        <w:rPr>
                          <w:rFonts w:ascii="Cambria Math" w:eastAsia="Cambria Math" w:hAnsi="Cambria Math" w:cs="Cambria Math"/>
                        </w:rPr>
                        <m:t>rj</m:t>
                      </w:ins>
                    </m:r>
                  </m:sub>
                </m:sSub>
              </m:oMath>
            </m:oMathPara>
          </w:p>
        </w:tc>
        <w:tc>
          <w:tcPr>
            <w:tcW w:w="6400" w:type="dxa"/>
          </w:tcPr>
          <w:p w14:paraId="26D4312D" w14:textId="77777777" w:rsidR="00E1020B" w:rsidRPr="00B166D4" w:rsidRDefault="00E1020B" w:rsidP="001C7249">
            <w:pPr>
              <w:spacing w:line="240" w:lineRule="auto"/>
              <w:rPr>
                <w:ins w:id="523" w:author="Chasco, Brandon Edward" w:date="2020-08-26T11:44:00Z"/>
              </w:rPr>
            </w:pPr>
            <w:ins w:id="524" w:author="Chasco, Brandon Edward" w:date="2020-08-26T11:44:00Z">
              <w:r w:rsidRPr="00B166D4">
                <w:t>day effect for day j for rear type r</w:t>
              </w:r>
            </w:ins>
          </w:p>
        </w:tc>
      </w:tr>
      <w:tr w:rsidR="00E1020B" w:rsidRPr="006226B0" w14:paraId="2BC2764E" w14:textId="77777777" w:rsidTr="001C7249">
        <w:trPr>
          <w:trHeight w:val="437"/>
          <w:ins w:id="525" w:author="Chasco, Brandon Edward" w:date="2020-08-26T11:44:00Z"/>
        </w:trPr>
        <w:tc>
          <w:tcPr>
            <w:tcW w:w="2032" w:type="dxa"/>
          </w:tcPr>
          <w:p w14:paraId="08EC4944" w14:textId="77777777" w:rsidR="00E1020B" w:rsidRPr="006226B0" w:rsidRDefault="00E1020B" w:rsidP="001C7249">
            <w:pPr>
              <w:spacing w:line="240" w:lineRule="auto"/>
              <w:rPr>
                <w:ins w:id="526" w:author="Chasco, Brandon Edward" w:date="2020-08-26T11:44:00Z"/>
              </w:rPr>
            </w:pPr>
          </w:p>
        </w:tc>
        <w:tc>
          <w:tcPr>
            <w:tcW w:w="1267" w:type="dxa"/>
          </w:tcPr>
          <w:p w14:paraId="6BC36E7F" w14:textId="77777777" w:rsidR="00E1020B" w:rsidRPr="00B166D4" w:rsidRDefault="00E1020B" w:rsidP="001C7249">
            <w:pPr>
              <w:jc w:val="center"/>
              <w:rPr>
                <w:ins w:id="527" w:author="Chasco, Brandon Edward" w:date="2020-08-26T11:44:00Z"/>
                <w:rFonts w:ascii="Cambria Math" w:eastAsia="Cambria Math" w:hAnsi="Cambria Math" w:cs="Cambria Math"/>
              </w:rPr>
            </w:pPr>
            <m:oMathPara>
              <m:oMath>
                <m:sSub>
                  <m:sSubPr>
                    <m:ctrlPr>
                      <w:ins w:id="528" w:author="Chasco, Brandon Edward" w:date="2020-08-26T11:44:00Z">
                        <w:rPr>
                          <w:rFonts w:ascii="Cambria Math" w:eastAsia="Cambria Math" w:hAnsi="Cambria Math" w:cs="Cambria Math"/>
                        </w:rPr>
                      </w:ins>
                    </m:ctrlPr>
                  </m:sSubPr>
                  <m:e>
                    <m:r>
                      <w:ins w:id="529" w:author="Chasco, Brandon Edward" w:date="2020-08-26T11:44:00Z">
                        <m:rPr>
                          <m:sty m:val="p"/>
                        </m:rPr>
                        <w:rPr>
                          <w:rFonts w:ascii="Cambria Math" w:hAnsi="Cambria Math"/>
                        </w:rPr>
                        <m:t>ω</m:t>
                      </w:ins>
                    </m:r>
                  </m:e>
                  <m:sub>
                    <m:r>
                      <w:ins w:id="530" w:author="Chasco, Brandon Edward" w:date="2020-08-26T11:44:00Z">
                        <m:rPr>
                          <m:sty m:val="p"/>
                        </m:rPr>
                        <w:rPr>
                          <w:rFonts w:ascii="Cambria Math" w:eastAsia="Cambria Math" w:hAnsi="Cambria Math" w:cs="Cambria Math"/>
                        </w:rPr>
                        <m:t>rt</m:t>
                      </w:ins>
                    </m:r>
                  </m:sub>
                </m:sSub>
              </m:oMath>
            </m:oMathPara>
          </w:p>
        </w:tc>
        <w:tc>
          <w:tcPr>
            <w:tcW w:w="6400" w:type="dxa"/>
          </w:tcPr>
          <w:p w14:paraId="4372F233" w14:textId="77777777" w:rsidR="00E1020B" w:rsidRPr="00B166D4" w:rsidRDefault="00E1020B" w:rsidP="001C7249">
            <w:pPr>
              <w:spacing w:line="240" w:lineRule="auto"/>
              <w:rPr>
                <w:ins w:id="531" w:author="Chasco, Brandon Edward" w:date="2020-08-26T11:44:00Z"/>
              </w:rPr>
            </w:pPr>
            <w:ins w:id="532" w:author="Chasco, Brandon Edward" w:date="2020-08-26T11:44:00Z">
              <w:r w:rsidRPr="00B166D4">
                <w:t>year effect for year y for rear type r</w:t>
              </w:r>
            </w:ins>
          </w:p>
        </w:tc>
      </w:tr>
      <w:tr w:rsidR="00E1020B" w:rsidRPr="006226B0" w14:paraId="6DA5D012" w14:textId="77777777" w:rsidTr="001C7249">
        <w:trPr>
          <w:trHeight w:val="685"/>
          <w:ins w:id="533" w:author="Chasco, Brandon Edward" w:date="2020-08-26T11:44:00Z"/>
        </w:trPr>
        <w:tc>
          <w:tcPr>
            <w:tcW w:w="2032" w:type="dxa"/>
            <w:tcBorders>
              <w:bottom w:val="single" w:sz="4" w:space="0" w:color="000000"/>
            </w:tcBorders>
          </w:tcPr>
          <w:p w14:paraId="5E4157C4" w14:textId="77777777" w:rsidR="00E1020B" w:rsidRPr="006226B0" w:rsidRDefault="00E1020B" w:rsidP="001C7249">
            <w:pPr>
              <w:spacing w:line="240" w:lineRule="auto"/>
              <w:rPr>
                <w:ins w:id="534" w:author="Chasco, Brandon Edward" w:date="2020-08-26T11:44:00Z"/>
              </w:rPr>
            </w:pPr>
          </w:p>
        </w:tc>
        <w:tc>
          <w:tcPr>
            <w:tcW w:w="1267" w:type="dxa"/>
            <w:tcBorders>
              <w:bottom w:val="single" w:sz="4" w:space="0" w:color="000000"/>
            </w:tcBorders>
          </w:tcPr>
          <w:p w14:paraId="0BD0D458" w14:textId="77777777" w:rsidR="00E1020B" w:rsidRPr="00B166D4" w:rsidRDefault="00E1020B" w:rsidP="001C7249">
            <w:pPr>
              <w:jc w:val="center"/>
              <w:rPr>
                <w:ins w:id="535" w:author="Chasco, Brandon Edward" w:date="2020-08-26T11:44:00Z"/>
                <w:rFonts w:ascii="Cambria Math" w:eastAsia="Cambria Math" w:hAnsi="Cambria Math" w:cs="Cambria Math"/>
              </w:rPr>
            </w:pPr>
            <m:oMathPara>
              <m:oMath>
                <m:sSub>
                  <m:sSubPr>
                    <m:ctrlPr>
                      <w:ins w:id="536" w:author="Chasco, Brandon Edward" w:date="2020-08-26T11:44:00Z">
                        <w:rPr>
                          <w:rFonts w:ascii="Cambria Math" w:eastAsia="Cambria Math" w:hAnsi="Cambria Math" w:cs="Cambria Math"/>
                        </w:rPr>
                      </w:ins>
                    </m:ctrlPr>
                  </m:sSubPr>
                  <m:e>
                    <m:r>
                      <w:ins w:id="537" w:author="Chasco, Brandon Edward" w:date="2020-08-26T11:44:00Z">
                        <m:rPr>
                          <m:sty m:val="p"/>
                        </m:rPr>
                        <w:rPr>
                          <w:rFonts w:ascii="Cambria Math" w:hAnsi="Cambria Math"/>
                        </w:rPr>
                        <m:t>ε</m:t>
                      </w:ins>
                    </m:r>
                  </m:e>
                  <m:sub>
                    <m:r>
                      <w:ins w:id="538" w:author="Chasco, Brandon Edward" w:date="2020-08-26T11:44:00Z">
                        <m:rPr>
                          <m:sty m:val="p"/>
                        </m:rPr>
                        <w:rPr>
                          <w:rFonts w:ascii="Cambria Math" w:eastAsia="Cambria Math" w:hAnsi="Cambria Math" w:cs="Cambria Math"/>
                        </w:rPr>
                        <m:t>rjt</m:t>
                      </w:ins>
                    </m:r>
                  </m:sub>
                </m:sSub>
              </m:oMath>
            </m:oMathPara>
          </w:p>
        </w:tc>
        <w:tc>
          <w:tcPr>
            <w:tcW w:w="6400" w:type="dxa"/>
            <w:tcBorders>
              <w:bottom w:val="single" w:sz="4" w:space="0" w:color="000000"/>
            </w:tcBorders>
          </w:tcPr>
          <w:p w14:paraId="656EFB26" w14:textId="77777777" w:rsidR="00E1020B" w:rsidRPr="00B166D4" w:rsidRDefault="00E1020B" w:rsidP="001C7249">
            <w:pPr>
              <w:spacing w:line="240" w:lineRule="auto"/>
              <w:rPr>
                <w:ins w:id="539" w:author="Chasco, Brandon Edward" w:date="2020-08-26T11:44:00Z"/>
              </w:rPr>
            </w:pPr>
            <w:ins w:id="540" w:author="Chasco, Brandon Edward" w:date="2020-08-26T11:44:00Z">
              <w:r w:rsidRPr="00B166D4">
                <w:t>day/year effect for day j, year t, and rear type r</w:t>
              </w:r>
            </w:ins>
          </w:p>
        </w:tc>
      </w:tr>
    </w:tbl>
    <w:p w14:paraId="0D2C38A1" w14:textId="77777777" w:rsidR="00E1020B" w:rsidRDefault="00E1020B" w:rsidP="00E1020B">
      <w:pPr>
        <w:spacing w:line="259" w:lineRule="auto"/>
        <w:rPr>
          <w:ins w:id="541" w:author="Chasco, Brandon Edward" w:date="2020-08-26T11:44:00Z"/>
        </w:rPr>
      </w:pPr>
    </w:p>
    <w:p w14:paraId="74853627" w14:textId="77777777" w:rsidR="00E1020B" w:rsidRDefault="00E1020B" w:rsidP="00E1020B">
      <w:pPr>
        <w:pBdr>
          <w:top w:val="nil"/>
          <w:left w:val="nil"/>
          <w:bottom w:val="nil"/>
          <w:right w:val="nil"/>
          <w:between w:val="nil"/>
        </w:pBdr>
        <w:spacing w:after="200"/>
        <w:rPr>
          <w:ins w:id="542" w:author="Chasco, Brandon Edward" w:date="2020-08-26T11:44:00Z"/>
          <w:color w:val="000000"/>
        </w:rPr>
      </w:pPr>
    </w:p>
    <w:p w14:paraId="357B62D1" w14:textId="77777777" w:rsidR="00E1020B" w:rsidRDefault="00E1020B" w:rsidP="00E1020B">
      <w:pPr>
        <w:rPr>
          <w:ins w:id="543" w:author="Chasco, Brandon Edward" w:date="2020-08-26T11:44:00Z"/>
          <w:color w:val="000000"/>
        </w:rPr>
      </w:pPr>
      <w:ins w:id="544" w:author="Chasco, Brandon Edward" w:date="2020-08-26T11:44:00Z">
        <w:r>
          <w:rPr>
            <w:color w:val="000000"/>
          </w:rPr>
          <w:br w:type="page"/>
        </w:r>
      </w:ins>
    </w:p>
    <w:p w14:paraId="53992D4D" w14:textId="4C90D4C2" w:rsidR="00E1020B" w:rsidRPr="00B166D4" w:rsidDel="00E1020B" w:rsidRDefault="00E1020B" w:rsidP="00B26111">
      <w:pPr>
        <w:rPr>
          <w:del w:id="545" w:author="Chasco, Brandon Edward" w:date="2020-08-26T11:44:00Z"/>
          <w:color w:val="000000"/>
        </w:rPr>
      </w:pPr>
    </w:p>
    <w:p w14:paraId="3D815A99" w14:textId="77777777" w:rsidR="00B26111" w:rsidRPr="00B166D4" w:rsidRDefault="00B26111" w:rsidP="00B26111">
      <w:r w:rsidRPr="00B166D4">
        <w:tab/>
        <w:t xml:space="preserve">The </w:t>
      </w:r>
      <w:r>
        <w:t>predicted SAR</w:t>
      </w:r>
      <w:r w:rsidRPr="00B166D4">
        <w:t xml:space="preserve"> </w:t>
      </w:r>
      <w:r>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Pr>
          <w:color w:val="000000"/>
        </w:rPr>
        <w:t xml:space="preserve">) </w:t>
      </w:r>
      <w:r w:rsidRPr="00B166D4">
        <w:t xml:space="preserve">given the observed total cohort of smolts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267D66C4" w14:textId="768B827D" w:rsidR="00B26111" w:rsidRPr="00B166D4" w:rsidRDefault="00B26111" w:rsidP="007B6B89">
      <w:pPr>
        <w:pBdr>
          <w:top w:val="nil"/>
          <w:left w:val="nil"/>
          <w:bottom w:val="nil"/>
          <w:right w:val="nil"/>
          <w:between w:val="nil"/>
        </w:pBdr>
        <w:spacing w:after="200"/>
        <w:jc w:val="right"/>
        <w:rPr>
          <w:color w:val="000000"/>
        </w:rPr>
        <w:pPrChange w:id="546" w:author="Chasco, Brandon Edward" w:date="2020-08-26T11:01:00Z">
          <w:pPr>
            <w:pBdr>
              <w:top w:val="nil"/>
              <w:left w:val="nil"/>
              <w:bottom w:val="nil"/>
              <w:right w:val="nil"/>
              <w:between w:val="nil"/>
            </w:pBdr>
            <w:spacing w:after="200"/>
          </w:pPr>
        </w:pPrChange>
      </w:pPr>
      <w:del w:id="547" w:author="Chasco, Brandon Edward" w:date="2020-08-26T11:00:00Z">
        <w:r w:rsidRPr="00B166D4" w:rsidDel="007B6B89">
          <w:rPr>
            <w:color w:val="000000"/>
          </w:rPr>
          <w:delText>Equation 3.</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ins w:id="548" w:author="Chasco, Brandon Edward" w:date="2020-08-26T10:57:00Z">
        <w:r w:rsidR="007B6B89">
          <w:rPr>
            <w:color w:val="000000"/>
          </w:rPr>
          <w:tab/>
          <w:t>(3)</w:t>
        </w:r>
      </w:ins>
    </w:p>
    <w:p w14:paraId="33DC361C" w14:textId="77777777" w:rsidR="00B26111" w:rsidRPr="00B166D4" w:rsidRDefault="00B26111" w:rsidP="00B26111">
      <w:pPr>
        <w:ind w:firstLine="720"/>
      </w:pPr>
      <w:r w:rsidRPr="00B166D4">
        <w:t>The random effects by rear type r for calendar day and year are treated as auto-regressive processes with lag 1 (i.e., AR(1)),</w:t>
      </w:r>
    </w:p>
    <w:p w14:paraId="22149FE6" w14:textId="02FA3237" w:rsidR="00B26111" w:rsidRPr="00B166D4" w:rsidRDefault="00B26111" w:rsidP="007B6B89">
      <w:pPr>
        <w:pBdr>
          <w:top w:val="nil"/>
          <w:left w:val="nil"/>
          <w:bottom w:val="nil"/>
          <w:right w:val="nil"/>
          <w:between w:val="nil"/>
        </w:pBdr>
        <w:spacing w:after="200"/>
        <w:jc w:val="right"/>
        <w:rPr>
          <w:b/>
          <w:color w:val="000000"/>
        </w:rPr>
        <w:pPrChange w:id="549" w:author="Chasco, Brandon Edward" w:date="2020-08-26T11:01:00Z">
          <w:pPr>
            <w:pBdr>
              <w:top w:val="nil"/>
              <w:left w:val="nil"/>
              <w:bottom w:val="nil"/>
              <w:right w:val="nil"/>
              <w:between w:val="nil"/>
            </w:pBdr>
            <w:spacing w:after="200"/>
          </w:pPr>
        </w:pPrChange>
      </w:pPr>
      <w:del w:id="550" w:author="Chasco, Brandon Edward" w:date="2020-08-26T11:00:00Z">
        <w:r w:rsidRPr="00B166D4" w:rsidDel="007B6B89">
          <w:rPr>
            <w:color w:val="000000"/>
          </w:rPr>
          <w:delText>Equation 4.</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ins w:id="551" w:author="Chasco, Brandon Edward" w:date="2020-08-26T10:57:00Z">
        <w:r w:rsidR="007B6B89">
          <w:rPr>
            <w:color w:val="000000"/>
          </w:rPr>
          <w:tab/>
          <w:t>(4)</w:t>
        </w:r>
      </w:ins>
    </w:p>
    <w:p w14:paraId="0C46F839" w14:textId="285A638B" w:rsidR="00B26111" w:rsidRPr="00B166D4" w:rsidRDefault="00B26111" w:rsidP="007B6B89">
      <w:pPr>
        <w:pBdr>
          <w:top w:val="nil"/>
          <w:left w:val="nil"/>
          <w:bottom w:val="nil"/>
          <w:right w:val="nil"/>
          <w:between w:val="nil"/>
        </w:pBdr>
        <w:spacing w:after="200"/>
        <w:jc w:val="right"/>
        <w:rPr>
          <w:b/>
          <w:color w:val="000000"/>
        </w:rPr>
        <w:pPrChange w:id="552" w:author="Chasco, Brandon Edward" w:date="2020-08-26T11:01:00Z">
          <w:pPr>
            <w:pBdr>
              <w:top w:val="nil"/>
              <w:left w:val="nil"/>
              <w:bottom w:val="nil"/>
              <w:right w:val="nil"/>
              <w:between w:val="nil"/>
            </w:pBdr>
            <w:spacing w:after="200"/>
          </w:pPr>
        </w:pPrChange>
      </w:pPr>
      <w:del w:id="553" w:author="Chasco, Brandon Edward" w:date="2020-08-26T11:00:00Z">
        <w:r w:rsidRPr="00B166D4" w:rsidDel="007B6B89">
          <w:rPr>
            <w:color w:val="000000"/>
          </w:rPr>
          <w:delText>Equation 5.</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ins w:id="554" w:author="Chasco, Brandon Edward" w:date="2020-08-26T10:58:00Z">
        <w:r w:rsidR="007B6B89">
          <w:rPr>
            <w:color w:val="000000"/>
          </w:rPr>
          <w:tab/>
          <w:t>(5)</w:t>
        </w:r>
      </w:ins>
    </w:p>
    <w:p w14:paraId="19AD68FE" w14:textId="77777777" w:rsidR="00B26111" w:rsidRPr="00B166D4" w:rsidRDefault="00B26111" w:rsidP="00B26111">
      <w:r w:rsidRPr="00B166D4">
        <w:t xml:space="preserve">where,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Pr="00B166D4">
        <w:t xml:space="preserve"> are measures of the variances of the random effects for day and year, respectively. The random effect for the interaction between day and year was treated as a two-dimensional auto-regressive process,</w:t>
      </w:r>
    </w:p>
    <w:p w14:paraId="2CA19A49" w14:textId="17FDA1E2" w:rsidR="00B26111" w:rsidRPr="00B166D4" w:rsidRDefault="00B26111" w:rsidP="007B6B89">
      <w:pPr>
        <w:pBdr>
          <w:top w:val="nil"/>
          <w:left w:val="nil"/>
          <w:bottom w:val="nil"/>
          <w:right w:val="nil"/>
          <w:between w:val="nil"/>
        </w:pBdr>
        <w:spacing w:after="200"/>
        <w:jc w:val="right"/>
        <w:rPr>
          <w:color w:val="000000"/>
        </w:rPr>
        <w:pPrChange w:id="555" w:author="Chasco, Brandon Edward" w:date="2020-08-26T11:01:00Z">
          <w:pPr>
            <w:pBdr>
              <w:top w:val="nil"/>
              <w:left w:val="nil"/>
              <w:bottom w:val="nil"/>
              <w:right w:val="nil"/>
              <w:between w:val="nil"/>
            </w:pBdr>
            <w:spacing w:after="200"/>
          </w:pPr>
        </w:pPrChange>
      </w:pPr>
      <w:del w:id="556" w:author="Chasco, Brandon Edward" w:date="2020-08-26T11:00:00Z">
        <w:r w:rsidRPr="00B166D4" w:rsidDel="007B6B89">
          <w:rPr>
            <w:color w:val="000000"/>
          </w:rPr>
          <w:delText>Equation 6.</w:delText>
        </w:r>
        <w:r w:rsidRPr="00B166D4" w:rsidDel="007B6B89">
          <w:rPr>
            <w:color w:val="000000"/>
          </w:rPr>
          <w:tab/>
        </w:r>
      </w:del>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ins w:id="557" w:author="Chasco, Brandon Edward" w:date="2020-08-26T10:58:00Z">
        <w:r w:rsidR="007B6B89">
          <w:rPr>
            <w:color w:val="000000"/>
          </w:rPr>
          <w:tab/>
          <w:t>(6)</w:t>
        </w:r>
      </w:ins>
    </w:p>
    <w:p w14:paraId="4EA8BD55" w14:textId="77777777" w:rsidR="00B26111" w:rsidRPr="00B166D4" w:rsidRDefault="00B26111" w:rsidP="00B26111">
      <w:pPr>
        <w:pStyle w:val="Heading4"/>
        <w:rPr>
          <w:b w:val="0"/>
        </w:rPr>
      </w:pPr>
      <w:r>
        <w:rPr>
          <w:b w:val="0"/>
        </w:rPr>
        <w:t>w</w:t>
      </w:r>
      <w:r w:rsidRPr="00B166D4">
        <w:rPr>
          <w:b w:val="0"/>
        </w:rPr>
        <w:t>here</w:t>
      </w:r>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Pr="00B166D4">
        <w:rPr>
          <w:b w:val="0"/>
        </w:rPr>
        <w:t xml:space="preserve"> of the covariance matrix are equal to</w:t>
      </w:r>
    </w:p>
    <w:p w14:paraId="3A74456A" w14:textId="2BF5AF18" w:rsidR="00B26111" w:rsidRPr="00B166D4" w:rsidRDefault="00B26111" w:rsidP="007B6B89">
      <w:pPr>
        <w:pBdr>
          <w:top w:val="nil"/>
          <w:left w:val="nil"/>
          <w:bottom w:val="nil"/>
          <w:right w:val="nil"/>
          <w:between w:val="nil"/>
        </w:pBdr>
        <w:spacing w:after="200"/>
        <w:jc w:val="right"/>
        <w:rPr>
          <w:color w:val="000000"/>
        </w:rPr>
        <w:pPrChange w:id="558" w:author="Chasco, Brandon Edward" w:date="2020-08-26T11:02:00Z">
          <w:pPr>
            <w:pBdr>
              <w:top w:val="nil"/>
              <w:left w:val="nil"/>
              <w:bottom w:val="nil"/>
              <w:right w:val="nil"/>
              <w:between w:val="nil"/>
            </w:pBdr>
            <w:spacing w:after="200"/>
          </w:pPr>
        </w:pPrChange>
      </w:pPr>
      <w:del w:id="559" w:author="Chasco, Brandon Edward" w:date="2020-08-26T11:00:00Z">
        <w:r w:rsidRPr="00B166D4" w:rsidDel="007B6B89">
          <w:rPr>
            <w:color w:val="000000"/>
          </w:rPr>
          <w:delText xml:space="preserve">Equation 7. </w:delText>
        </w:r>
        <w:r w:rsidRPr="00B166D4" w:rsidDel="007B6B89">
          <w:rPr>
            <w:color w:val="000000"/>
          </w:rPr>
          <w:tab/>
        </w:r>
      </w:del>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del w:id="560" w:author="Chasco, Brandon Edward" w:date="2020-08-26T10:58:00Z">
        <w:r w:rsidRPr="00B166D4" w:rsidDel="007B6B89">
          <w:rPr>
            <w:color w:val="000000"/>
          </w:rPr>
          <w:delText>,</w:delText>
        </w:r>
      </w:del>
      <w:ins w:id="561" w:author="Chasco, Brandon Edward" w:date="2020-08-26T10:58:00Z">
        <w:r w:rsidR="007B6B89">
          <w:rPr>
            <w:color w:val="000000"/>
          </w:rPr>
          <w:tab/>
          <w:t>(7)</w:t>
        </w:r>
      </w:ins>
    </w:p>
    <w:p w14:paraId="1997BDB1" w14:textId="77777777" w:rsidR="00B26111" w:rsidRPr="00B166D4" w:rsidRDefault="00B26111" w:rsidP="00B26111">
      <w:pPr>
        <w:tabs>
          <w:tab w:val="left" w:pos="0"/>
        </w:tabs>
      </w:pPr>
      <w:r w:rsidRPr="00B166D4">
        <w:lastRenderedPageBreak/>
        <w:t xml:space="preserve">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Pr="006226B0">
        <w:t xml:space="preserve"> r</w:t>
      </w:r>
      <w:r w:rsidRPr="00B166D4">
        <w:t>.</w:t>
      </w:r>
    </w:p>
    <w:p w14:paraId="6D54DC08" w14:textId="34DEBAEA" w:rsidR="00B26111" w:rsidRPr="00B166D4" w:rsidRDefault="00B26111" w:rsidP="00B26111">
      <w:pPr>
        <w:tabs>
          <w:tab w:val="left" w:pos="0"/>
        </w:tabs>
      </w:pPr>
      <w:r w:rsidRPr="00B166D4">
        <w:tab/>
        <w:t xml:space="preserve">To estimate the fixed and random effects of the model, we use the non-linear optimization libraries in Template Model Builder package </w:t>
      </w:r>
      <w:r>
        <w:fldChar w:fldCharType="begin"/>
      </w:r>
      <w:r w:rsidR="009B0FE2">
        <w:instrText xml:space="preserve"> ADDIN ZOTERO_ITEM CSL_CITATION {"citationID":"Z1sw71iY","properties":{"formattedCitation":"[21]","plainCitation":"[21]","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fldChar w:fldCharType="separate"/>
      </w:r>
      <w:r w:rsidR="009B0FE2" w:rsidRPr="009B0FE2">
        <w:t>[21]</w:t>
      </w:r>
      <w:r>
        <w:fldChar w:fldCharType="end"/>
      </w:r>
      <w:r w:rsidRPr="00B166D4">
        <w:t xml:space="preserve"> built for R </w:t>
      </w:r>
      <w:r>
        <w:fldChar w:fldCharType="begin"/>
      </w:r>
      <w:r w:rsidR="009B0FE2">
        <w:instrText xml:space="preserve"> ADDIN ZOTERO_ITEM CSL_CITATION {"citationID":"0GRNjHhq","properties":{"formattedCitation":"[22]","plainCitation":"[22]","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fldChar w:fldCharType="separate"/>
      </w:r>
      <w:r w:rsidR="009B0FE2" w:rsidRPr="009B0FE2">
        <w:t>[22]</w:t>
      </w:r>
      <w:r>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6B8A099A" w14:textId="109E71D2" w:rsidR="00B26111" w:rsidRPr="00B166D4" w:rsidRDefault="00B26111" w:rsidP="007B6B89">
      <w:pPr>
        <w:tabs>
          <w:tab w:val="left" w:pos="0"/>
        </w:tabs>
        <w:jc w:val="right"/>
        <w:pPrChange w:id="562" w:author="Chasco, Brandon Edward" w:date="2020-08-26T11:02:00Z">
          <w:pPr>
            <w:tabs>
              <w:tab w:val="left" w:pos="0"/>
            </w:tabs>
          </w:pPr>
        </w:pPrChange>
      </w:pPr>
      <w:del w:id="563" w:author="Chasco, Brandon Edward" w:date="2020-08-26T11:00:00Z">
        <w:r w:rsidRPr="00B166D4" w:rsidDel="007B6B89">
          <w:delText>Equation 8.</w:delText>
        </w:r>
        <w:r w:rsidRPr="00B166D4" w:rsidDel="007B6B89">
          <w:tab/>
        </w:r>
      </w:del>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ins w:id="564" w:author="Chasco, Brandon Edward" w:date="2020-08-26T10:58:00Z">
        <w:r w:rsidR="007B6B89">
          <w:tab/>
          <w:t>(8)</w:t>
        </w:r>
      </w:ins>
    </w:p>
    <w:p w14:paraId="299F4BF6" w14:textId="6EA594B4" w:rsidR="00B26111" w:rsidRPr="00B166D4" w:rsidRDefault="00B26111" w:rsidP="00B26111">
      <w:pPr>
        <w:tabs>
          <w:tab w:val="left" w:pos="0"/>
        </w:tabs>
      </w:pPr>
      <w:r w:rsidRPr="00B166D4">
        <w:t xml:space="preserve">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(Akaike’s information criterion; </w:t>
      </w:r>
      <w:r>
        <w:fldChar w:fldCharType="begin"/>
      </w:r>
      <w:r w:rsidR="009B0FE2">
        <w:instrText xml:space="preserve"> ADDIN ZOTERO_ITEM CSL_CITATION {"citationID":"Gt5Hj56D","properties":{"formattedCitation":"[23]","plainCitation":"[23]","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fldChar w:fldCharType="separate"/>
      </w:r>
      <w:r w:rsidR="009B0FE2" w:rsidRPr="009B0FE2">
        <w:t>[23]</w:t>
      </w:r>
      <w:r>
        <w:fldChar w:fldCharType="end"/>
      </w:r>
      <w:r w:rsidRPr="00B166D4">
        <w:t>) using the TMBhelper package.</w:t>
      </w:r>
    </w:p>
    <w:p w14:paraId="5F31EF50" w14:textId="77777777" w:rsidR="00B26111" w:rsidRPr="00B166D4" w:rsidRDefault="00B26111" w:rsidP="00B26111">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i)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magnitude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t xml:space="preserve"> Further research examining the covariance of these two groups could be considered in future analyses.</w:t>
      </w:r>
    </w:p>
    <w:p w14:paraId="19B6ACD4" w14:textId="77777777" w:rsidR="00B26111" w:rsidRPr="00B166D4" w:rsidRDefault="00B26111" w:rsidP="006D27E2">
      <w:pPr>
        <w:pStyle w:val="Heading2"/>
        <w:pPrChange w:id="565" w:author="Chasco, Brandon Edward" w:date="2020-08-26T10:29:00Z">
          <w:pPr/>
        </w:pPrChange>
      </w:pPr>
      <w:r w:rsidRPr="00B166D4">
        <w:t>Model validation</w:t>
      </w:r>
    </w:p>
    <w:p w14:paraId="1010EF8D" w14:textId="41B94828" w:rsidR="00B26111" w:rsidRDefault="00B26111" w:rsidP="00D27709">
      <w:pPr>
        <w:pStyle w:val="Caption"/>
        <w:rPr>
          <w:ins w:id="566" w:author="Chasco, Brandon Edward" w:date="2020-08-26T11:44:00Z"/>
          <w:b/>
        </w:rPr>
      </w:pPr>
      <w:r w:rsidRPr="00B166D4">
        <w:tab/>
        <w:t>To validate that the parameters for our model (</w:t>
      </w:r>
      <m:oMath>
        <m:r>
          <m:rPr>
            <m:sty m:val="b"/>
          </m:rPr>
          <w:rPr>
            <w:rFonts w:ascii="Cambria Math" w:hAnsi="Cambria Math"/>
          </w:rPr>
          <m:t>θ</m:t>
        </m:r>
      </m:oMath>
      <w:r w:rsidRPr="00B166D4">
        <w:rPr>
          <w:b/>
        </w:rPr>
        <w:t xml:space="preserve"> </w:t>
      </w:r>
      <w:r w:rsidRPr="00B166D4">
        <w:t xml:space="preserve">and </w:t>
      </w:r>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t xml:space="preserve">supplemental </w:t>
      </w:r>
      <w:r w:rsidRPr="00B166D4">
        <w:t>Table.</w:t>
      </w:r>
      <w:r>
        <w:t>S1</w:t>
      </w:r>
      <w:r w:rsidRPr="00B166D4">
        <w:t xml:space="preserve"> for a list of simulation R scripts). For each trial we generated 500 random data sets of the number of wild smolts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t xml:space="preserve">for </w:t>
      </w:r>
      <w:r w:rsidRPr="00B166D4">
        <w:t xml:space="preserve">the temporal random-effects for trial h and experiment e based on the maximum likelihood estimates </w:t>
      </w:r>
      <w:r>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t xml:space="preserve">) </w:t>
      </w:r>
      <w:r w:rsidRPr="00B166D4">
        <w:t>for the variances from the model with the lowest AIC (see</w:t>
      </w:r>
      <w:r w:rsidR="00CB353E">
        <w:t xml:space="preserve"> </w:t>
      </w:r>
      <w:r w:rsidR="00CB353E">
        <w:fldChar w:fldCharType="begin"/>
      </w:r>
      <w:r w:rsidR="00CB353E">
        <w:instrText xml:space="preserve"> REF _Ref39754795 \h </w:instrText>
      </w:r>
      <w:r w:rsidR="00CB353E">
        <w:fldChar w:fldCharType="separate"/>
      </w:r>
      <w:r w:rsidR="00D27709">
        <w:t xml:space="preserve">Table </w:t>
      </w:r>
      <w:r w:rsidR="00D27709">
        <w:rPr>
          <w:noProof/>
        </w:rPr>
        <w:t>4</w:t>
      </w:r>
      <w:r w:rsidR="00CB353E">
        <w:fldChar w:fldCharType="end"/>
      </w:r>
      <w:ins w:id="567" w:author="Chasco, Brandon Edward" w:date="2020-08-26T11:44:00Z">
        <w:r w:rsidR="00A50AAF">
          <w:t>)</w:t>
        </w:r>
      </w:ins>
      <w:r w:rsidR="00CB353E">
        <w:t>,</w:t>
      </w:r>
      <w:r w:rsidRPr="00B166D4">
        <w:t xml:space="preserve">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w:t>
      </w:r>
      <w:ins w:id="568" w:author="Chasco, Brandon Edward" w:date="2020-08-26T10:59:00Z">
        <w:r w:rsidR="007B6B89">
          <w:t>e</w:t>
        </w:r>
      </w:ins>
      <w:del w:id="569" w:author="Chasco, Brandon Edward" w:date="2020-08-26T10:59:00Z">
        <w:r w:rsidRPr="00B166D4" w:rsidDel="007B6B89">
          <w:delText>E</w:delText>
        </w:r>
      </w:del>
      <w:r w:rsidRPr="00B166D4">
        <w:t xml:space="preserve">quation 3), randomly draw the number of fish that survive to adulthood based on the vector sample sizes </w:t>
      </w:r>
      <w:r w:rsidRPr="005B101B">
        <w:t>for</w:t>
      </w:r>
      <w:r w:rsidRPr="00B166D4">
        <w:t xml:space="preserve"> each day and year with observations</w:t>
      </w:r>
      <w:r>
        <w:t xml:space="preserve"> (</w:t>
      </w:r>
      <w:r w:rsidRPr="00ED5F0A">
        <w:rPr>
          <w:b/>
        </w:rPr>
        <w:t>n</w:t>
      </w:r>
      <w:r>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t xml:space="preserve"> t</w:t>
      </w:r>
      <w:r w:rsidRPr="00B166D4">
        <w:t>o estimate</w:t>
      </w:r>
      <w:r>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0A0EB1CC" w14:textId="77777777" w:rsidR="00A50AAF" w:rsidRPr="006226B0" w:rsidRDefault="00A50AAF" w:rsidP="00A50AAF">
      <w:pPr>
        <w:pBdr>
          <w:top w:val="nil"/>
          <w:left w:val="nil"/>
          <w:bottom w:val="nil"/>
          <w:right w:val="nil"/>
          <w:between w:val="nil"/>
        </w:pBdr>
        <w:spacing w:after="200"/>
        <w:rPr>
          <w:ins w:id="570" w:author="Chasco, Brandon Edward" w:date="2020-08-26T11:44:00Z"/>
          <w:color w:val="000000"/>
        </w:rPr>
      </w:pPr>
      <w:ins w:id="571" w:author="Chasco, Brandon Edward" w:date="2020-08-26T11:44:00Z">
        <w:r>
          <w:rPr>
            <w:color w:val="000000"/>
          </w:rPr>
          <w:lastRenderedPageBreak/>
          <w:fldChar w:fldCharType="begin"/>
        </w:r>
        <w:r>
          <w:rPr>
            <w:color w:val="000000"/>
          </w:rPr>
          <w:instrText xml:space="preserve"> REF _Ref39755703 \h </w:instrText>
        </w:r>
        <w:r>
          <w:rPr>
            <w:color w:val="000000"/>
          </w:rPr>
        </w:r>
        <w:r>
          <w:rPr>
            <w:color w:val="000000"/>
          </w:rPr>
          <w:fldChar w:fldCharType="separate"/>
        </w:r>
        <w:r>
          <w:t xml:space="preserve">Table </w:t>
        </w:r>
        <w:r>
          <w:rPr>
            <w:noProof/>
          </w:rPr>
          <w:t>4</w:t>
        </w:r>
        <w:r>
          <w:t>.</w:t>
        </w:r>
        <w:r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w:t>
        </w:r>
        <w:r>
          <w:rPr>
            <w:color w:val="000000"/>
          </w:rPr>
          <w:fldChar w:fldCharType="end"/>
        </w:r>
        <w:r w:rsidDel="00455D4C">
          <w:rPr>
            <w:color w:val="000000"/>
          </w:rPr>
          <w:t xml:space="preserve"> </w:t>
        </w:r>
      </w:ins>
    </w:p>
    <w:tbl>
      <w:tblPr>
        <w:tblStyle w:val="a2"/>
        <w:tblW w:w="10793" w:type="dxa"/>
        <w:tblLayout w:type="fixed"/>
        <w:tblLook w:val="0400" w:firstRow="0" w:lastRow="0" w:firstColumn="0" w:lastColumn="0" w:noHBand="0" w:noVBand="1"/>
      </w:tblPr>
      <w:tblGrid>
        <w:gridCol w:w="960"/>
        <w:gridCol w:w="120"/>
        <w:gridCol w:w="90"/>
        <w:gridCol w:w="911"/>
        <w:gridCol w:w="780"/>
        <w:gridCol w:w="1140"/>
        <w:gridCol w:w="1072"/>
        <w:gridCol w:w="1879"/>
        <w:gridCol w:w="1879"/>
        <w:gridCol w:w="1002"/>
        <w:gridCol w:w="960"/>
      </w:tblGrid>
      <w:tr w:rsidR="00A50AAF" w:rsidRPr="006226B0" w14:paraId="017BB3E9" w14:textId="77777777" w:rsidTr="001C7249">
        <w:trPr>
          <w:trHeight w:val="300"/>
          <w:ins w:id="572" w:author="Chasco, Brandon Edward" w:date="2020-08-26T11:44:00Z"/>
        </w:trPr>
        <w:tc>
          <w:tcPr>
            <w:tcW w:w="960" w:type="dxa"/>
            <w:tcBorders>
              <w:top w:val="single" w:sz="4" w:space="0" w:color="000000"/>
              <w:left w:val="nil"/>
              <w:bottom w:val="nil"/>
              <w:right w:val="nil"/>
            </w:tcBorders>
            <w:shd w:val="clear" w:color="auto" w:fill="auto"/>
            <w:vAlign w:val="bottom"/>
          </w:tcPr>
          <w:p w14:paraId="70C7A59D" w14:textId="77777777" w:rsidR="00A50AAF" w:rsidRPr="00B166D4" w:rsidRDefault="00A50AAF" w:rsidP="001C7249">
            <w:pPr>
              <w:spacing w:after="0" w:line="240" w:lineRule="auto"/>
              <w:rPr>
                <w:ins w:id="573" w:author="Chasco, Brandon Edward" w:date="2020-08-26T11:44:00Z"/>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36297551" w14:textId="77777777" w:rsidR="00A50AAF" w:rsidRPr="00B166D4" w:rsidRDefault="00A50AAF" w:rsidP="001C7249">
            <w:pPr>
              <w:spacing w:after="0" w:line="240" w:lineRule="auto"/>
              <w:rPr>
                <w:ins w:id="574" w:author="Chasco, Brandon Edward" w:date="2020-08-26T11:44:00Z"/>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6F8672E0" w14:textId="77777777" w:rsidR="00A50AAF" w:rsidRPr="00B166D4" w:rsidRDefault="00A50AAF" w:rsidP="001C7249">
            <w:pPr>
              <w:spacing w:after="0" w:line="240" w:lineRule="auto"/>
              <w:jc w:val="center"/>
              <w:rPr>
                <w:ins w:id="575" w:author="Chasco, Brandon Edward" w:date="2020-08-26T11:44:00Z"/>
                <w:color w:val="000000"/>
                <w:sz w:val="22"/>
                <w:szCs w:val="22"/>
              </w:rPr>
            </w:pPr>
            <w:ins w:id="576" w:author="Chasco, Brandon Edward" w:date="2020-08-26T11:44:00Z">
              <w:r w:rsidRPr="00B166D4">
                <w:rPr>
                  <w:color w:val="000000"/>
                  <w:sz w:val="22"/>
                  <w:szCs w:val="22"/>
                </w:rPr>
                <w:t>Random effect</w:t>
              </w:r>
            </w:ins>
          </w:p>
        </w:tc>
        <w:tc>
          <w:tcPr>
            <w:tcW w:w="3758" w:type="dxa"/>
            <w:gridSpan w:val="2"/>
            <w:tcBorders>
              <w:top w:val="single" w:sz="4" w:space="0" w:color="000000"/>
              <w:left w:val="nil"/>
              <w:bottom w:val="single" w:sz="4" w:space="0" w:color="000000"/>
              <w:right w:val="nil"/>
            </w:tcBorders>
            <w:shd w:val="clear" w:color="auto" w:fill="auto"/>
            <w:vAlign w:val="bottom"/>
          </w:tcPr>
          <w:p w14:paraId="13F1DC09" w14:textId="77777777" w:rsidR="00A50AAF" w:rsidRPr="00B166D4" w:rsidRDefault="00A50AAF" w:rsidP="001C7249">
            <w:pPr>
              <w:spacing w:after="0" w:line="240" w:lineRule="auto"/>
              <w:jc w:val="center"/>
              <w:rPr>
                <w:ins w:id="577" w:author="Chasco, Brandon Edward" w:date="2020-08-26T11:44:00Z"/>
                <w:color w:val="000000"/>
                <w:sz w:val="22"/>
                <w:szCs w:val="22"/>
              </w:rPr>
            </w:pPr>
            <w:ins w:id="578" w:author="Chasco, Brandon Edward" w:date="2020-08-26T11:44:00Z">
              <w:r w:rsidRPr="00B166D4">
                <w:rPr>
                  <w:color w:val="000000"/>
                  <w:sz w:val="22"/>
                  <w:szCs w:val="22"/>
                </w:rPr>
                <w:t>Covariate</w:t>
              </w:r>
            </w:ins>
          </w:p>
        </w:tc>
        <w:tc>
          <w:tcPr>
            <w:tcW w:w="1002" w:type="dxa"/>
            <w:tcBorders>
              <w:top w:val="single" w:sz="4" w:space="0" w:color="000000"/>
              <w:left w:val="nil"/>
              <w:bottom w:val="nil"/>
              <w:right w:val="nil"/>
            </w:tcBorders>
            <w:shd w:val="clear" w:color="auto" w:fill="auto"/>
            <w:vAlign w:val="bottom"/>
          </w:tcPr>
          <w:p w14:paraId="40930509" w14:textId="77777777" w:rsidR="00A50AAF" w:rsidRPr="00B166D4" w:rsidRDefault="00A50AAF" w:rsidP="001C7249">
            <w:pPr>
              <w:spacing w:after="0" w:line="240" w:lineRule="auto"/>
              <w:rPr>
                <w:ins w:id="579" w:author="Chasco, Brandon Edward" w:date="2020-08-26T11:44:00Z"/>
                <w:color w:val="000000"/>
                <w:sz w:val="22"/>
                <w:szCs w:val="22"/>
              </w:rPr>
            </w:pPr>
          </w:p>
        </w:tc>
        <w:tc>
          <w:tcPr>
            <w:tcW w:w="960" w:type="dxa"/>
            <w:tcBorders>
              <w:top w:val="single" w:sz="4" w:space="0" w:color="000000"/>
              <w:left w:val="nil"/>
              <w:bottom w:val="nil"/>
              <w:right w:val="nil"/>
            </w:tcBorders>
            <w:shd w:val="clear" w:color="auto" w:fill="auto"/>
            <w:vAlign w:val="bottom"/>
          </w:tcPr>
          <w:p w14:paraId="6334F3D9" w14:textId="77777777" w:rsidR="00A50AAF" w:rsidRPr="00B166D4" w:rsidRDefault="00A50AAF" w:rsidP="001C7249">
            <w:pPr>
              <w:spacing w:after="0" w:line="240" w:lineRule="auto"/>
              <w:rPr>
                <w:ins w:id="580" w:author="Chasco, Brandon Edward" w:date="2020-08-26T11:44:00Z"/>
                <w:color w:val="000000"/>
                <w:sz w:val="22"/>
                <w:szCs w:val="22"/>
              </w:rPr>
            </w:pPr>
          </w:p>
        </w:tc>
      </w:tr>
      <w:tr w:rsidR="00A50AAF" w:rsidRPr="006226B0" w14:paraId="1FFF86C7" w14:textId="77777777" w:rsidTr="001C7249">
        <w:trPr>
          <w:trHeight w:val="300"/>
          <w:ins w:id="581" w:author="Chasco, Brandon Edward" w:date="2020-08-26T11:44:00Z"/>
        </w:trPr>
        <w:tc>
          <w:tcPr>
            <w:tcW w:w="1170" w:type="dxa"/>
            <w:gridSpan w:val="3"/>
            <w:tcBorders>
              <w:top w:val="nil"/>
              <w:left w:val="nil"/>
              <w:bottom w:val="single" w:sz="4" w:space="0" w:color="000000"/>
              <w:right w:val="nil"/>
            </w:tcBorders>
            <w:shd w:val="clear" w:color="auto" w:fill="auto"/>
            <w:vAlign w:val="bottom"/>
          </w:tcPr>
          <w:p w14:paraId="01B1B097" w14:textId="77777777" w:rsidR="00A50AAF" w:rsidRPr="006226B0" w:rsidRDefault="00A50AAF" w:rsidP="001C7249">
            <w:pPr>
              <w:spacing w:after="0" w:line="240" w:lineRule="auto"/>
              <w:rPr>
                <w:ins w:id="582" w:author="Chasco, Brandon Edward" w:date="2020-08-26T11:44:00Z"/>
                <w:color w:val="000000"/>
                <w:sz w:val="22"/>
                <w:szCs w:val="22"/>
              </w:rPr>
            </w:pPr>
            <w:ins w:id="583" w:author="Chasco, Brandon Edward" w:date="2020-08-26T11:44:00Z">
              <w:r w:rsidRPr="006226B0">
                <w:rPr>
                  <w:color w:val="000000"/>
                  <w:sz w:val="22"/>
                  <w:szCs w:val="22"/>
                </w:rPr>
                <w:t>Rear type</w:t>
              </w:r>
            </w:ins>
          </w:p>
        </w:tc>
        <w:tc>
          <w:tcPr>
            <w:tcW w:w="911" w:type="dxa"/>
            <w:tcBorders>
              <w:top w:val="nil"/>
              <w:left w:val="nil"/>
              <w:bottom w:val="single" w:sz="4" w:space="0" w:color="000000"/>
              <w:right w:val="nil"/>
            </w:tcBorders>
            <w:shd w:val="clear" w:color="auto" w:fill="auto"/>
            <w:vAlign w:val="bottom"/>
          </w:tcPr>
          <w:p w14:paraId="18D03427" w14:textId="77777777" w:rsidR="00A50AAF" w:rsidRPr="006226B0" w:rsidRDefault="00A50AAF" w:rsidP="001C7249">
            <w:pPr>
              <w:spacing w:after="0" w:line="240" w:lineRule="auto"/>
              <w:rPr>
                <w:ins w:id="584" w:author="Chasco, Brandon Edward" w:date="2020-08-26T11:44:00Z"/>
                <w:color w:val="000000"/>
                <w:sz w:val="22"/>
                <w:szCs w:val="22"/>
              </w:rPr>
            </w:pPr>
            <m:oMath>
              <m:r>
                <w:ins w:id="585" w:author="Chasco, Brandon Edward" w:date="2020-08-26T11:44:00Z">
                  <m:rPr>
                    <m:sty m:val="p"/>
                  </m:rPr>
                  <w:rPr>
                    <w:rFonts w:ascii="Cambria Math" w:hAnsi="Cambria Math"/>
                  </w:rPr>
                  <m:t>Δ</m:t>
                </w:ins>
              </m:r>
            </m:oMath>
            <w:ins w:id="586" w:author="Chasco, Brandon Edward" w:date="2020-08-26T11:44:00Z">
              <w:r w:rsidRPr="006226B0">
                <w:rPr>
                  <w:color w:val="000000"/>
                  <w:sz w:val="22"/>
                  <w:szCs w:val="22"/>
                </w:rPr>
                <w:t>AIC</w:t>
              </w:r>
            </w:ins>
          </w:p>
        </w:tc>
        <w:tc>
          <w:tcPr>
            <w:tcW w:w="780" w:type="dxa"/>
            <w:tcBorders>
              <w:top w:val="single" w:sz="4" w:space="0" w:color="000000"/>
              <w:left w:val="nil"/>
              <w:bottom w:val="single" w:sz="4" w:space="0" w:color="000000"/>
              <w:right w:val="nil"/>
            </w:tcBorders>
            <w:shd w:val="clear" w:color="auto" w:fill="auto"/>
            <w:vAlign w:val="bottom"/>
          </w:tcPr>
          <w:p w14:paraId="066D69FD" w14:textId="77777777" w:rsidR="00A50AAF" w:rsidRPr="00B166D4" w:rsidRDefault="00A50AAF" w:rsidP="001C7249">
            <w:pPr>
              <w:spacing w:after="0" w:line="240" w:lineRule="auto"/>
              <w:jc w:val="center"/>
              <w:rPr>
                <w:ins w:id="587" w:author="Chasco, Brandon Edward" w:date="2020-08-26T11:44:00Z"/>
                <w:color w:val="000000"/>
                <w:sz w:val="22"/>
                <w:szCs w:val="22"/>
              </w:rPr>
            </w:pPr>
            <w:ins w:id="588" w:author="Chasco, Brandon Edward" w:date="2020-08-26T11:44:00Z">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ins>
          </w:p>
        </w:tc>
        <w:tc>
          <w:tcPr>
            <w:tcW w:w="1140" w:type="dxa"/>
            <w:tcBorders>
              <w:top w:val="single" w:sz="4" w:space="0" w:color="000000"/>
              <w:left w:val="nil"/>
              <w:bottom w:val="single" w:sz="4" w:space="0" w:color="000000"/>
              <w:right w:val="nil"/>
            </w:tcBorders>
            <w:shd w:val="clear" w:color="auto" w:fill="auto"/>
            <w:vAlign w:val="bottom"/>
          </w:tcPr>
          <w:p w14:paraId="2E87C160" w14:textId="77777777" w:rsidR="00A50AAF" w:rsidRPr="00B166D4" w:rsidRDefault="00A50AAF" w:rsidP="001C7249">
            <w:pPr>
              <w:spacing w:after="0" w:line="240" w:lineRule="auto"/>
              <w:jc w:val="center"/>
              <w:rPr>
                <w:ins w:id="589" w:author="Chasco, Brandon Edward" w:date="2020-08-26T11:44:00Z"/>
                <w:color w:val="000000"/>
                <w:sz w:val="22"/>
                <w:szCs w:val="22"/>
              </w:rPr>
            </w:pPr>
            <w:ins w:id="590" w:author="Chasco, Brandon Edward" w:date="2020-08-26T11:44:00Z">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ins>
          </w:p>
        </w:tc>
        <w:tc>
          <w:tcPr>
            <w:tcW w:w="1072" w:type="dxa"/>
            <w:tcBorders>
              <w:top w:val="single" w:sz="4" w:space="0" w:color="000000"/>
              <w:left w:val="nil"/>
              <w:bottom w:val="single" w:sz="4" w:space="0" w:color="000000"/>
              <w:right w:val="nil"/>
            </w:tcBorders>
            <w:shd w:val="clear" w:color="auto" w:fill="auto"/>
            <w:vAlign w:val="bottom"/>
          </w:tcPr>
          <w:p w14:paraId="29125362" w14:textId="77777777" w:rsidR="00A50AAF" w:rsidRPr="00B166D4" w:rsidRDefault="00A50AAF" w:rsidP="001C7249">
            <w:pPr>
              <w:spacing w:after="0" w:line="240" w:lineRule="auto"/>
              <w:jc w:val="center"/>
              <w:rPr>
                <w:ins w:id="591" w:author="Chasco, Brandon Edward" w:date="2020-08-26T11:44:00Z"/>
                <w:color w:val="000000"/>
                <w:sz w:val="22"/>
                <w:szCs w:val="22"/>
              </w:rPr>
            </w:pPr>
            <w:ins w:id="592" w:author="Chasco, Brandon Edward" w:date="2020-08-26T11:44:00Z">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ins>
          </w:p>
        </w:tc>
        <w:tc>
          <w:tcPr>
            <w:tcW w:w="1879" w:type="dxa"/>
            <w:tcBorders>
              <w:top w:val="single" w:sz="4" w:space="0" w:color="000000"/>
              <w:left w:val="nil"/>
              <w:bottom w:val="single" w:sz="4" w:space="0" w:color="000000"/>
              <w:right w:val="nil"/>
            </w:tcBorders>
            <w:shd w:val="clear" w:color="auto" w:fill="auto"/>
            <w:vAlign w:val="bottom"/>
          </w:tcPr>
          <w:p w14:paraId="3F15AE15" w14:textId="77777777" w:rsidR="00A50AAF" w:rsidRPr="00B166D4" w:rsidRDefault="00A50AAF" w:rsidP="001C7249">
            <w:pPr>
              <w:spacing w:after="0" w:line="240" w:lineRule="auto"/>
              <w:jc w:val="center"/>
              <w:rPr>
                <w:ins w:id="593" w:author="Chasco, Brandon Edward" w:date="2020-08-26T11:44:00Z"/>
                <w:color w:val="000000"/>
                <w:sz w:val="22"/>
                <w:szCs w:val="22"/>
              </w:rPr>
            </w:pPr>
            <w:ins w:id="594" w:author="Chasco, Brandon Edward" w:date="2020-08-26T11:44:00Z">
              <w:r w:rsidRPr="00B166D4">
                <w:rPr>
                  <w:color w:val="000000"/>
                  <w:sz w:val="22"/>
                  <w:szCs w:val="22"/>
                </w:rPr>
                <w:t>1st</w:t>
              </w:r>
            </w:ins>
          </w:p>
        </w:tc>
        <w:tc>
          <w:tcPr>
            <w:tcW w:w="1879" w:type="dxa"/>
            <w:tcBorders>
              <w:top w:val="single" w:sz="4" w:space="0" w:color="000000"/>
              <w:left w:val="nil"/>
              <w:bottom w:val="single" w:sz="4" w:space="0" w:color="000000"/>
              <w:right w:val="nil"/>
            </w:tcBorders>
            <w:shd w:val="clear" w:color="auto" w:fill="auto"/>
            <w:vAlign w:val="bottom"/>
          </w:tcPr>
          <w:p w14:paraId="3DC424CC" w14:textId="77777777" w:rsidR="00A50AAF" w:rsidRPr="00B166D4" w:rsidRDefault="00A50AAF" w:rsidP="001C7249">
            <w:pPr>
              <w:spacing w:after="0" w:line="240" w:lineRule="auto"/>
              <w:jc w:val="center"/>
              <w:rPr>
                <w:ins w:id="595" w:author="Chasco, Brandon Edward" w:date="2020-08-26T11:44:00Z"/>
                <w:color w:val="000000"/>
                <w:sz w:val="22"/>
                <w:szCs w:val="22"/>
              </w:rPr>
            </w:pPr>
            <w:ins w:id="596" w:author="Chasco, Brandon Edward" w:date="2020-08-26T11:44:00Z">
              <w:r w:rsidRPr="00B166D4">
                <w:rPr>
                  <w:color w:val="000000"/>
                  <w:sz w:val="22"/>
                  <w:szCs w:val="22"/>
                </w:rPr>
                <w:t>2nd</w:t>
              </w:r>
            </w:ins>
          </w:p>
        </w:tc>
        <w:tc>
          <w:tcPr>
            <w:tcW w:w="1002" w:type="dxa"/>
            <w:tcBorders>
              <w:top w:val="nil"/>
              <w:left w:val="nil"/>
              <w:bottom w:val="single" w:sz="4" w:space="0" w:color="000000"/>
              <w:right w:val="nil"/>
            </w:tcBorders>
            <w:shd w:val="clear" w:color="auto" w:fill="auto"/>
            <w:vAlign w:val="bottom"/>
          </w:tcPr>
          <w:p w14:paraId="28C47B14" w14:textId="77777777" w:rsidR="00A50AAF" w:rsidRPr="00B166D4" w:rsidRDefault="00A50AAF" w:rsidP="001C7249">
            <w:pPr>
              <w:spacing w:after="0" w:line="240" w:lineRule="auto"/>
              <w:rPr>
                <w:ins w:id="597" w:author="Chasco, Brandon Edward" w:date="2020-08-26T11:44:00Z"/>
                <w:color w:val="000000"/>
                <w:sz w:val="22"/>
                <w:szCs w:val="22"/>
              </w:rPr>
            </w:pPr>
            <w:ins w:id="598" w:author="Chasco, Brandon Edward" w:date="2020-08-26T11:44:00Z">
              <w:r w:rsidRPr="00B166D4">
                <w:rPr>
                  <w:color w:val="000000"/>
                  <w:sz w:val="22"/>
                  <w:szCs w:val="22"/>
                </w:rPr>
                <w:t>Gradient</w:t>
              </w:r>
            </w:ins>
          </w:p>
        </w:tc>
        <w:tc>
          <w:tcPr>
            <w:tcW w:w="960" w:type="dxa"/>
            <w:tcBorders>
              <w:top w:val="nil"/>
              <w:left w:val="nil"/>
              <w:bottom w:val="single" w:sz="4" w:space="0" w:color="000000"/>
              <w:right w:val="nil"/>
            </w:tcBorders>
            <w:shd w:val="clear" w:color="auto" w:fill="auto"/>
            <w:vAlign w:val="bottom"/>
          </w:tcPr>
          <w:p w14:paraId="14B2875C" w14:textId="77777777" w:rsidR="00A50AAF" w:rsidRPr="00B166D4" w:rsidRDefault="00A50AAF" w:rsidP="001C7249">
            <w:pPr>
              <w:spacing w:after="0" w:line="240" w:lineRule="auto"/>
              <w:rPr>
                <w:ins w:id="599" w:author="Chasco, Brandon Edward" w:date="2020-08-26T11:44:00Z"/>
                <w:color w:val="000000"/>
                <w:sz w:val="22"/>
                <w:szCs w:val="22"/>
              </w:rPr>
            </w:pPr>
            <w:ins w:id="600" w:author="Chasco, Brandon Edward" w:date="2020-08-26T11:44:00Z">
              <w:r w:rsidRPr="00B166D4">
                <w:rPr>
                  <w:color w:val="000000"/>
                  <w:sz w:val="22"/>
                  <w:szCs w:val="22"/>
                </w:rPr>
                <w:t>PD Hessian</w:t>
              </w:r>
            </w:ins>
          </w:p>
        </w:tc>
      </w:tr>
      <w:tr w:rsidR="00A50AAF" w:rsidRPr="006226B0" w14:paraId="58FF2314" w14:textId="77777777" w:rsidTr="001C7249">
        <w:trPr>
          <w:trHeight w:val="300"/>
          <w:ins w:id="601" w:author="Chasco, Brandon Edward" w:date="2020-08-26T11:44:00Z"/>
        </w:trPr>
        <w:tc>
          <w:tcPr>
            <w:tcW w:w="1170" w:type="dxa"/>
            <w:gridSpan w:val="3"/>
            <w:tcBorders>
              <w:top w:val="single" w:sz="4" w:space="0" w:color="000000"/>
              <w:left w:val="nil"/>
              <w:bottom w:val="nil"/>
              <w:right w:val="nil"/>
            </w:tcBorders>
            <w:shd w:val="clear" w:color="auto" w:fill="auto"/>
            <w:vAlign w:val="bottom"/>
          </w:tcPr>
          <w:p w14:paraId="28E2362B" w14:textId="77777777" w:rsidR="00A50AAF" w:rsidRPr="006226B0" w:rsidRDefault="00A50AAF" w:rsidP="001C7249">
            <w:pPr>
              <w:spacing w:after="0" w:line="240" w:lineRule="auto"/>
              <w:rPr>
                <w:ins w:id="602" w:author="Chasco, Brandon Edward" w:date="2020-08-26T11:44:00Z"/>
                <w:color w:val="000000"/>
                <w:sz w:val="22"/>
                <w:szCs w:val="22"/>
              </w:rPr>
            </w:pPr>
            <w:ins w:id="603" w:author="Chasco, Brandon Edward" w:date="2020-08-26T11:44:00Z">
              <w:r w:rsidRPr="006226B0">
                <w:rPr>
                  <w:color w:val="000000"/>
                  <w:sz w:val="22"/>
                  <w:szCs w:val="22"/>
                </w:rPr>
                <w:t>Hatchery</w:t>
              </w:r>
            </w:ins>
          </w:p>
        </w:tc>
        <w:tc>
          <w:tcPr>
            <w:tcW w:w="911" w:type="dxa"/>
            <w:tcBorders>
              <w:top w:val="single" w:sz="4" w:space="0" w:color="000000"/>
              <w:left w:val="nil"/>
              <w:bottom w:val="nil"/>
              <w:right w:val="nil"/>
            </w:tcBorders>
            <w:shd w:val="clear" w:color="auto" w:fill="auto"/>
            <w:vAlign w:val="bottom"/>
          </w:tcPr>
          <w:p w14:paraId="0944DA1A" w14:textId="77777777" w:rsidR="00A50AAF" w:rsidRPr="006226B0" w:rsidRDefault="00A50AAF" w:rsidP="001C7249">
            <w:pPr>
              <w:spacing w:after="0" w:line="240" w:lineRule="auto"/>
              <w:jc w:val="right"/>
              <w:rPr>
                <w:ins w:id="604" w:author="Chasco, Brandon Edward" w:date="2020-08-26T11:44:00Z"/>
                <w:color w:val="000000"/>
                <w:sz w:val="22"/>
                <w:szCs w:val="22"/>
              </w:rPr>
            </w:pPr>
            <w:ins w:id="605" w:author="Chasco, Brandon Edward" w:date="2020-08-26T11:44:00Z">
              <w:r w:rsidRPr="006226B0">
                <w:rPr>
                  <w:color w:val="000000"/>
                  <w:sz w:val="22"/>
                  <w:szCs w:val="22"/>
                </w:rPr>
                <w:t>0.0000</w:t>
              </w:r>
            </w:ins>
          </w:p>
        </w:tc>
        <w:tc>
          <w:tcPr>
            <w:tcW w:w="780" w:type="dxa"/>
            <w:tcBorders>
              <w:top w:val="single" w:sz="4" w:space="0" w:color="000000"/>
              <w:left w:val="nil"/>
              <w:bottom w:val="nil"/>
              <w:right w:val="nil"/>
            </w:tcBorders>
            <w:shd w:val="clear" w:color="auto" w:fill="auto"/>
            <w:vAlign w:val="bottom"/>
          </w:tcPr>
          <w:p w14:paraId="316FE00D" w14:textId="77777777" w:rsidR="00A50AAF" w:rsidRPr="006226B0" w:rsidRDefault="00A50AAF" w:rsidP="001C7249">
            <w:pPr>
              <w:spacing w:after="0" w:line="240" w:lineRule="auto"/>
              <w:jc w:val="center"/>
              <w:rPr>
                <w:ins w:id="606" w:author="Chasco, Brandon Edward" w:date="2020-08-26T11:44:00Z"/>
                <w:color w:val="000000"/>
                <w:sz w:val="22"/>
                <w:szCs w:val="22"/>
              </w:rPr>
            </w:pPr>
            <w:ins w:id="607" w:author="Chasco, Brandon Edward" w:date="2020-08-26T11:44:00Z">
              <w:r w:rsidRPr="006226B0">
                <w:rPr>
                  <w:color w:val="000000"/>
                  <w:sz w:val="22"/>
                  <w:szCs w:val="22"/>
                </w:rPr>
                <w:t>N.E.</w:t>
              </w:r>
            </w:ins>
          </w:p>
        </w:tc>
        <w:tc>
          <w:tcPr>
            <w:tcW w:w="1140" w:type="dxa"/>
            <w:tcBorders>
              <w:top w:val="single" w:sz="4" w:space="0" w:color="000000"/>
              <w:left w:val="nil"/>
              <w:bottom w:val="nil"/>
              <w:right w:val="nil"/>
            </w:tcBorders>
            <w:shd w:val="clear" w:color="auto" w:fill="auto"/>
            <w:vAlign w:val="bottom"/>
          </w:tcPr>
          <w:p w14:paraId="2BF32CF0" w14:textId="77777777" w:rsidR="00A50AAF" w:rsidRPr="006226B0" w:rsidRDefault="00A50AAF" w:rsidP="001C7249">
            <w:pPr>
              <w:spacing w:after="0" w:line="240" w:lineRule="auto"/>
              <w:jc w:val="center"/>
              <w:rPr>
                <w:ins w:id="608" w:author="Chasco, Brandon Edward" w:date="2020-08-26T11:44:00Z"/>
                <w:color w:val="000000"/>
                <w:sz w:val="22"/>
                <w:szCs w:val="22"/>
              </w:rPr>
            </w:pPr>
            <w:ins w:id="609" w:author="Chasco, Brandon Edward" w:date="2020-08-26T11:44:00Z">
              <w:r w:rsidRPr="006226B0">
                <w:rPr>
                  <w:color w:val="000000"/>
                  <w:sz w:val="22"/>
                  <w:szCs w:val="22"/>
                </w:rPr>
                <w:t>N.E.</w:t>
              </w:r>
            </w:ins>
          </w:p>
        </w:tc>
        <w:tc>
          <w:tcPr>
            <w:tcW w:w="1072" w:type="dxa"/>
            <w:tcBorders>
              <w:top w:val="single" w:sz="4" w:space="0" w:color="000000"/>
              <w:left w:val="nil"/>
              <w:bottom w:val="nil"/>
              <w:right w:val="nil"/>
            </w:tcBorders>
            <w:shd w:val="clear" w:color="auto" w:fill="auto"/>
            <w:vAlign w:val="bottom"/>
          </w:tcPr>
          <w:p w14:paraId="2B0FC157" w14:textId="77777777" w:rsidR="00A50AAF" w:rsidRPr="006226B0" w:rsidRDefault="00A50AAF" w:rsidP="001C7249">
            <w:pPr>
              <w:spacing w:after="0" w:line="240" w:lineRule="auto"/>
              <w:jc w:val="center"/>
              <w:rPr>
                <w:ins w:id="610" w:author="Chasco, Brandon Edward" w:date="2020-08-26T11:44:00Z"/>
                <w:color w:val="000000"/>
                <w:sz w:val="22"/>
                <w:szCs w:val="22"/>
              </w:rPr>
            </w:pPr>
            <w:ins w:id="611" w:author="Chasco, Brandon Edward" w:date="2020-08-26T11:44:00Z">
              <w:r w:rsidRPr="006226B0">
                <w:rPr>
                  <w:color w:val="000000"/>
                  <w:sz w:val="22"/>
                  <w:szCs w:val="22"/>
                </w:rPr>
                <w:t>X</w:t>
              </w:r>
            </w:ins>
          </w:p>
        </w:tc>
        <w:tc>
          <w:tcPr>
            <w:tcW w:w="1879" w:type="dxa"/>
            <w:tcBorders>
              <w:top w:val="single" w:sz="4" w:space="0" w:color="000000"/>
              <w:left w:val="nil"/>
              <w:bottom w:val="nil"/>
              <w:right w:val="nil"/>
            </w:tcBorders>
            <w:shd w:val="clear" w:color="auto" w:fill="auto"/>
            <w:vAlign w:val="bottom"/>
          </w:tcPr>
          <w:p w14:paraId="1678EB64" w14:textId="77777777" w:rsidR="00A50AAF" w:rsidRPr="006226B0" w:rsidRDefault="00A50AAF" w:rsidP="001C7249">
            <w:pPr>
              <w:spacing w:after="0" w:line="240" w:lineRule="auto"/>
              <w:rPr>
                <w:ins w:id="612" w:author="Chasco, Brandon Edward" w:date="2020-08-26T11:44:00Z"/>
                <w:color w:val="000000"/>
                <w:sz w:val="22"/>
                <w:szCs w:val="22"/>
              </w:rPr>
            </w:pPr>
            <w:ins w:id="613" w:author="Chasco, Brandon Edward" w:date="2020-08-26T11:44:00Z">
              <w:r w:rsidRPr="006226B0">
                <w:rPr>
                  <w:color w:val="000000"/>
                  <w:sz w:val="22"/>
                  <w:szCs w:val="22"/>
                </w:rPr>
                <w:t>transport.sum</w:t>
              </w:r>
            </w:ins>
          </w:p>
        </w:tc>
        <w:tc>
          <w:tcPr>
            <w:tcW w:w="1879" w:type="dxa"/>
            <w:tcBorders>
              <w:top w:val="single" w:sz="4" w:space="0" w:color="000000"/>
              <w:left w:val="nil"/>
              <w:bottom w:val="nil"/>
              <w:right w:val="nil"/>
            </w:tcBorders>
            <w:shd w:val="clear" w:color="auto" w:fill="auto"/>
            <w:vAlign w:val="bottom"/>
          </w:tcPr>
          <w:p w14:paraId="37EB2B6D" w14:textId="77777777" w:rsidR="00A50AAF" w:rsidRPr="006226B0" w:rsidRDefault="00A50AAF" w:rsidP="001C7249">
            <w:pPr>
              <w:spacing w:after="0" w:line="240" w:lineRule="auto"/>
              <w:rPr>
                <w:ins w:id="614" w:author="Chasco, Brandon Edward" w:date="2020-08-26T11:44:00Z"/>
                <w:color w:val="000000"/>
                <w:sz w:val="22"/>
                <w:szCs w:val="22"/>
              </w:rPr>
            </w:pPr>
            <w:ins w:id="615" w:author="Chasco, Brandon Edward" w:date="2020-08-26T11:44:00Z">
              <w:r w:rsidRPr="006226B0">
                <w:rPr>
                  <w:color w:val="000000"/>
                  <w:sz w:val="22"/>
                  <w:szCs w:val="22"/>
                </w:rPr>
                <w:t>npgo.sum</w:t>
              </w:r>
            </w:ins>
          </w:p>
        </w:tc>
        <w:tc>
          <w:tcPr>
            <w:tcW w:w="1002" w:type="dxa"/>
            <w:tcBorders>
              <w:top w:val="single" w:sz="4" w:space="0" w:color="000000"/>
              <w:left w:val="nil"/>
              <w:bottom w:val="nil"/>
              <w:right w:val="nil"/>
            </w:tcBorders>
            <w:shd w:val="clear" w:color="auto" w:fill="auto"/>
            <w:vAlign w:val="bottom"/>
          </w:tcPr>
          <w:p w14:paraId="53EDD51B" w14:textId="77777777" w:rsidR="00A50AAF" w:rsidRPr="006226B0" w:rsidRDefault="00A50AAF" w:rsidP="001C7249">
            <w:pPr>
              <w:spacing w:after="0" w:line="240" w:lineRule="auto"/>
              <w:jc w:val="right"/>
              <w:rPr>
                <w:ins w:id="616" w:author="Chasco, Brandon Edward" w:date="2020-08-26T11:44:00Z"/>
                <w:color w:val="000000"/>
                <w:sz w:val="22"/>
                <w:szCs w:val="22"/>
              </w:rPr>
            </w:pPr>
            <w:ins w:id="617" w:author="Chasco, Brandon Edward" w:date="2020-08-26T11:44:00Z">
              <w:r w:rsidRPr="006226B0">
                <w:rPr>
                  <w:color w:val="000000"/>
                  <w:sz w:val="22"/>
                  <w:szCs w:val="22"/>
                </w:rPr>
                <w:t>0.00035</w:t>
              </w:r>
            </w:ins>
          </w:p>
        </w:tc>
        <w:tc>
          <w:tcPr>
            <w:tcW w:w="960" w:type="dxa"/>
            <w:tcBorders>
              <w:top w:val="single" w:sz="4" w:space="0" w:color="000000"/>
              <w:left w:val="nil"/>
              <w:bottom w:val="nil"/>
              <w:right w:val="nil"/>
            </w:tcBorders>
            <w:shd w:val="clear" w:color="auto" w:fill="auto"/>
            <w:vAlign w:val="bottom"/>
          </w:tcPr>
          <w:p w14:paraId="661544D9" w14:textId="77777777" w:rsidR="00A50AAF" w:rsidRPr="006226B0" w:rsidRDefault="00A50AAF" w:rsidP="001C7249">
            <w:pPr>
              <w:spacing w:after="0" w:line="240" w:lineRule="auto"/>
              <w:jc w:val="center"/>
              <w:rPr>
                <w:ins w:id="618" w:author="Chasco, Brandon Edward" w:date="2020-08-26T11:44:00Z"/>
                <w:color w:val="000000"/>
                <w:sz w:val="22"/>
                <w:szCs w:val="22"/>
              </w:rPr>
            </w:pPr>
            <w:ins w:id="619" w:author="Chasco, Brandon Edward" w:date="2020-08-26T11:44:00Z">
              <w:r w:rsidRPr="006226B0">
                <w:rPr>
                  <w:color w:val="000000"/>
                  <w:sz w:val="22"/>
                  <w:szCs w:val="22"/>
                </w:rPr>
                <w:t>TRUE</w:t>
              </w:r>
            </w:ins>
          </w:p>
        </w:tc>
      </w:tr>
      <w:tr w:rsidR="00A50AAF" w:rsidRPr="006226B0" w14:paraId="0F0E1B79" w14:textId="77777777" w:rsidTr="001C7249">
        <w:trPr>
          <w:trHeight w:val="300"/>
          <w:ins w:id="620" w:author="Chasco, Brandon Edward" w:date="2020-08-26T11:44:00Z"/>
        </w:trPr>
        <w:tc>
          <w:tcPr>
            <w:tcW w:w="1170" w:type="dxa"/>
            <w:gridSpan w:val="3"/>
            <w:tcBorders>
              <w:top w:val="nil"/>
              <w:left w:val="nil"/>
              <w:bottom w:val="nil"/>
              <w:right w:val="nil"/>
            </w:tcBorders>
            <w:shd w:val="clear" w:color="auto" w:fill="auto"/>
            <w:vAlign w:val="bottom"/>
          </w:tcPr>
          <w:p w14:paraId="4EF1A5D5" w14:textId="77777777" w:rsidR="00A50AAF" w:rsidRPr="006226B0" w:rsidRDefault="00A50AAF" w:rsidP="001C7249">
            <w:pPr>
              <w:spacing w:after="0" w:line="240" w:lineRule="auto"/>
              <w:jc w:val="center"/>
              <w:rPr>
                <w:ins w:id="621"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2773C7FA" w14:textId="77777777" w:rsidR="00A50AAF" w:rsidRPr="006226B0" w:rsidRDefault="00A50AAF" w:rsidP="001C7249">
            <w:pPr>
              <w:spacing w:after="0" w:line="240" w:lineRule="auto"/>
              <w:jc w:val="right"/>
              <w:rPr>
                <w:ins w:id="622" w:author="Chasco, Brandon Edward" w:date="2020-08-26T11:44:00Z"/>
                <w:color w:val="000000"/>
                <w:sz w:val="22"/>
                <w:szCs w:val="22"/>
              </w:rPr>
            </w:pPr>
            <w:ins w:id="623" w:author="Chasco, Brandon Edward" w:date="2020-08-26T11:44:00Z">
              <w:r w:rsidRPr="006226B0">
                <w:rPr>
                  <w:color w:val="000000"/>
                  <w:sz w:val="22"/>
                  <w:szCs w:val="22"/>
                </w:rPr>
                <w:t>1.0002</w:t>
              </w:r>
            </w:ins>
          </w:p>
        </w:tc>
        <w:tc>
          <w:tcPr>
            <w:tcW w:w="780" w:type="dxa"/>
            <w:tcBorders>
              <w:top w:val="nil"/>
              <w:left w:val="nil"/>
              <w:bottom w:val="nil"/>
              <w:right w:val="nil"/>
            </w:tcBorders>
            <w:shd w:val="clear" w:color="auto" w:fill="auto"/>
            <w:vAlign w:val="bottom"/>
          </w:tcPr>
          <w:p w14:paraId="1FCB955E" w14:textId="77777777" w:rsidR="00A50AAF" w:rsidRPr="006226B0" w:rsidRDefault="00A50AAF" w:rsidP="001C7249">
            <w:pPr>
              <w:spacing w:after="0" w:line="240" w:lineRule="auto"/>
              <w:jc w:val="center"/>
              <w:rPr>
                <w:ins w:id="624" w:author="Chasco, Brandon Edward" w:date="2020-08-26T11:44:00Z"/>
                <w:color w:val="000000"/>
                <w:sz w:val="22"/>
                <w:szCs w:val="22"/>
              </w:rPr>
            </w:pPr>
            <w:ins w:id="625"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602DFEEE" w14:textId="77777777" w:rsidR="00A50AAF" w:rsidRPr="006226B0" w:rsidRDefault="00A50AAF" w:rsidP="001C7249">
            <w:pPr>
              <w:spacing w:after="0" w:line="240" w:lineRule="auto"/>
              <w:jc w:val="center"/>
              <w:rPr>
                <w:ins w:id="626" w:author="Chasco, Brandon Edward" w:date="2020-08-26T11:44:00Z"/>
                <w:color w:val="000000"/>
                <w:sz w:val="22"/>
                <w:szCs w:val="22"/>
              </w:rPr>
            </w:pPr>
            <w:ins w:id="627"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F99CABF" w14:textId="77777777" w:rsidR="00A50AAF" w:rsidRPr="006226B0" w:rsidRDefault="00A50AAF" w:rsidP="001C7249">
            <w:pPr>
              <w:spacing w:after="0" w:line="240" w:lineRule="auto"/>
              <w:jc w:val="center"/>
              <w:rPr>
                <w:ins w:id="628" w:author="Chasco, Brandon Edward" w:date="2020-08-26T11:44:00Z"/>
                <w:color w:val="000000"/>
                <w:sz w:val="22"/>
                <w:szCs w:val="22"/>
              </w:rPr>
            </w:pPr>
            <w:ins w:id="629"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2A03FCDF" w14:textId="77777777" w:rsidR="00A50AAF" w:rsidRPr="006226B0" w:rsidRDefault="00A50AAF" w:rsidP="001C7249">
            <w:pPr>
              <w:spacing w:after="0" w:line="240" w:lineRule="auto"/>
              <w:rPr>
                <w:ins w:id="630" w:author="Chasco, Brandon Edward" w:date="2020-08-26T11:44:00Z"/>
                <w:color w:val="000000"/>
                <w:sz w:val="22"/>
                <w:szCs w:val="22"/>
              </w:rPr>
            </w:pPr>
            <w:ins w:id="631" w:author="Chasco, Brandon Edward" w:date="2020-08-26T11:44:00Z">
              <w:r w:rsidRPr="006226B0">
                <w:rPr>
                  <w:color w:val="000000"/>
                  <w:sz w:val="22"/>
                  <w:szCs w:val="22"/>
                </w:rPr>
                <w:t>transport.sum</w:t>
              </w:r>
            </w:ins>
          </w:p>
        </w:tc>
        <w:tc>
          <w:tcPr>
            <w:tcW w:w="1879" w:type="dxa"/>
            <w:tcBorders>
              <w:top w:val="nil"/>
              <w:left w:val="nil"/>
              <w:bottom w:val="nil"/>
              <w:right w:val="nil"/>
            </w:tcBorders>
            <w:shd w:val="clear" w:color="auto" w:fill="auto"/>
            <w:vAlign w:val="bottom"/>
          </w:tcPr>
          <w:p w14:paraId="7608B7AC" w14:textId="77777777" w:rsidR="00A50AAF" w:rsidRPr="006226B0" w:rsidRDefault="00A50AAF" w:rsidP="001C7249">
            <w:pPr>
              <w:spacing w:after="0" w:line="240" w:lineRule="auto"/>
              <w:rPr>
                <w:ins w:id="632" w:author="Chasco, Brandon Edward" w:date="2020-08-26T11:44:00Z"/>
                <w:color w:val="000000"/>
                <w:sz w:val="22"/>
                <w:szCs w:val="22"/>
              </w:rPr>
            </w:pPr>
            <w:ins w:id="633" w:author="Chasco, Brandon Edward" w:date="2020-08-26T11:44:00Z">
              <w:r w:rsidRPr="006226B0">
                <w:rPr>
                  <w:color w:val="000000"/>
                  <w:sz w:val="22"/>
                  <w:szCs w:val="22"/>
                </w:rPr>
                <w:t>npgo.aut</w:t>
              </w:r>
            </w:ins>
          </w:p>
        </w:tc>
        <w:tc>
          <w:tcPr>
            <w:tcW w:w="1002" w:type="dxa"/>
            <w:tcBorders>
              <w:top w:val="nil"/>
              <w:left w:val="nil"/>
              <w:bottom w:val="nil"/>
              <w:right w:val="nil"/>
            </w:tcBorders>
            <w:shd w:val="clear" w:color="auto" w:fill="auto"/>
            <w:vAlign w:val="bottom"/>
          </w:tcPr>
          <w:p w14:paraId="477B3852" w14:textId="77777777" w:rsidR="00A50AAF" w:rsidRPr="006226B0" w:rsidRDefault="00A50AAF" w:rsidP="001C7249">
            <w:pPr>
              <w:spacing w:after="0" w:line="240" w:lineRule="auto"/>
              <w:jc w:val="right"/>
              <w:rPr>
                <w:ins w:id="634" w:author="Chasco, Brandon Edward" w:date="2020-08-26T11:44:00Z"/>
                <w:color w:val="000000"/>
                <w:sz w:val="22"/>
                <w:szCs w:val="22"/>
              </w:rPr>
            </w:pPr>
            <w:ins w:id="635" w:author="Chasco, Brandon Edward" w:date="2020-08-26T11:44:00Z">
              <w:r w:rsidRPr="006226B0">
                <w:rPr>
                  <w:color w:val="000000"/>
                  <w:sz w:val="22"/>
                  <w:szCs w:val="22"/>
                </w:rPr>
                <w:t>0.00175</w:t>
              </w:r>
            </w:ins>
          </w:p>
        </w:tc>
        <w:tc>
          <w:tcPr>
            <w:tcW w:w="960" w:type="dxa"/>
            <w:tcBorders>
              <w:top w:val="nil"/>
              <w:left w:val="nil"/>
              <w:bottom w:val="nil"/>
              <w:right w:val="nil"/>
            </w:tcBorders>
            <w:shd w:val="clear" w:color="auto" w:fill="auto"/>
            <w:vAlign w:val="bottom"/>
          </w:tcPr>
          <w:p w14:paraId="5D2C7EEC" w14:textId="77777777" w:rsidR="00A50AAF" w:rsidRPr="006226B0" w:rsidRDefault="00A50AAF" w:rsidP="001C7249">
            <w:pPr>
              <w:spacing w:after="0" w:line="240" w:lineRule="auto"/>
              <w:jc w:val="center"/>
              <w:rPr>
                <w:ins w:id="636" w:author="Chasco, Brandon Edward" w:date="2020-08-26T11:44:00Z"/>
                <w:color w:val="000000"/>
                <w:sz w:val="22"/>
                <w:szCs w:val="22"/>
              </w:rPr>
            </w:pPr>
            <w:ins w:id="637" w:author="Chasco, Brandon Edward" w:date="2020-08-26T11:44:00Z">
              <w:r w:rsidRPr="006226B0">
                <w:rPr>
                  <w:color w:val="000000"/>
                  <w:sz w:val="22"/>
                  <w:szCs w:val="22"/>
                </w:rPr>
                <w:t>TRUE</w:t>
              </w:r>
            </w:ins>
          </w:p>
        </w:tc>
      </w:tr>
      <w:tr w:rsidR="00A50AAF" w:rsidRPr="006226B0" w14:paraId="09774EBD" w14:textId="77777777" w:rsidTr="001C7249">
        <w:trPr>
          <w:trHeight w:val="300"/>
          <w:ins w:id="638" w:author="Chasco, Brandon Edward" w:date="2020-08-26T11:44:00Z"/>
        </w:trPr>
        <w:tc>
          <w:tcPr>
            <w:tcW w:w="1170" w:type="dxa"/>
            <w:gridSpan w:val="3"/>
            <w:tcBorders>
              <w:top w:val="nil"/>
              <w:left w:val="nil"/>
              <w:bottom w:val="nil"/>
              <w:right w:val="nil"/>
            </w:tcBorders>
            <w:shd w:val="clear" w:color="auto" w:fill="auto"/>
            <w:vAlign w:val="bottom"/>
          </w:tcPr>
          <w:p w14:paraId="2B40AE7A" w14:textId="77777777" w:rsidR="00A50AAF" w:rsidRPr="006226B0" w:rsidRDefault="00A50AAF" w:rsidP="001C7249">
            <w:pPr>
              <w:spacing w:after="0" w:line="240" w:lineRule="auto"/>
              <w:jc w:val="center"/>
              <w:rPr>
                <w:ins w:id="639"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6B7236AA" w14:textId="77777777" w:rsidR="00A50AAF" w:rsidRPr="006226B0" w:rsidRDefault="00A50AAF" w:rsidP="001C7249">
            <w:pPr>
              <w:spacing w:after="0" w:line="240" w:lineRule="auto"/>
              <w:jc w:val="right"/>
              <w:rPr>
                <w:ins w:id="640" w:author="Chasco, Brandon Edward" w:date="2020-08-26T11:44:00Z"/>
                <w:color w:val="000000"/>
                <w:sz w:val="22"/>
                <w:szCs w:val="22"/>
              </w:rPr>
            </w:pPr>
            <w:ins w:id="641" w:author="Chasco, Brandon Edward" w:date="2020-08-26T11:44:00Z">
              <w:r w:rsidRPr="006226B0">
                <w:rPr>
                  <w:color w:val="000000"/>
                  <w:sz w:val="22"/>
                  <w:szCs w:val="22"/>
                </w:rPr>
                <w:t>1.2726</w:t>
              </w:r>
            </w:ins>
          </w:p>
        </w:tc>
        <w:tc>
          <w:tcPr>
            <w:tcW w:w="780" w:type="dxa"/>
            <w:tcBorders>
              <w:top w:val="nil"/>
              <w:left w:val="nil"/>
              <w:bottom w:val="nil"/>
              <w:right w:val="nil"/>
            </w:tcBorders>
            <w:shd w:val="clear" w:color="auto" w:fill="auto"/>
            <w:vAlign w:val="bottom"/>
          </w:tcPr>
          <w:p w14:paraId="17A80861" w14:textId="77777777" w:rsidR="00A50AAF" w:rsidRPr="006226B0" w:rsidRDefault="00A50AAF" w:rsidP="001C7249">
            <w:pPr>
              <w:spacing w:after="0" w:line="240" w:lineRule="auto"/>
              <w:jc w:val="center"/>
              <w:rPr>
                <w:ins w:id="642" w:author="Chasco, Brandon Edward" w:date="2020-08-26T11:44:00Z"/>
                <w:color w:val="000000"/>
                <w:sz w:val="22"/>
                <w:szCs w:val="22"/>
              </w:rPr>
            </w:pPr>
            <w:ins w:id="643"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24562504" w14:textId="77777777" w:rsidR="00A50AAF" w:rsidRPr="006226B0" w:rsidRDefault="00A50AAF" w:rsidP="001C7249">
            <w:pPr>
              <w:spacing w:after="0" w:line="240" w:lineRule="auto"/>
              <w:jc w:val="center"/>
              <w:rPr>
                <w:ins w:id="644" w:author="Chasco, Brandon Edward" w:date="2020-08-26T11:44:00Z"/>
                <w:color w:val="000000"/>
                <w:sz w:val="22"/>
                <w:szCs w:val="22"/>
              </w:rPr>
            </w:pPr>
            <w:ins w:id="645"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7D6D1A3" w14:textId="77777777" w:rsidR="00A50AAF" w:rsidRPr="006226B0" w:rsidRDefault="00A50AAF" w:rsidP="001C7249">
            <w:pPr>
              <w:spacing w:after="0" w:line="240" w:lineRule="auto"/>
              <w:jc w:val="center"/>
              <w:rPr>
                <w:ins w:id="646" w:author="Chasco, Brandon Edward" w:date="2020-08-26T11:44:00Z"/>
                <w:color w:val="000000"/>
                <w:sz w:val="22"/>
                <w:szCs w:val="22"/>
              </w:rPr>
            </w:pPr>
            <w:ins w:id="647"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2735231F" w14:textId="77777777" w:rsidR="00A50AAF" w:rsidRPr="006226B0" w:rsidRDefault="00A50AAF" w:rsidP="001C7249">
            <w:pPr>
              <w:spacing w:after="0" w:line="240" w:lineRule="auto"/>
              <w:rPr>
                <w:ins w:id="648" w:author="Chasco, Brandon Edward" w:date="2020-08-26T11:44:00Z"/>
                <w:color w:val="000000"/>
                <w:sz w:val="22"/>
                <w:szCs w:val="22"/>
              </w:rPr>
            </w:pPr>
            <w:ins w:id="649" w:author="Chasco, Brandon Edward" w:date="2020-08-26T11:44:00Z">
              <w:r w:rsidRPr="006226B0">
                <w:rPr>
                  <w:color w:val="000000"/>
                  <w:sz w:val="22"/>
                  <w:szCs w:val="22"/>
                </w:rPr>
                <w:t>transport.sum</w:t>
              </w:r>
            </w:ins>
          </w:p>
        </w:tc>
        <w:tc>
          <w:tcPr>
            <w:tcW w:w="1879" w:type="dxa"/>
            <w:tcBorders>
              <w:top w:val="nil"/>
              <w:left w:val="nil"/>
              <w:bottom w:val="nil"/>
              <w:right w:val="nil"/>
            </w:tcBorders>
            <w:shd w:val="clear" w:color="auto" w:fill="auto"/>
            <w:vAlign w:val="bottom"/>
          </w:tcPr>
          <w:p w14:paraId="3C912BFC" w14:textId="77777777" w:rsidR="00A50AAF" w:rsidRPr="006226B0" w:rsidRDefault="00A50AAF" w:rsidP="001C7249">
            <w:pPr>
              <w:spacing w:after="0" w:line="240" w:lineRule="auto"/>
              <w:rPr>
                <w:ins w:id="650" w:author="Chasco, Brandon Edward" w:date="2020-08-26T11:44:00Z"/>
                <w:color w:val="000000"/>
                <w:sz w:val="22"/>
                <w:szCs w:val="22"/>
              </w:rPr>
            </w:pPr>
            <w:ins w:id="651" w:author="Chasco, Brandon Edward" w:date="2020-08-26T11:44:00Z">
              <w:r w:rsidRPr="006226B0">
                <w:rPr>
                  <w:color w:val="000000"/>
                  <w:sz w:val="22"/>
                  <w:szCs w:val="22"/>
                </w:rPr>
                <w:t>npgo.spr</w:t>
              </w:r>
            </w:ins>
          </w:p>
        </w:tc>
        <w:tc>
          <w:tcPr>
            <w:tcW w:w="1002" w:type="dxa"/>
            <w:tcBorders>
              <w:top w:val="nil"/>
              <w:left w:val="nil"/>
              <w:bottom w:val="nil"/>
              <w:right w:val="nil"/>
            </w:tcBorders>
            <w:shd w:val="clear" w:color="auto" w:fill="auto"/>
            <w:vAlign w:val="bottom"/>
          </w:tcPr>
          <w:p w14:paraId="28514694" w14:textId="77777777" w:rsidR="00A50AAF" w:rsidRPr="006226B0" w:rsidRDefault="00A50AAF" w:rsidP="001C7249">
            <w:pPr>
              <w:spacing w:after="0" w:line="240" w:lineRule="auto"/>
              <w:jc w:val="right"/>
              <w:rPr>
                <w:ins w:id="652" w:author="Chasco, Brandon Edward" w:date="2020-08-26T11:44:00Z"/>
                <w:color w:val="000000"/>
                <w:sz w:val="22"/>
                <w:szCs w:val="22"/>
              </w:rPr>
            </w:pPr>
            <w:ins w:id="653" w:author="Chasco, Brandon Edward" w:date="2020-08-26T11:44:00Z">
              <w:r w:rsidRPr="006226B0">
                <w:rPr>
                  <w:color w:val="000000"/>
                  <w:sz w:val="22"/>
                  <w:szCs w:val="22"/>
                </w:rPr>
                <w:t>0.00116</w:t>
              </w:r>
            </w:ins>
          </w:p>
        </w:tc>
        <w:tc>
          <w:tcPr>
            <w:tcW w:w="960" w:type="dxa"/>
            <w:tcBorders>
              <w:top w:val="nil"/>
              <w:left w:val="nil"/>
              <w:bottom w:val="nil"/>
              <w:right w:val="nil"/>
            </w:tcBorders>
            <w:shd w:val="clear" w:color="auto" w:fill="auto"/>
            <w:vAlign w:val="bottom"/>
          </w:tcPr>
          <w:p w14:paraId="510D620C" w14:textId="77777777" w:rsidR="00A50AAF" w:rsidRPr="006226B0" w:rsidRDefault="00A50AAF" w:rsidP="001C7249">
            <w:pPr>
              <w:spacing w:after="0" w:line="240" w:lineRule="auto"/>
              <w:jc w:val="center"/>
              <w:rPr>
                <w:ins w:id="654" w:author="Chasco, Brandon Edward" w:date="2020-08-26T11:44:00Z"/>
                <w:color w:val="000000"/>
                <w:sz w:val="22"/>
                <w:szCs w:val="22"/>
              </w:rPr>
            </w:pPr>
            <w:ins w:id="655" w:author="Chasco, Brandon Edward" w:date="2020-08-26T11:44:00Z">
              <w:r w:rsidRPr="006226B0">
                <w:rPr>
                  <w:color w:val="000000"/>
                  <w:sz w:val="22"/>
                  <w:szCs w:val="22"/>
                </w:rPr>
                <w:t>TRUE</w:t>
              </w:r>
            </w:ins>
          </w:p>
        </w:tc>
      </w:tr>
      <w:tr w:rsidR="00A50AAF" w:rsidRPr="006226B0" w14:paraId="0114D5DC" w14:textId="77777777" w:rsidTr="001C7249">
        <w:trPr>
          <w:trHeight w:val="300"/>
          <w:ins w:id="656" w:author="Chasco, Brandon Edward" w:date="2020-08-26T11:44:00Z"/>
        </w:trPr>
        <w:tc>
          <w:tcPr>
            <w:tcW w:w="1170" w:type="dxa"/>
            <w:gridSpan w:val="3"/>
            <w:tcBorders>
              <w:top w:val="nil"/>
              <w:left w:val="nil"/>
              <w:bottom w:val="nil"/>
              <w:right w:val="nil"/>
            </w:tcBorders>
            <w:shd w:val="clear" w:color="auto" w:fill="auto"/>
            <w:vAlign w:val="bottom"/>
          </w:tcPr>
          <w:p w14:paraId="41145D1C" w14:textId="77777777" w:rsidR="00A50AAF" w:rsidRPr="006226B0" w:rsidRDefault="00A50AAF" w:rsidP="001C7249">
            <w:pPr>
              <w:spacing w:after="0" w:line="240" w:lineRule="auto"/>
              <w:jc w:val="center"/>
              <w:rPr>
                <w:ins w:id="657"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4544DAB5" w14:textId="77777777" w:rsidR="00A50AAF" w:rsidRPr="006226B0" w:rsidRDefault="00A50AAF" w:rsidP="001C7249">
            <w:pPr>
              <w:spacing w:after="0" w:line="240" w:lineRule="auto"/>
              <w:jc w:val="right"/>
              <w:rPr>
                <w:ins w:id="658" w:author="Chasco, Brandon Edward" w:date="2020-08-26T11:44:00Z"/>
                <w:color w:val="000000"/>
                <w:sz w:val="22"/>
                <w:szCs w:val="22"/>
              </w:rPr>
            </w:pPr>
            <w:ins w:id="659" w:author="Chasco, Brandon Edward" w:date="2020-08-26T11:44:00Z">
              <w:r w:rsidRPr="006226B0">
                <w:rPr>
                  <w:color w:val="000000"/>
                  <w:sz w:val="22"/>
                  <w:szCs w:val="22"/>
                </w:rPr>
                <w:t>2.9505</w:t>
              </w:r>
            </w:ins>
          </w:p>
        </w:tc>
        <w:tc>
          <w:tcPr>
            <w:tcW w:w="780" w:type="dxa"/>
            <w:tcBorders>
              <w:top w:val="nil"/>
              <w:left w:val="nil"/>
              <w:bottom w:val="nil"/>
              <w:right w:val="nil"/>
            </w:tcBorders>
            <w:shd w:val="clear" w:color="auto" w:fill="auto"/>
            <w:vAlign w:val="bottom"/>
          </w:tcPr>
          <w:p w14:paraId="7D871BEE" w14:textId="77777777" w:rsidR="00A50AAF" w:rsidRPr="006226B0" w:rsidRDefault="00A50AAF" w:rsidP="001C7249">
            <w:pPr>
              <w:spacing w:after="0" w:line="240" w:lineRule="auto"/>
              <w:jc w:val="center"/>
              <w:rPr>
                <w:ins w:id="660" w:author="Chasco, Brandon Edward" w:date="2020-08-26T11:44:00Z"/>
                <w:color w:val="000000"/>
                <w:sz w:val="22"/>
                <w:szCs w:val="22"/>
              </w:rPr>
            </w:pPr>
            <w:ins w:id="661"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434772EB" w14:textId="77777777" w:rsidR="00A50AAF" w:rsidRPr="006226B0" w:rsidRDefault="00A50AAF" w:rsidP="001C7249">
            <w:pPr>
              <w:spacing w:after="0" w:line="240" w:lineRule="auto"/>
              <w:jc w:val="center"/>
              <w:rPr>
                <w:ins w:id="662" w:author="Chasco, Brandon Edward" w:date="2020-08-26T11:44:00Z"/>
                <w:color w:val="000000"/>
                <w:sz w:val="22"/>
                <w:szCs w:val="22"/>
              </w:rPr>
            </w:pPr>
            <w:ins w:id="663"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27108C25" w14:textId="77777777" w:rsidR="00A50AAF" w:rsidRPr="006226B0" w:rsidRDefault="00A50AAF" w:rsidP="001C7249">
            <w:pPr>
              <w:spacing w:after="0" w:line="240" w:lineRule="auto"/>
              <w:jc w:val="center"/>
              <w:rPr>
                <w:ins w:id="664" w:author="Chasco, Brandon Edward" w:date="2020-08-26T11:44:00Z"/>
                <w:color w:val="000000"/>
                <w:sz w:val="22"/>
                <w:szCs w:val="22"/>
              </w:rPr>
            </w:pPr>
            <w:ins w:id="665"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0DD3B10" w14:textId="77777777" w:rsidR="00A50AAF" w:rsidRPr="006226B0" w:rsidRDefault="00A50AAF" w:rsidP="001C7249">
            <w:pPr>
              <w:spacing w:after="0" w:line="240" w:lineRule="auto"/>
              <w:rPr>
                <w:ins w:id="666" w:author="Chasco, Brandon Edward" w:date="2020-08-26T11:44:00Z"/>
                <w:color w:val="000000"/>
                <w:sz w:val="22"/>
                <w:szCs w:val="22"/>
              </w:rPr>
            </w:pPr>
            <w:ins w:id="667" w:author="Chasco, Brandon Edward" w:date="2020-08-26T11:44:00Z">
              <w:r w:rsidRPr="006226B0">
                <w:rPr>
                  <w:color w:val="000000"/>
                  <w:sz w:val="22"/>
                  <w:szCs w:val="22"/>
                </w:rPr>
                <w:t>ersstArc.win</w:t>
              </w:r>
            </w:ins>
          </w:p>
        </w:tc>
        <w:tc>
          <w:tcPr>
            <w:tcW w:w="1879" w:type="dxa"/>
            <w:tcBorders>
              <w:top w:val="nil"/>
              <w:left w:val="nil"/>
              <w:bottom w:val="nil"/>
              <w:right w:val="nil"/>
            </w:tcBorders>
            <w:shd w:val="clear" w:color="auto" w:fill="auto"/>
            <w:vAlign w:val="bottom"/>
          </w:tcPr>
          <w:p w14:paraId="022FA391" w14:textId="77777777" w:rsidR="00A50AAF" w:rsidRPr="006226B0" w:rsidRDefault="00A50AAF" w:rsidP="001C7249">
            <w:pPr>
              <w:spacing w:after="0" w:line="240" w:lineRule="auto"/>
              <w:rPr>
                <w:ins w:id="668" w:author="Chasco, Brandon Edward" w:date="2020-08-26T11:44:00Z"/>
                <w:color w:val="000000"/>
                <w:sz w:val="22"/>
                <w:szCs w:val="22"/>
              </w:rPr>
            </w:pPr>
            <w:ins w:id="669" w:author="Chasco, Brandon Edward" w:date="2020-08-26T11:44:00Z">
              <w:r w:rsidRPr="006226B0">
                <w:rPr>
                  <w:color w:val="000000"/>
                  <w:sz w:val="22"/>
                  <w:szCs w:val="22"/>
                </w:rPr>
                <w:t>transport.sum</w:t>
              </w:r>
            </w:ins>
          </w:p>
        </w:tc>
        <w:tc>
          <w:tcPr>
            <w:tcW w:w="1002" w:type="dxa"/>
            <w:tcBorders>
              <w:top w:val="nil"/>
              <w:left w:val="nil"/>
              <w:bottom w:val="nil"/>
              <w:right w:val="nil"/>
            </w:tcBorders>
            <w:shd w:val="clear" w:color="auto" w:fill="auto"/>
            <w:vAlign w:val="bottom"/>
          </w:tcPr>
          <w:p w14:paraId="78A2A17A" w14:textId="77777777" w:rsidR="00A50AAF" w:rsidRPr="006226B0" w:rsidRDefault="00A50AAF" w:rsidP="001C7249">
            <w:pPr>
              <w:spacing w:after="0" w:line="240" w:lineRule="auto"/>
              <w:jc w:val="right"/>
              <w:rPr>
                <w:ins w:id="670" w:author="Chasco, Brandon Edward" w:date="2020-08-26T11:44:00Z"/>
                <w:color w:val="000000"/>
                <w:sz w:val="22"/>
                <w:szCs w:val="22"/>
              </w:rPr>
            </w:pPr>
            <w:ins w:id="671" w:author="Chasco, Brandon Edward" w:date="2020-08-26T11:44:00Z">
              <w:r w:rsidRPr="006226B0">
                <w:rPr>
                  <w:color w:val="000000"/>
                  <w:sz w:val="22"/>
                  <w:szCs w:val="22"/>
                </w:rPr>
                <w:t>0.00000</w:t>
              </w:r>
            </w:ins>
          </w:p>
        </w:tc>
        <w:tc>
          <w:tcPr>
            <w:tcW w:w="960" w:type="dxa"/>
            <w:tcBorders>
              <w:top w:val="nil"/>
              <w:left w:val="nil"/>
              <w:bottom w:val="nil"/>
              <w:right w:val="nil"/>
            </w:tcBorders>
            <w:shd w:val="clear" w:color="auto" w:fill="auto"/>
            <w:vAlign w:val="bottom"/>
          </w:tcPr>
          <w:p w14:paraId="1219C12F" w14:textId="77777777" w:rsidR="00A50AAF" w:rsidRPr="006226B0" w:rsidRDefault="00A50AAF" w:rsidP="001C7249">
            <w:pPr>
              <w:spacing w:after="0" w:line="240" w:lineRule="auto"/>
              <w:jc w:val="center"/>
              <w:rPr>
                <w:ins w:id="672" w:author="Chasco, Brandon Edward" w:date="2020-08-26T11:44:00Z"/>
                <w:color w:val="000000"/>
                <w:sz w:val="22"/>
                <w:szCs w:val="22"/>
              </w:rPr>
            </w:pPr>
            <w:ins w:id="673" w:author="Chasco, Brandon Edward" w:date="2020-08-26T11:44:00Z">
              <w:r w:rsidRPr="006226B0">
                <w:rPr>
                  <w:color w:val="000000"/>
                  <w:sz w:val="22"/>
                  <w:szCs w:val="22"/>
                </w:rPr>
                <w:t>TRUE</w:t>
              </w:r>
            </w:ins>
          </w:p>
        </w:tc>
      </w:tr>
      <w:tr w:rsidR="00A50AAF" w:rsidRPr="006226B0" w14:paraId="226D91D3" w14:textId="77777777" w:rsidTr="001C7249">
        <w:trPr>
          <w:trHeight w:val="300"/>
          <w:ins w:id="674" w:author="Chasco, Brandon Edward" w:date="2020-08-26T11:44:00Z"/>
        </w:trPr>
        <w:tc>
          <w:tcPr>
            <w:tcW w:w="1170" w:type="dxa"/>
            <w:gridSpan w:val="3"/>
            <w:tcBorders>
              <w:top w:val="nil"/>
              <w:left w:val="nil"/>
              <w:bottom w:val="nil"/>
              <w:right w:val="nil"/>
            </w:tcBorders>
            <w:shd w:val="clear" w:color="auto" w:fill="auto"/>
            <w:vAlign w:val="bottom"/>
          </w:tcPr>
          <w:p w14:paraId="175D0BBA" w14:textId="77777777" w:rsidR="00A50AAF" w:rsidRPr="006226B0" w:rsidRDefault="00A50AAF" w:rsidP="001C7249">
            <w:pPr>
              <w:spacing w:after="0" w:line="240" w:lineRule="auto"/>
              <w:jc w:val="center"/>
              <w:rPr>
                <w:ins w:id="675"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679797E4" w14:textId="77777777" w:rsidR="00A50AAF" w:rsidRPr="006226B0" w:rsidRDefault="00A50AAF" w:rsidP="001C7249">
            <w:pPr>
              <w:spacing w:after="0" w:line="240" w:lineRule="auto"/>
              <w:jc w:val="right"/>
              <w:rPr>
                <w:ins w:id="676" w:author="Chasco, Brandon Edward" w:date="2020-08-26T11:44:00Z"/>
                <w:color w:val="000000"/>
                <w:sz w:val="22"/>
                <w:szCs w:val="22"/>
              </w:rPr>
            </w:pPr>
            <w:ins w:id="677" w:author="Chasco, Brandon Edward" w:date="2020-08-26T11:44:00Z">
              <w:r w:rsidRPr="006226B0">
                <w:rPr>
                  <w:color w:val="000000"/>
                  <w:sz w:val="22"/>
                  <w:szCs w:val="22"/>
                </w:rPr>
                <w:t>3.0477</w:t>
              </w:r>
            </w:ins>
          </w:p>
        </w:tc>
        <w:tc>
          <w:tcPr>
            <w:tcW w:w="780" w:type="dxa"/>
            <w:tcBorders>
              <w:top w:val="nil"/>
              <w:left w:val="nil"/>
              <w:bottom w:val="nil"/>
              <w:right w:val="nil"/>
            </w:tcBorders>
            <w:shd w:val="clear" w:color="auto" w:fill="auto"/>
            <w:vAlign w:val="bottom"/>
          </w:tcPr>
          <w:p w14:paraId="3DAAE972" w14:textId="77777777" w:rsidR="00A50AAF" w:rsidRPr="006226B0" w:rsidRDefault="00A50AAF" w:rsidP="001C7249">
            <w:pPr>
              <w:spacing w:after="0" w:line="240" w:lineRule="auto"/>
              <w:jc w:val="center"/>
              <w:rPr>
                <w:ins w:id="678" w:author="Chasco, Brandon Edward" w:date="2020-08-26T11:44:00Z"/>
                <w:color w:val="000000"/>
                <w:sz w:val="22"/>
                <w:szCs w:val="22"/>
              </w:rPr>
            </w:pPr>
            <w:ins w:id="679"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60CA93E0" w14:textId="77777777" w:rsidR="00A50AAF" w:rsidRPr="006226B0" w:rsidRDefault="00A50AAF" w:rsidP="001C7249">
            <w:pPr>
              <w:spacing w:after="0" w:line="240" w:lineRule="auto"/>
              <w:jc w:val="center"/>
              <w:rPr>
                <w:ins w:id="680" w:author="Chasco, Brandon Edward" w:date="2020-08-26T11:44:00Z"/>
                <w:color w:val="000000"/>
                <w:sz w:val="22"/>
                <w:szCs w:val="22"/>
              </w:rPr>
            </w:pPr>
            <w:ins w:id="681"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697F3EE" w14:textId="77777777" w:rsidR="00A50AAF" w:rsidRPr="006226B0" w:rsidRDefault="00A50AAF" w:rsidP="001C7249">
            <w:pPr>
              <w:spacing w:after="0" w:line="240" w:lineRule="auto"/>
              <w:jc w:val="center"/>
              <w:rPr>
                <w:ins w:id="682" w:author="Chasco, Brandon Edward" w:date="2020-08-26T11:44:00Z"/>
                <w:color w:val="000000"/>
                <w:sz w:val="22"/>
                <w:szCs w:val="22"/>
              </w:rPr>
            </w:pPr>
            <w:ins w:id="683"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E75DF75" w14:textId="77777777" w:rsidR="00A50AAF" w:rsidRPr="006226B0" w:rsidRDefault="00A50AAF" w:rsidP="001C7249">
            <w:pPr>
              <w:spacing w:after="0" w:line="240" w:lineRule="auto"/>
              <w:rPr>
                <w:ins w:id="684" w:author="Chasco, Brandon Edward" w:date="2020-08-26T11:44:00Z"/>
                <w:color w:val="000000"/>
                <w:sz w:val="22"/>
                <w:szCs w:val="22"/>
              </w:rPr>
            </w:pPr>
            <w:ins w:id="685" w:author="Chasco, Brandon Edward" w:date="2020-08-26T11:44:00Z">
              <w:r w:rsidRPr="006226B0">
                <w:rPr>
                  <w:color w:val="000000"/>
                  <w:sz w:val="22"/>
                  <w:szCs w:val="22"/>
                </w:rPr>
                <w:t>ersstArc.spr</w:t>
              </w:r>
            </w:ins>
          </w:p>
        </w:tc>
        <w:tc>
          <w:tcPr>
            <w:tcW w:w="1879" w:type="dxa"/>
            <w:tcBorders>
              <w:top w:val="nil"/>
              <w:left w:val="nil"/>
              <w:bottom w:val="nil"/>
              <w:right w:val="nil"/>
            </w:tcBorders>
            <w:shd w:val="clear" w:color="auto" w:fill="auto"/>
            <w:vAlign w:val="bottom"/>
          </w:tcPr>
          <w:p w14:paraId="2B0A57DC" w14:textId="77777777" w:rsidR="00A50AAF" w:rsidRPr="006226B0" w:rsidRDefault="00A50AAF" w:rsidP="001C7249">
            <w:pPr>
              <w:spacing w:after="0" w:line="240" w:lineRule="auto"/>
              <w:rPr>
                <w:ins w:id="686" w:author="Chasco, Brandon Edward" w:date="2020-08-26T11:44:00Z"/>
                <w:color w:val="000000"/>
                <w:sz w:val="22"/>
                <w:szCs w:val="22"/>
              </w:rPr>
            </w:pPr>
            <w:ins w:id="687" w:author="Chasco, Brandon Edward" w:date="2020-08-26T11:44:00Z">
              <w:r w:rsidRPr="006226B0">
                <w:rPr>
                  <w:color w:val="000000"/>
                  <w:sz w:val="22"/>
                  <w:szCs w:val="22"/>
                </w:rPr>
                <w:t>transport.sum</w:t>
              </w:r>
            </w:ins>
          </w:p>
        </w:tc>
        <w:tc>
          <w:tcPr>
            <w:tcW w:w="1002" w:type="dxa"/>
            <w:tcBorders>
              <w:top w:val="nil"/>
              <w:left w:val="nil"/>
              <w:bottom w:val="nil"/>
              <w:right w:val="nil"/>
            </w:tcBorders>
            <w:shd w:val="clear" w:color="auto" w:fill="auto"/>
            <w:vAlign w:val="bottom"/>
          </w:tcPr>
          <w:p w14:paraId="46D949EB" w14:textId="77777777" w:rsidR="00A50AAF" w:rsidRPr="006226B0" w:rsidRDefault="00A50AAF" w:rsidP="001C7249">
            <w:pPr>
              <w:spacing w:after="0" w:line="240" w:lineRule="auto"/>
              <w:jc w:val="right"/>
              <w:rPr>
                <w:ins w:id="688" w:author="Chasco, Brandon Edward" w:date="2020-08-26T11:44:00Z"/>
                <w:color w:val="000000"/>
                <w:sz w:val="22"/>
                <w:szCs w:val="22"/>
              </w:rPr>
            </w:pPr>
            <w:ins w:id="689" w:author="Chasco, Brandon Edward" w:date="2020-08-26T11:44:00Z">
              <w:r w:rsidRPr="006226B0">
                <w:rPr>
                  <w:color w:val="000000"/>
                  <w:sz w:val="22"/>
                  <w:szCs w:val="22"/>
                </w:rPr>
                <w:t>0.00070</w:t>
              </w:r>
            </w:ins>
          </w:p>
        </w:tc>
        <w:tc>
          <w:tcPr>
            <w:tcW w:w="960" w:type="dxa"/>
            <w:tcBorders>
              <w:top w:val="nil"/>
              <w:left w:val="nil"/>
              <w:bottom w:val="nil"/>
              <w:right w:val="nil"/>
            </w:tcBorders>
            <w:shd w:val="clear" w:color="auto" w:fill="auto"/>
            <w:vAlign w:val="bottom"/>
          </w:tcPr>
          <w:p w14:paraId="18F5A2A7" w14:textId="77777777" w:rsidR="00A50AAF" w:rsidRPr="006226B0" w:rsidRDefault="00A50AAF" w:rsidP="001C7249">
            <w:pPr>
              <w:spacing w:after="0" w:line="240" w:lineRule="auto"/>
              <w:jc w:val="center"/>
              <w:rPr>
                <w:ins w:id="690" w:author="Chasco, Brandon Edward" w:date="2020-08-26T11:44:00Z"/>
                <w:color w:val="000000"/>
                <w:sz w:val="22"/>
                <w:szCs w:val="22"/>
              </w:rPr>
            </w:pPr>
            <w:ins w:id="691" w:author="Chasco, Brandon Edward" w:date="2020-08-26T11:44:00Z">
              <w:r w:rsidRPr="006226B0">
                <w:rPr>
                  <w:color w:val="000000"/>
                  <w:sz w:val="22"/>
                  <w:szCs w:val="22"/>
                </w:rPr>
                <w:t>TRUE</w:t>
              </w:r>
            </w:ins>
          </w:p>
        </w:tc>
      </w:tr>
      <w:tr w:rsidR="00A50AAF" w:rsidRPr="006226B0" w14:paraId="28F465D3" w14:textId="77777777" w:rsidTr="001C7249">
        <w:trPr>
          <w:trHeight w:val="300"/>
          <w:ins w:id="692" w:author="Chasco, Brandon Edward" w:date="2020-08-26T11:44:00Z"/>
        </w:trPr>
        <w:tc>
          <w:tcPr>
            <w:tcW w:w="1170" w:type="dxa"/>
            <w:gridSpan w:val="3"/>
            <w:tcBorders>
              <w:top w:val="nil"/>
              <w:left w:val="nil"/>
              <w:bottom w:val="nil"/>
              <w:right w:val="nil"/>
            </w:tcBorders>
            <w:shd w:val="clear" w:color="auto" w:fill="auto"/>
            <w:vAlign w:val="bottom"/>
          </w:tcPr>
          <w:p w14:paraId="6080051F" w14:textId="77777777" w:rsidR="00A50AAF" w:rsidRPr="006226B0" w:rsidRDefault="00A50AAF" w:rsidP="001C7249">
            <w:pPr>
              <w:spacing w:after="0" w:line="240" w:lineRule="auto"/>
              <w:jc w:val="center"/>
              <w:rPr>
                <w:ins w:id="693"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2A515C51" w14:textId="77777777" w:rsidR="00A50AAF" w:rsidRPr="006226B0" w:rsidRDefault="00A50AAF" w:rsidP="001C7249">
            <w:pPr>
              <w:spacing w:after="0" w:line="240" w:lineRule="auto"/>
              <w:jc w:val="right"/>
              <w:rPr>
                <w:ins w:id="694" w:author="Chasco, Brandon Edward" w:date="2020-08-26T11:44:00Z"/>
                <w:color w:val="000000"/>
                <w:sz w:val="22"/>
                <w:szCs w:val="22"/>
              </w:rPr>
            </w:pPr>
            <w:ins w:id="695" w:author="Chasco, Brandon Edward" w:date="2020-08-26T11:44:00Z">
              <w:r w:rsidRPr="006226B0">
                <w:rPr>
                  <w:color w:val="000000"/>
                  <w:sz w:val="22"/>
                  <w:szCs w:val="22"/>
                </w:rPr>
                <w:t>3.9997</w:t>
              </w:r>
            </w:ins>
          </w:p>
        </w:tc>
        <w:tc>
          <w:tcPr>
            <w:tcW w:w="780" w:type="dxa"/>
            <w:tcBorders>
              <w:top w:val="nil"/>
              <w:left w:val="nil"/>
              <w:bottom w:val="nil"/>
              <w:right w:val="nil"/>
            </w:tcBorders>
            <w:shd w:val="clear" w:color="auto" w:fill="auto"/>
            <w:vAlign w:val="bottom"/>
          </w:tcPr>
          <w:p w14:paraId="0E4F520A" w14:textId="77777777" w:rsidR="00A50AAF" w:rsidRPr="006226B0" w:rsidRDefault="00A50AAF" w:rsidP="001C7249">
            <w:pPr>
              <w:spacing w:after="0" w:line="240" w:lineRule="auto"/>
              <w:jc w:val="center"/>
              <w:rPr>
                <w:ins w:id="696" w:author="Chasco, Brandon Edward" w:date="2020-08-26T11:44:00Z"/>
                <w:color w:val="000000"/>
                <w:sz w:val="22"/>
                <w:szCs w:val="22"/>
              </w:rPr>
            </w:pPr>
            <w:ins w:id="697"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140B0F78" w14:textId="77777777" w:rsidR="00A50AAF" w:rsidRPr="006226B0" w:rsidRDefault="00A50AAF" w:rsidP="001C7249">
            <w:pPr>
              <w:spacing w:after="0" w:line="240" w:lineRule="auto"/>
              <w:jc w:val="center"/>
              <w:rPr>
                <w:ins w:id="698" w:author="Chasco, Brandon Edward" w:date="2020-08-26T11:44:00Z"/>
                <w:color w:val="000000"/>
                <w:sz w:val="22"/>
                <w:szCs w:val="22"/>
              </w:rPr>
            </w:pPr>
            <w:ins w:id="699" w:author="Chasco, Brandon Edward" w:date="2020-08-26T11:44:00Z">
              <w:r w:rsidRPr="006226B0">
                <w:rPr>
                  <w:color w:val="000000"/>
                  <w:sz w:val="22"/>
                  <w:szCs w:val="22"/>
                </w:rPr>
                <w:t>X</w:t>
              </w:r>
            </w:ins>
          </w:p>
        </w:tc>
        <w:tc>
          <w:tcPr>
            <w:tcW w:w="1072" w:type="dxa"/>
            <w:tcBorders>
              <w:top w:val="nil"/>
              <w:left w:val="nil"/>
              <w:bottom w:val="nil"/>
              <w:right w:val="nil"/>
            </w:tcBorders>
            <w:shd w:val="clear" w:color="auto" w:fill="auto"/>
            <w:vAlign w:val="bottom"/>
          </w:tcPr>
          <w:p w14:paraId="075D2D2A" w14:textId="77777777" w:rsidR="00A50AAF" w:rsidRPr="006226B0" w:rsidRDefault="00A50AAF" w:rsidP="001C7249">
            <w:pPr>
              <w:spacing w:after="0" w:line="240" w:lineRule="auto"/>
              <w:jc w:val="center"/>
              <w:rPr>
                <w:ins w:id="700" w:author="Chasco, Brandon Edward" w:date="2020-08-26T11:44:00Z"/>
                <w:color w:val="000000"/>
                <w:sz w:val="22"/>
                <w:szCs w:val="22"/>
              </w:rPr>
            </w:pPr>
            <w:ins w:id="701"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C9A4B13" w14:textId="77777777" w:rsidR="00A50AAF" w:rsidRPr="006226B0" w:rsidRDefault="00A50AAF" w:rsidP="001C7249">
            <w:pPr>
              <w:spacing w:after="0" w:line="240" w:lineRule="auto"/>
              <w:rPr>
                <w:ins w:id="702" w:author="Chasco, Brandon Edward" w:date="2020-08-26T11:44:00Z"/>
                <w:color w:val="000000"/>
                <w:sz w:val="22"/>
                <w:szCs w:val="22"/>
              </w:rPr>
            </w:pPr>
            <w:ins w:id="703" w:author="Chasco, Brandon Edward" w:date="2020-08-26T11:44:00Z">
              <w:r w:rsidRPr="006226B0">
                <w:rPr>
                  <w:color w:val="000000"/>
                  <w:sz w:val="22"/>
                  <w:szCs w:val="22"/>
                </w:rPr>
                <w:t>transport.sum</w:t>
              </w:r>
            </w:ins>
          </w:p>
        </w:tc>
        <w:tc>
          <w:tcPr>
            <w:tcW w:w="1879" w:type="dxa"/>
            <w:tcBorders>
              <w:top w:val="nil"/>
              <w:left w:val="nil"/>
              <w:bottom w:val="nil"/>
              <w:right w:val="nil"/>
            </w:tcBorders>
            <w:shd w:val="clear" w:color="auto" w:fill="auto"/>
            <w:vAlign w:val="bottom"/>
          </w:tcPr>
          <w:p w14:paraId="663ECED3" w14:textId="77777777" w:rsidR="00A50AAF" w:rsidRPr="006226B0" w:rsidRDefault="00A50AAF" w:rsidP="001C7249">
            <w:pPr>
              <w:spacing w:after="0" w:line="240" w:lineRule="auto"/>
              <w:rPr>
                <w:ins w:id="704" w:author="Chasco, Brandon Edward" w:date="2020-08-26T11:44:00Z"/>
                <w:color w:val="000000"/>
                <w:sz w:val="22"/>
                <w:szCs w:val="22"/>
              </w:rPr>
            </w:pPr>
            <w:ins w:id="705" w:author="Chasco, Brandon Edward" w:date="2020-08-26T11:44:00Z">
              <w:r w:rsidRPr="006226B0">
                <w:rPr>
                  <w:color w:val="000000"/>
                  <w:sz w:val="22"/>
                  <w:szCs w:val="22"/>
                </w:rPr>
                <w:t>npgo.sum</w:t>
              </w:r>
            </w:ins>
          </w:p>
        </w:tc>
        <w:tc>
          <w:tcPr>
            <w:tcW w:w="1002" w:type="dxa"/>
            <w:tcBorders>
              <w:top w:val="nil"/>
              <w:left w:val="nil"/>
              <w:bottom w:val="nil"/>
              <w:right w:val="nil"/>
            </w:tcBorders>
            <w:shd w:val="clear" w:color="auto" w:fill="auto"/>
            <w:vAlign w:val="bottom"/>
          </w:tcPr>
          <w:p w14:paraId="129153F7" w14:textId="77777777" w:rsidR="00A50AAF" w:rsidRPr="006226B0" w:rsidRDefault="00A50AAF" w:rsidP="001C7249">
            <w:pPr>
              <w:spacing w:after="0" w:line="240" w:lineRule="auto"/>
              <w:jc w:val="right"/>
              <w:rPr>
                <w:ins w:id="706" w:author="Chasco, Brandon Edward" w:date="2020-08-26T11:44:00Z"/>
                <w:color w:val="000000"/>
                <w:sz w:val="22"/>
                <w:szCs w:val="22"/>
              </w:rPr>
            </w:pPr>
            <w:ins w:id="707" w:author="Chasco, Brandon Edward" w:date="2020-08-26T11:44:00Z">
              <w:r w:rsidRPr="006226B0">
                <w:rPr>
                  <w:color w:val="000000"/>
                  <w:sz w:val="22"/>
                  <w:szCs w:val="22"/>
                </w:rPr>
                <w:t>0.00027</w:t>
              </w:r>
            </w:ins>
          </w:p>
        </w:tc>
        <w:tc>
          <w:tcPr>
            <w:tcW w:w="960" w:type="dxa"/>
            <w:tcBorders>
              <w:top w:val="nil"/>
              <w:left w:val="nil"/>
              <w:bottom w:val="nil"/>
              <w:right w:val="nil"/>
            </w:tcBorders>
            <w:shd w:val="clear" w:color="auto" w:fill="auto"/>
            <w:vAlign w:val="bottom"/>
          </w:tcPr>
          <w:p w14:paraId="6C4EE001" w14:textId="77777777" w:rsidR="00A50AAF" w:rsidRPr="006226B0" w:rsidRDefault="00A50AAF" w:rsidP="001C7249">
            <w:pPr>
              <w:spacing w:after="0" w:line="240" w:lineRule="auto"/>
              <w:jc w:val="center"/>
              <w:rPr>
                <w:ins w:id="708" w:author="Chasco, Brandon Edward" w:date="2020-08-26T11:44:00Z"/>
                <w:color w:val="000000"/>
                <w:sz w:val="22"/>
                <w:szCs w:val="22"/>
              </w:rPr>
            </w:pPr>
            <w:ins w:id="709" w:author="Chasco, Brandon Edward" w:date="2020-08-26T11:44:00Z">
              <w:r w:rsidRPr="006226B0">
                <w:rPr>
                  <w:color w:val="000000"/>
                  <w:sz w:val="22"/>
                  <w:szCs w:val="22"/>
                </w:rPr>
                <w:t>TRUE</w:t>
              </w:r>
            </w:ins>
          </w:p>
        </w:tc>
      </w:tr>
      <w:tr w:rsidR="00A50AAF" w:rsidRPr="006226B0" w14:paraId="017504DC" w14:textId="77777777" w:rsidTr="001C7249">
        <w:trPr>
          <w:trHeight w:val="300"/>
          <w:ins w:id="710" w:author="Chasco, Brandon Edward" w:date="2020-08-26T11:44:00Z"/>
        </w:trPr>
        <w:tc>
          <w:tcPr>
            <w:tcW w:w="1170" w:type="dxa"/>
            <w:gridSpan w:val="3"/>
            <w:tcBorders>
              <w:top w:val="nil"/>
              <w:left w:val="nil"/>
              <w:bottom w:val="nil"/>
              <w:right w:val="nil"/>
            </w:tcBorders>
            <w:shd w:val="clear" w:color="auto" w:fill="auto"/>
            <w:vAlign w:val="bottom"/>
          </w:tcPr>
          <w:p w14:paraId="42F31303" w14:textId="77777777" w:rsidR="00A50AAF" w:rsidRPr="006226B0" w:rsidRDefault="00A50AAF" w:rsidP="001C7249">
            <w:pPr>
              <w:spacing w:after="0" w:line="240" w:lineRule="auto"/>
              <w:jc w:val="center"/>
              <w:rPr>
                <w:ins w:id="711"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022D3F3F" w14:textId="77777777" w:rsidR="00A50AAF" w:rsidRPr="006226B0" w:rsidRDefault="00A50AAF" w:rsidP="001C7249">
            <w:pPr>
              <w:spacing w:after="0" w:line="240" w:lineRule="auto"/>
              <w:jc w:val="right"/>
              <w:rPr>
                <w:ins w:id="712" w:author="Chasco, Brandon Edward" w:date="2020-08-26T11:44:00Z"/>
                <w:color w:val="000000"/>
                <w:sz w:val="22"/>
                <w:szCs w:val="22"/>
              </w:rPr>
            </w:pPr>
            <w:ins w:id="713" w:author="Chasco, Brandon Edward" w:date="2020-08-26T11:44:00Z">
              <w:r w:rsidRPr="006226B0">
                <w:rPr>
                  <w:color w:val="000000"/>
                  <w:sz w:val="22"/>
                  <w:szCs w:val="22"/>
                </w:rPr>
                <w:t>3.9998</w:t>
              </w:r>
            </w:ins>
          </w:p>
        </w:tc>
        <w:tc>
          <w:tcPr>
            <w:tcW w:w="780" w:type="dxa"/>
            <w:tcBorders>
              <w:top w:val="nil"/>
              <w:left w:val="nil"/>
              <w:bottom w:val="nil"/>
              <w:right w:val="nil"/>
            </w:tcBorders>
            <w:shd w:val="clear" w:color="auto" w:fill="auto"/>
            <w:vAlign w:val="bottom"/>
          </w:tcPr>
          <w:p w14:paraId="1CE00F9B" w14:textId="77777777" w:rsidR="00A50AAF" w:rsidRPr="006226B0" w:rsidRDefault="00A50AAF" w:rsidP="001C7249">
            <w:pPr>
              <w:spacing w:after="0" w:line="240" w:lineRule="auto"/>
              <w:jc w:val="center"/>
              <w:rPr>
                <w:ins w:id="714" w:author="Chasco, Brandon Edward" w:date="2020-08-26T11:44:00Z"/>
                <w:color w:val="000000"/>
                <w:sz w:val="22"/>
                <w:szCs w:val="22"/>
              </w:rPr>
            </w:pPr>
            <w:ins w:id="715"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5AC37E3B" w14:textId="77777777" w:rsidR="00A50AAF" w:rsidRPr="006226B0" w:rsidRDefault="00A50AAF" w:rsidP="001C7249">
            <w:pPr>
              <w:spacing w:after="0" w:line="240" w:lineRule="auto"/>
              <w:jc w:val="center"/>
              <w:rPr>
                <w:ins w:id="716" w:author="Chasco, Brandon Edward" w:date="2020-08-26T11:44:00Z"/>
                <w:color w:val="000000"/>
                <w:sz w:val="22"/>
                <w:szCs w:val="22"/>
              </w:rPr>
            </w:pPr>
            <w:ins w:id="717"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8CE94DF" w14:textId="77777777" w:rsidR="00A50AAF" w:rsidRPr="006226B0" w:rsidRDefault="00A50AAF" w:rsidP="001C7249">
            <w:pPr>
              <w:spacing w:after="0" w:line="240" w:lineRule="auto"/>
              <w:jc w:val="center"/>
              <w:rPr>
                <w:ins w:id="718" w:author="Chasco, Brandon Edward" w:date="2020-08-26T11:44:00Z"/>
                <w:color w:val="000000"/>
                <w:sz w:val="22"/>
                <w:szCs w:val="22"/>
              </w:rPr>
            </w:pPr>
            <w:ins w:id="719"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831F705" w14:textId="77777777" w:rsidR="00A50AAF" w:rsidRPr="006226B0" w:rsidRDefault="00A50AAF" w:rsidP="001C7249">
            <w:pPr>
              <w:spacing w:after="0" w:line="240" w:lineRule="auto"/>
              <w:rPr>
                <w:ins w:id="720" w:author="Chasco, Brandon Edward" w:date="2020-08-26T11:44:00Z"/>
                <w:color w:val="000000"/>
                <w:sz w:val="22"/>
                <w:szCs w:val="22"/>
              </w:rPr>
            </w:pPr>
            <w:ins w:id="721" w:author="Chasco, Brandon Edward" w:date="2020-08-26T11:44:00Z">
              <w:r w:rsidRPr="006226B0">
                <w:rPr>
                  <w:color w:val="000000"/>
                  <w:sz w:val="22"/>
                  <w:szCs w:val="22"/>
                </w:rPr>
                <w:t>transport.sum</w:t>
              </w:r>
            </w:ins>
          </w:p>
        </w:tc>
        <w:tc>
          <w:tcPr>
            <w:tcW w:w="1879" w:type="dxa"/>
            <w:tcBorders>
              <w:top w:val="nil"/>
              <w:left w:val="nil"/>
              <w:bottom w:val="nil"/>
              <w:right w:val="nil"/>
            </w:tcBorders>
            <w:shd w:val="clear" w:color="auto" w:fill="auto"/>
            <w:vAlign w:val="bottom"/>
          </w:tcPr>
          <w:p w14:paraId="3FDE43A6" w14:textId="77777777" w:rsidR="00A50AAF" w:rsidRPr="006226B0" w:rsidRDefault="00A50AAF" w:rsidP="001C7249">
            <w:pPr>
              <w:spacing w:after="0" w:line="240" w:lineRule="auto"/>
              <w:rPr>
                <w:ins w:id="722" w:author="Chasco, Brandon Edward" w:date="2020-08-26T11:44:00Z"/>
                <w:color w:val="000000"/>
                <w:sz w:val="22"/>
                <w:szCs w:val="22"/>
              </w:rPr>
            </w:pPr>
            <w:ins w:id="723" w:author="Chasco, Brandon Edward" w:date="2020-08-26T11:44:00Z">
              <w:r w:rsidRPr="006226B0">
                <w:rPr>
                  <w:color w:val="000000"/>
                  <w:sz w:val="22"/>
                  <w:szCs w:val="22"/>
                </w:rPr>
                <w:t>npgo.sum</w:t>
              </w:r>
            </w:ins>
          </w:p>
        </w:tc>
        <w:tc>
          <w:tcPr>
            <w:tcW w:w="1002" w:type="dxa"/>
            <w:tcBorders>
              <w:top w:val="nil"/>
              <w:left w:val="nil"/>
              <w:bottom w:val="nil"/>
              <w:right w:val="nil"/>
            </w:tcBorders>
            <w:shd w:val="clear" w:color="auto" w:fill="auto"/>
            <w:vAlign w:val="bottom"/>
          </w:tcPr>
          <w:p w14:paraId="4CD6000F" w14:textId="77777777" w:rsidR="00A50AAF" w:rsidRPr="006226B0" w:rsidRDefault="00A50AAF" w:rsidP="001C7249">
            <w:pPr>
              <w:spacing w:after="0" w:line="240" w:lineRule="auto"/>
              <w:jc w:val="right"/>
              <w:rPr>
                <w:ins w:id="724" w:author="Chasco, Brandon Edward" w:date="2020-08-26T11:44:00Z"/>
                <w:color w:val="000000"/>
                <w:sz w:val="22"/>
                <w:szCs w:val="22"/>
              </w:rPr>
            </w:pPr>
            <w:ins w:id="725" w:author="Chasco, Brandon Edward" w:date="2020-08-26T11:44:00Z">
              <w:r w:rsidRPr="006226B0">
                <w:rPr>
                  <w:color w:val="000000"/>
                  <w:sz w:val="22"/>
                  <w:szCs w:val="22"/>
                </w:rPr>
                <w:t>0.00043</w:t>
              </w:r>
            </w:ins>
          </w:p>
        </w:tc>
        <w:tc>
          <w:tcPr>
            <w:tcW w:w="960" w:type="dxa"/>
            <w:tcBorders>
              <w:top w:val="nil"/>
              <w:left w:val="nil"/>
              <w:bottom w:val="nil"/>
              <w:right w:val="nil"/>
            </w:tcBorders>
            <w:shd w:val="clear" w:color="auto" w:fill="auto"/>
            <w:vAlign w:val="bottom"/>
          </w:tcPr>
          <w:p w14:paraId="48CD2799" w14:textId="77777777" w:rsidR="00A50AAF" w:rsidRPr="006226B0" w:rsidRDefault="00A50AAF" w:rsidP="001C7249">
            <w:pPr>
              <w:spacing w:after="0" w:line="240" w:lineRule="auto"/>
              <w:jc w:val="center"/>
              <w:rPr>
                <w:ins w:id="726" w:author="Chasco, Brandon Edward" w:date="2020-08-26T11:44:00Z"/>
                <w:color w:val="000000"/>
                <w:sz w:val="22"/>
                <w:szCs w:val="22"/>
              </w:rPr>
            </w:pPr>
            <w:ins w:id="727" w:author="Chasco, Brandon Edward" w:date="2020-08-26T11:44:00Z">
              <w:r w:rsidRPr="006226B0">
                <w:rPr>
                  <w:color w:val="000000"/>
                  <w:sz w:val="22"/>
                  <w:szCs w:val="22"/>
                </w:rPr>
                <w:t>TRUE</w:t>
              </w:r>
            </w:ins>
          </w:p>
        </w:tc>
      </w:tr>
      <w:tr w:rsidR="00A50AAF" w:rsidRPr="006226B0" w14:paraId="2CC2A4BE" w14:textId="77777777" w:rsidTr="001C7249">
        <w:trPr>
          <w:trHeight w:val="300"/>
          <w:ins w:id="728" w:author="Chasco, Brandon Edward" w:date="2020-08-26T11:44:00Z"/>
        </w:trPr>
        <w:tc>
          <w:tcPr>
            <w:tcW w:w="1170" w:type="dxa"/>
            <w:gridSpan w:val="3"/>
            <w:tcBorders>
              <w:top w:val="nil"/>
              <w:left w:val="nil"/>
              <w:bottom w:val="nil"/>
              <w:right w:val="nil"/>
            </w:tcBorders>
            <w:shd w:val="clear" w:color="auto" w:fill="auto"/>
            <w:vAlign w:val="bottom"/>
          </w:tcPr>
          <w:p w14:paraId="01480B19" w14:textId="77777777" w:rsidR="00A50AAF" w:rsidRPr="006226B0" w:rsidRDefault="00A50AAF" w:rsidP="001C7249">
            <w:pPr>
              <w:spacing w:after="0" w:line="240" w:lineRule="auto"/>
              <w:rPr>
                <w:ins w:id="729" w:author="Chasco, Brandon Edward" w:date="2020-08-26T11:44:00Z"/>
                <w:color w:val="000000"/>
                <w:sz w:val="22"/>
                <w:szCs w:val="22"/>
              </w:rPr>
            </w:pPr>
            <w:ins w:id="730" w:author="Chasco, Brandon Edward" w:date="2020-08-26T11:44:00Z">
              <w:r w:rsidRPr="006226B0">
                <w:rPr>
                  <w:color w:val="000000"/>
                  <w:sz w:val="22"/>
                  <w:szCs w:val="22"/>
                </w:rPr>
                <w:t>Wild</w:t>
              </w:r>
            </w:ins>
          </w:p>
        </w:tc>
        <w:tc>
          <w:tcPr>
            <w:tcW w:w="911" w:type="dxa"/>
            <w:tcBorders>
              <w:top w:val="nil"/>
              <w:left w:val="nil"/>
              <w:bottom w:val="nil"/>
              <w:right w:val="nil"/>
            </w:tcBorders>
            <w:shd w:val="clear" w:color="auto" w:fill="auto"/>
            <w:vAlign w:val="bottom"/>
          </w:tcPr>
          <w:p w14:paraId="43DE60C6" w14:textId="77777777" w:rsidR="00A50AAF" w:rsidRPr="006226B0" w:rsidRDefault="00A50AAF" w:rsidP="001C7249">
            <w:pPr>
              <w:spacing w:after="0" w:line="240" w:lineRule="auto"/>
              <w:jc w:val="right"/>
              <w:rPr>
                <w:ins w:id="731" w:author="Chasco, Brandon Edward" w:date="2020-08-26T11:44:00Z"/>
                <w:color w:val="000000"/>
                <w:sz w:val="22"/>
                <w:szCs w:val="22"/>
              </w:rPr>
            </w:pPr>
            <w:ins w:id="732" w:author="Chasco, Brandon Edward" w:date="2020-08-26T11:44:00Z">
              <w:r w:rsidRPr="006226B0">
                <w:rPr>
                  <w:color w:val="000000"/>
                  <w:sz w:val="22"/>
                  <w:szCs w:val="22"/>
                </w:rPr>
                <w:t>0.0000</w:t>
              </w:r>
            </w:ins>
          </w:p>
        </w:tc>
        <w:tc>
          <w:tcPr>
            <w:tcW w:w="780" w:type="dxa"/>
            <w:tcBorders>
              <w:top w:val="nil"/>
              <w:left w:val="nil"/>
              <w:bottom w:val="nil"/>
              <w:right w:val="nil"/>
            </w:tcBorders>
            <w:shd w:val="clear" w:color="auto" w:fill="auto"/>
            <w:vAlign w:val="bottom"/>
          </w:tcPr>
          <w:p w14:paraId="45337517" w14:textId="77777777" w:rsidR="00A50AAF" w:rsidRPr="006226B0" w:rsidRDefault="00A50AAF" w:rsidP="001C7249">
            <w:pPr>
              <w:spacing w:after="0" w:line="240" w:lineRule="auto"/>
              <w:jc w:val="center"/>
              <w:rPr>
                <w:ins w:id="733" w:author="Chasco, Brandon Edward" w:date="2020-08-26T11:44:00Z"/>
                <w:color w:val="000000"/>
                <w:sz w:val="22"/>
                <w:szCs w:val="22"/>
              </w:rPr>
            </w:pPr>
            <w:ins w:id="734"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621FC6D3" w14:textId="77777777" w:rsidR="00A50AAF" w:rsidRPr="006226B0" w:rsidRDefault="00A50AAF" w:rsidP="001C7249">
            <w:pPr>
              <w:spacing w:after="0" w:line="240" w:lineRule="auto"/>
              <w:jc w:val="center"/>
              <w:rPr>
                <w:ins w:id="735" w:author="Chasco, Brandon Edward" w:date="2020-08-26T11:44:00Z"/>
                <w:color w:val="000000"/>
                <w:sz w:val="22"/>
                <w:szCs w:val="22"/>
              </w:rPr>
            </w:pPr>
            <w:ins w:id="736"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781B73D3" w14:textId="77777777" w:rsidR="00A50AAF" w:rsidRPr="006226B0" w:rsidRDefault="00A50AAF" w:rsidP="001C7249">
            <w:pPr>
              <w:spacing w:after="0" w:line="240" w:lineRule="auto"/>
              <w:jc w:val="center"/>
              <w:rPr>
                <w:ins w:id="737" w:author="Chasco, Brandon Edward" w:date="2020-08-26T11:44:00Z"/>
                <w:color w:val="000000"/>
                <w:sz w:val="22"/>
                <w:szCs w:val="22"/>
              </w:rPr>
            </w:pPr>
            <w:ins w:id="738"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50376A6D" w14:textId="77777777" w:rsidR="00A50AAF" w:rsidRPr="006226B0" w:rsidRDefault="00A50AAF" w:rsidP="001C7249">
            <w:pPr>
              <w:spacing w:after="0" w:line="240" w:lineRule="auto"/>
              <w:rPr>
                <w:ins w:id="739" w:author="Chasco, Brandon Edward" w:date="2020-08-26T11:44:00Z"/>
                <w:color w:val="000000"/>
                <w:sz w:val="22"/>
                <w:szCs w:val="22"/>
              </w:rPr>
            </w:pPr>
            <w:ins w:id="740" w:author="Chasco, Brandon Edward" w:date="2020-08-26T11:44:00Z">
              <w:r w:rsidRPr="006226B0">
                <w:rPr>
                  <w:color w:val="000000"/>
                  <w:sz w:val="22"/>
                  <w:szCs w:val="22"/>
                </w:rPr>
                <w:t>cui.spr</w:t>
              </w:r>
            </w:ins>
          </w:p>
        </w:tc>
        <w:tc>
          <w:tcPr>
            <w:tcW w:w="1879" w:type="dxa"/>
            <w:tcBorders>
              <w:top w:val="nil"/>
              <w:left w:val="nil"/>
              <w:bottom w:val="nil"/>
              <w:right w:val="nil"/>
            </w:tcBorders>
            <w:shd w:val="clear" w:color="auto" w:fill="auto"/>
            <w:vAlign w:val="bottom"/>
          </w:tcPr>
          <w:p w14:paraId="78FAAC57" w14:textId="77777777" w:rsidR="00A50AAF" w:rsidRPr="006226B0" w:rsidRDefault="00A50AAF" w:rsidP="001C7249">
            <w:pPr>
              <w:spacing w:after="0" w:line="240" w:lineRule="auto"/>
              <w:rPr>
                <w:ins w:id="741" w:author="Chasco, Brandon Edward" w:date="2020-08-26T11:44:00Z"/>
                <w:color w:val="000000"/>
                <w:sz w:val="22"/>
                <w:szCs w:val="22"/>
              </w:rPr>
            </w:pPr>
            <w:ins w:id="742" w:author="Chasco, Brandon Edward" w:date="2020-08-26T11:44:00Z">
              <w:r w:rsidRPr="006226B0">
                <w:rPr>
                  <w:color w:val="000000"/>
                  <w:sz w:val="22"/>
                  <w:szCs w:val="22"/>
                </w:rPr>
                <w:t>pdo.sum</w:t>
              </w:r>
            </w:ins>
          </w:p>
        </w:tc>
        <w:tc>
          <w:tcPr>
            <w:tcW w:w="1002" w:type="dxa"/>
            <w:tcBorders>
              <w:top w:val="nil"/>
              <w:left w:val="nil"/>
              <w:bottom w:val="nil"/>
              <w:right w:val="nil"/>
            </w:tcBorders>
            <w:shd w:val="clear" w:color="auto" w:fill="auto"/>
            <w:vAlign w:val="bottom"/>
          </w:tcPr>
          <w:p w14:paraId="43B27027" w14:textId="77777777" w:rsidR="00A50AAF" w:rsidRPr="006226B0" w:rsidRDefault="00A50AAF" w:rsidP="001C7249">
            <w:pPr>
              <w:spacing w:after="0" w:line="240" w:lineRule="auto"/>
              <w:jc w:val="right"/>
              <w:rPr>
                <w:ins w:id="743" w:author="Chasco, Brandon Edward" w:date="2020-08-26T11:44:00Z"/>
                <w:color w:val="000000"/>
                <w:sz w:val="22"/>
                <w:szCs w:val="22"/>
              </w:rPr>
            </w:pPr>
            <w:ins w:id="744" w:author="Chasco, Brandon Edward" w:date="2020-08-26T11:44:00Z">
              <w:r w:rsidRPr="006226B0">
                <w:rPr>
                  <w:color w:val="000000"/>
                  <w:sz w:val="22"/>
                  <w:szCs w:val="22"/>
                </w:rPr>
                <w:t>0.00019</w:t>
              </w:r>
            </w:ins>
          </w:p>
        </w:tc>
        <w:tc>
          <w:tcPr>
            <w:tcW w:w="960" w:type="dxa"/>
            <w:tcBorders>
              <w:top w:val="nil"/>
              <w:left w:val="nil"/>
              <w:bottom w:val="nil"/>
              <w:right w:val="nil"/>
            </w:tcBorders>
            <w:shd w:val="clear" w:color="auto" w:fill="auto"/>
            <w:vAlign w:val="bottom"/>
          </w:tcPr>
          <w:p w14:paraId="2F856D66" w14:textId="77777777" w:rsidR="00A50AAF" w:rsidRPr="006226B0" w:rsidRDefault="00A50AAF" w:rsidP="001C7249">
            <w:pPr>
              <w:spacing w:after="0" w:line="240" w:lineRule="auto"/>
              <w:jc w:val="center"/>
              <w:rPr>
                <w:ins w:id="745" w:author="Chasco, Brandon Edward" w:date="2020-08-26T11:44:00Z"/>
                <w:color w:val="000000"/>
                <w:sz w:val="22"/>
                <w:szCs w:val="22"/>
              </w:rPr>
            </w:pPr>
            <w:ins w:id="746" w:author="Chasco, Brandon Edward" w:date="2020-08-26T11:44:00Z">
              <w:r w:rsidRPr="006226B0">
                <w:rPr>
                  <w:color w:val="000000"/>
                  <w:sz w:val="22"/>
                  <w:szCs w:val="22"/>
                </w:rPr>
                <w:t>TRUE</w:t>
              </w:r>
            </w:ins>
          </w:p>
        </w:tc>
      </w:tr>
      <w:tr w:rsidR="00A50AAF" w:rsidRPr="006226B0" w14:paraId="1A47B6D6" w14:textId="77777777" w:rsidTr="001C7249">
        <w:trPr>
          <w:trHeight w:val="300"/>
          <w:ins w:id="747" w:author="Chasco, Brandon Edward" w:date="2020-08-26T11:44:00Z"/>
        </w:trPr>
        <w:tc>
          <w:tcPr>
            <w:tcW w:w="1170" w:type="dxa"/>
            <w:gridSpan w:val="3"/>
            <w:tcBorders>
              <w:top w:val="nil"/>
              <w:left w:val="nil"/>
              <w:bottom w:val="nil"/>
              <w:right w:val="nil"/>
            </w:tcBorders>
            <w:shd w:val="clear" w:color="auto" w:fill="auto"/>
            <w:vAlign w:val="bottom"/>
          </w:tcPr>
          <w:p w14:paraId="4236D9D3" w14:textId="77777777" w:rsidR="00A50AAF" w:rsidRPr="006226B0" w:rsidRDefault="00A50AAF" w:rsidP="001C7249">
            <w:pPr>
              <w:spacing w:after="0" w:line="240" w:lineRule="auto"/>
              <w:jc w:val="center"/>
              <w:rPr>
                <w:ins w:id="748"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4D4F5476" w14:textId="77777777" w:rsidR="00A50AAF" w:rsidRPr="006226B0" w:rsidRDefault="00A50AAF" w:rsidP="001C7249">
            <w:pPr>
              <w:spacing w:after="0" w:line="240" w:lineRule="auto"/>
              <w:jc w:val="right"/>
              <w:rPr>
                <w:ins w:id="749" w:author="Chasco, Brandon Edward" w:date="2020-08-26T11:44:00Z"/>
                <w:color w:val="000000"/>
                <w:sz w:val="22"/>
                <w:szCs w:val="22"/>
              </w:rPr>
            </w:pPr>
            <w:ins w:id="750" w:author="Chasco, Brandon Edward" w:date="2020-08-26T11:44:00Z">
              <w:r w:rsidRPr="006226B0">
                <w:rPr>
                  <w:color w:val="000000"/>
                  <w:sz w:val="22"/>
                  <w:szCs w:val="22"/>
                </w:rPr>
                <w:t>1.7894</w:t>
              </w:r>
            </w:ins>
          </w:p>
        </w:tc>
        <w:tc>
          <w:tcPr>
            <w:tcW w:w="780" w:type="dxa"/>
            <w:tcBorders>
              <w:top w:val="nil"/>
              <w:left w:val="nil"/>
              <w:bottom w:val="nil"/>
              <w:right w:val="nil"/>
            </w:tcBorders>
            <w:shd w:val="clear" w:color="auto" w:fill="auto"/>
            <w:vAlign w:val="bottom"/>
          </w:tcPr>
          <w:p w14:paraId="7768006A" w14:textId="77777777" w:rsidR="00A50AAF" w:rsidRPr="006226B0" w:rsidRDefault="00A50AAF" w:rsidP="001C7249">
            <w:pPr>
              <w:spacing w:after="0" w:line="240" w:lineRule="auto"/>
              <w:jc w:val="center"/>
              <w:rPr>
                <w:ins w:id="751" w:author="Chasco, Brandon Edward" w:date="2020-08-26T11:44:00Z"/>
                <w:color w:val="000000"/>
                <w:sz w:val="22"/>
                <w:szCs w:val="22"/>
              </w:rPr>
            </w:pPr>
            <w:ins w:id="752"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6BE4E2A2" w14:textId="77777777" w:rsidR="00A50AAF" w:rsidRPr="006226B0" w:rsidRDefault="00A50AAF" w:rsidP="001C7249">
            <w:pPr>
              <w:spacing w:after="0" w:line="240" w:lineRule="auto"/>
              <w:jc w:val="center"/>
              <w:rPr>
                <w:ins w:id="753" w:author="Chasco, Brandon Edward" w:date="2020-08-26T11:44:00Z"/>
                <w:color w:val="000000"/>
                <w:sz w:val="22"/>
                <w:szCs w:val="22"/>
              </w:rPr>
            </w:pPr>
            <w:ins w:id="754"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46D75211" w14:textId="77777777" w:rsidR="00A50AAF" w:rsidRPr="006226B0" w:rsidRDefault="00A50AAF" w:rsidP="001C7249">
            <w:pPr>
              <w:spacing w:after="0" w:line="240" w:lineRule="auto"/>
              <w:jc w:val="center"/>
              <w:rPr>
                <w:ins w:id="755" w:author="Chasco, Brandon Edward" w:date="2020-08-26T11:44:00Z"/>
                <w:color w:val="000000"/>
                <w:sz w:val="22"/>
                <w:szCs w:val="22"/>
              </w:rPr>
            </w:pPr>
            <w:ins w:id="756"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D7441B3" w14:textId="77777777" w:rsidR="00A50AAF" w:rsidRPr="006226B0" w:rsidRDefault="00A50AAF" w:rsidP="001C7249">
            <w:pPr>
              <w:spacing w:after="0" w:line="240" w:lineRule="auto"/>
              <w:rPr>
                <w:ins w:id="757" w:author="Chasco, Brandon Edward" w:date="2020-08-26T11:44:00Z"/>
                <w:color w:val="000000"/>
                <w:sz w:val="22"/>
                <w:szCs w:val="22"/>
              </w:rPr>
            </w:pPr>
            <w:ins w:id="758" w:author="Chasco, Brandon Edward" w:date="2020-08-26T11:44:00Z">
              <w:r w:rsidRPr="006226B0">
                <w:rPr>
                  <w:color w:val="000000"/>
                  <w:sz w:val="22"/>
                  <w:szCs w:val="22"/>
                </w:rPr>
                <w:t>ersstArc.spr</w:t>
              </w:r>
            </w:ins>
          </w:p>
        </w:tc>
        <w:tc>
          <w:tcPr>
            <w:tcW w:w="1879" w:type="dxa"/>
            <w:tcBorders>
              <w:top w:val="nil"/>
              <w:left w:val="nil"/>
              <w:bottom w:val="nil"/>
              <w:right w:val="nil"/>
            </w:tcBorders>
            <w:shd w:val="clear" w:color="auto" w:fill="auto"/>
            <w:vAlign w:val="bottom"/>
          </w:tcPr>
          <w:p w14:paraId="00093C9C" w14:textId="77777777" w:rsidR="00A50AAF" w:rsidRPr="006226B0" w:rsidRDefault="00A50AAF" w:rsidP="001C7249">
            <w:pPr>
              <w:spacing w:after="0" w:line="240" w:lineRule="auto"/>
              <w:rPr>
                <w:ins w:id="759" w:author="Chasco, Brandon Edward" w:date="2020-08-26T11:44:00Z"/>
                <w:color w:val="000000"/>
                <w:sz w:val="22"/>
                <w:szCs w:val="22"/>
              </w:rPr>
            </w:pPr>
            <w:ins w:id="760" w:author="Chasco, Brandon Edward" w:date="2020-08-26T11:44:00Z">
              <w:r w:rsidRPr="006226B0">
                <w:rPr>
                  <w:color w:val="000000"/>
                  <w:sz w:val="22"/>
                  <w:szCs w:val="22"/>
                </w:rPr>
                <w:t>cui.spr</w:t>
              </w:r>
            </w:ins>
          </w:p>
        </w:tc>
        <w:tc>
          <w:tcPr>
            <w:tcW w:w="1002" w:type="dxa"/>
            <w:tcBorders>
              <w:top w:val="nil"/>
              <w:left w:val="nil"/>
              <w:bottom w:val="nil"/>
              <w:right w:val="nil"/>
            </w:tcBorders>
            <w:shd w:val="clear" w:color="auto" w:fill="auto"/>
            <w:vAlign w:val="bottom"/>
          </w:tcPr>
          <w:p w14:paraId="7D66D235" w14:textId="77777777" w:rsidR="00A50AAF" w:rsidRPr="006226B0" w:rsidRDefault="00A50AAF" w:rsidP="001C7249">
            <w:pPr>
              <w:spacing w:after="0" w:line="240" w:lineRule="auto"/>
              <w:jc w:val="right"/>
              <w:rPr>
                <w:ins w:id="761" w:author="Chasco, Brandon Edward" w:date="2020-08-26T11:44:00Z"/>
                <w:color w:val="000000"/>
                <w:sz w:val="22"/>
                <w:szCs w:val="22"/>
              </w:rPr>
            </w:pPr>
            <w:ins w:id="762" w:author="Chasco, Brandon Edward" w:date="2020-08-26T11:44:00Z">
              <w:r w:rsidRPr="006226B0">
                <w:rPr>
                  <w:color w:val="000000"/>
                  <w:sz w:val="22"/>
                  <w:szCs w:val="22"/>
                </w:rPr>
                <w:t>0.00000</w:t>
              </w:r>
            </w:ins>
          </w:p>
        </w:tc>
        <w:tc>
          <w:tcPr>
            <w:tcW w:w="960" w:type="dxa"/>
            <w:tcBorders>
              <w:top w:val="nil"/>
              <w:left w:val="nil"/>
              <w:bottom w:val="nil"/>
              <w:right w:val="nil"/>
            </w:tcBorders>
            <w:shd w:val="clear" w:color="auto" w:fill="auto"/>
            <w:vAlign w:val="bottom"/>
          </w:tcPr>
          <w:p w14:paraId="6C9B3B88" w14:textId="77777777" w:rsidR="00A50AAF" w:rsidRPr="006226B0" w:rsidRDefault="00A50AAF" w:rsidP="001C7249">
            <w:pPr>
              <w:spacing w:after="0" w:line="240" w:lineRule="auto"/>
              <w:jc w:val="center"/>
              <w:rPr>
                <w:ins w:id="763" w:author="Chasco, Brandon Edward" w:date="2020-08-26T11:44:00Z"/>
                <w:color w:val="000000"/>
                <w:sz w:val="22"/>
                <w:szCs w:val="22"/>
              </w:rPr>
            </w:pPr>
            <w:ins w:id="764" w:author="Chasco, Brandon Edward" w:date="2020-08-26T11:44:00Z">
              <w:r w:rsidRPr="006226B0">
                <w:rPr>
                  <w:color w:val="000000"/>
                  <w:sz w:val="22"/>
                  <w:szCs w:val="22"/>
                </w:rPr>
                <w:t>TRUE</w:t>
              </w:r>
            </w:ins>
          </w:p>
        </w:tc>
      </w:tr>
      <w:tr w:rsidR="00A50AAF" w:rsidRPr="006226B0" w14:paraId="21ACE157" w14:textId="77777777" w:rsidTr="001C7249">
        <w:trPr>
          <w:trHeight w:val="300"/>
          <w:ins w:id="765" w:author="Chasco, Brandon Edward" w:date="2020-08-26T11:44:00Z"/>
        </w:trPr>
        <w:tc>
          <w:tcPr>
            <w:tcW w:w="1080" w:type="dxa"/>
            <w:gridSpan w:val="2"/>
            <w:tcBorders>
              <w:top w:val="nil"/>
              <w:left w:val="nil"/>
              <w:bottom w:val="nil"/>
              <w:right w:val="nil"/>
            </w:tcBorders>
            <w:shd w:val="clear" w:color="auto" w:fill="auto"/>
            <w:vAlign w:val="bottom"/>
          </w:tcPr>
          <w:p w14:paraId="4C3DEEE8" w14:textId="77777777" w:rsidR="00A50AAF" w:rsidRPr="006226B0" w:rsidRDefault="00A50AAF" w:rsidP="001C7249">
            <w:pPr>
              <w:spacing w:after="0" w:line="240" w:lineRule="auto"/>
              <w:jc w:val="center"/>
              <w:rPr>
                <w:ins w:id="766"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7F0318D6" w14:textId="77777777" w:rsidR="00A50AAF" w:rsidRPr="006226B0" w:rsidRDefault="00A50AAF" w:rsidP="001C7249">
            <w:pPr>
              <w:spacing w:after="0" w:line="240" w:lineRule="auto"/>
              <w:jc w:val="right"/>
              <w:rPr>
                <w:ins w:id="767" w:author="Chasco, Brandon Edward" w:date="2020-08-26T11:44:00Z"/>
                <w:color w:val="000000"/>
                <w:sz w:val="22"/>
                <w:szCs w:val="22"/>
              </w:rPr>
            </w:pPr>
            <w:ins w:id="768" w:author="Chasco, Brandon Edward" w:date="2020-08-26T11:44:00Z">
              <w:r w:rsidRPr="006226B0">
                <w:rPr>
                  <w:color w:val="000000"/>
                  <w:sz w:val="22"/>
                  <w:szCs w:val="22"/>
                </w:rPr>
                <w:t>1.8590</w:t>
              </w:r>
            </w:ins>
          </w:p>
        </w:tc>
        <w:tc>
          <w:tcPr>
            <w:tcW w:w="780" w:type="dxa"/>
            <w:tcBorders>
              <w:top w:val="nil"/>
              <w:left w:val="nil"/>
              <w:bottom w:val="nil"/>
              <w:right w:val="nil"/>
            </w:tcBorders>
            <w:shd w:val="clear" w:color="auto" w:fill="auto"/>
            <w:vAlign w:val="bottom"/>
          </w:tcPr>
          <w:p w14:paraId="34DCD2C9" w14:textId="77777777" w:rsidR="00A50AAF" w:rsidRPr="006226B0" w:rsidRDefault="00A50AAF" w:rsidP="001C7249">
            <w:pPr>
              <w:spacing w:after="0" w:line="240" w:lineRule="auto"/>
              <w:jc w:val="center"/>
              <w:rPr>
                <w:ins w:id="769" w:author="Chasco, Brandon Edward" w:date="2020-08-26T11:44:00Z"/>
                <w:color w:val="000000"/>
                <w:sz w:val="22"/>
                <w:szCs w:val="22"/>
              </w:rPr>
            </w:pPr>
            <w:ins w:id="770"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168F4B67" w14:textId="77777777" w:rsidR="00A50AAF" w:rsidRPr="006226B0" w:rsidRDefault="00A50AAF" w:rsidP="001C7249">
            <w:pPr>
              <w:spacing w:after="0" w:line="240" w:lineRule="auto"/>
              <w:jc w:val="center"/>
              <w:rPr>
                <w:ins w:id="771" w:author="Chasco, Brandon Edward" w:date="2020-08-26T11:44:00Z"/>
                <w:color w:val="000000"/>
                <w:sz w:val="22"/>
                <w:szCs w:val="22"/>
              </w:rPr>
            </w:pPr>
            <w:ins w:id="772"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24C74DB" w14:textId="77777777" w:rsidR="00A50AAF" w:rsidRPr="006226B0" w:rsidRDefault="00A50AAF" w:rsidP="001C7249">
            <w:pPr>
              <w:spacing w:after="0" w:line="240" w:lineRule="auto"/>
              <w:jc w:val="center"/>
              <w:rPr>
                <w:ins w:id="773" w:author="Chasco, Brandon Edward" w:date="2020-08-26T11:44:00Z"/>
                <w:color w:val="000000"/>
                <w:sz w:val="22"/>
                <w:szCs w:val="22"/>
              </w:rPr>
            </w:pPr>
            <w:ins w:id="774"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A2B9F25" w14:textId="77777777" w:rsidR="00A50AAF" w:rsidRPr="006226B0" w:rsidRDefault="00A50AAF" w:rsidP="001C7249">
            <w:pPr>
              <w:spacing w:after="0" w:line="240" w:lineRule="auto"/>
              <w:rPr>
                <w:ins w:id="775" w:author="Chasco, Brandon Edward" w:date="2020-08-26T11:44:00Z"/>
                <w:color w:val="000000"/>
                <w:sz w:val="22"/>
                <w:szCs w:val="22"/>
              </w:rPr>
            </w:pPr>
            <w:ins w:id="776" w:author="Chasco, Brandon Edward" w:date="2020-08-26T11:44:00Z">
              <w:r w:rsidRPr="006226B0">
                <w:rPr>
                  <w:color w:val="000000"/>
                  <w:sz w:val="22"/>
                  <w:szCs w:val="22"/>
                </w:rPr>
                <w:t>npi.sum</w:t>
              </w:r>
            </w:ins>
          </w:p>
        </w:tc>
        <w:tc>
          <w:tcPr>
            <w:tcW w:w="1879" w:type="dxa"/>
            <w:tcBorders>
              <w:top w:val="nil"/>
              <w:left w:val="nil"/>
              <w:bottom w:val="nil"/>
              <w:right w:val="nil"/>
            </w:tcBorders>
            <w:shd w:val="clear" w:color="auto" w:fill="auto"/>
            <w:vAlign w:val="bottom"/>
          </w:tcPr>
          <w:p w14:paraId="16852104" w14:textId="77777777" w:rsidR="00A50AAF" w:rsidRPr="006226B0" w:rsidRDefault="00A50AAF" w:rsidP="001C7249">
            <w:pPr>
              <w:spacing w:after="0" w:line="240" w:lineRule="auto"/>
              <w:rPr>
                <w:ins w:id="777" w:author="Chasco, Brandon Edward" w:date="2020-08-26T11:44:00Z"/>
                <w:color w:val="000000"/>
                <w:sz w:val="22"/>
                <w:szCs w:val="22"/>
              </w:rPr>
            </w:pPr>
            <w:ins w:id="778" w:author="Chasco, Brandon Edward" w:date="2020-08-26T11:44:00Z">
              <w:r w:rsidRPr="006226B0">
                <w:rPr>
                  <w:color w:val="000000"/>
                  <w:sz w:val="22"/>
                  <w:szCs w:val="22"/>
                </w:rPr>
                <w:t>pdo.spr</w:t>
              </w:r>
            </w:ins>
          </w:p>
        </w:tc>
        <w:tc>
          <w:tcPr>
            <w:tcW w:w="1002" w:type="dxa"/>
            <w:tcBorders>
              <w:top w:val="nil"/>
              <w:left w:val="nil"/>
              <w:bottom w:val="nil"/>
              <w:right w:val="nil"/>
            </w:tcBorders>
            <w:shd w:val="clear" w:color="auto" w:fill="auto"/>
            <w:vAlign w:val="bottom"/>
          </w:tcPr>
          <w:p w14:paraId="0C505060" w14:textId="77777777" w:rsidR="00A50AAF" w:rsidRPr="006226B0" w:rsidRDefault="00A50AAF" w:rsidP="001C7249">
            <w:pPr>
              <w:spacing w:after="0" w:line="240" w:lineRule="auto"/>
              <w:jc w:val="right"/>
              <w:rPr>
                <w:ins w:id="779" w:author="Chasco, Brandon Edward" w:date="2020-08-26T11:44:00Z"/>
                <w:color w:val="000000"/>
                <w:sz w:val="22"/>
                <w:szCs w:val="22"/>
              </w:rPr>
            </w:pPr>
            <w:ins w:id="780" w:author="Chasco, Brandon Edward" w:date="2020-08-26T11:44:00Z">
              <w:r w:rsidRPr="006226B0">
                <w:rPr>
                  <w:color w:val="000000"/>
                  <w:sz w:val="22"/>
                  <w:szCs w:val="22"/>
                </w:rPr>
                <w:t>0.00029</w:t>
              </w:r>
            </w:ins>
          </w:p>
        </w:tc>
        <w:tc>
          <w:tcPr>
            <w:tcW w:w="960" w:type="dxa"/>
            <w:tcBorders>
              <w:top w:val="nil"/>
              <w:left w:val="nil"/>
              <w:bottom w:val="nil"/>
              <w:right w:val="nil"/>
            </w:tcBorders>
            <w:shd w:val="clear" w:color="auto" w:fill="auto"/>
            <w:vAlign w:val="bottom"/>
          </w:tcPr>
          <w:p w14:paraId="00283604" w14:textId="77777777" w:rsidR="00A50AAF" w:rsidRPr="006226B0" w:rsidRDefault="00A50AAF" w:rsidP="001C7249">
            <w:pPr>
              <w:spacing w:after="0" w:line="240" w:lineRule="auto"/>
              <w:jc w:val="center"/>
              <w:rPr>
                <w:ins w:id="781" w:author="Chasco, Brandon Edward" w:date="2020-08-26T11:44:00Z"/>
                <w:color w:val="000000"/>
                <w:sz w:val="22"/>
                <w:szCs w:val="22"/>
              </w:rPr>
            </w:pPr>
            <w:ins w:id="782" w:author="Chasco, Brandon Edward" w:date="2020-08-26T11:44:00Z">
              <w:r w:rsidRPr="006226B0">
                <w:rPr>
                  <w:color w:val="000000"/>
                  <w:sz w:val="22"/>
                  <w:szCs w:val="22"/>
                </w:rPr>
                <w:t>TRUE</w:t>
              </w:r>
            </w:ins>
          </w:p>
        </w:tc>
      </w:tr>
      <w:tr w:rsidR="00A50AAF" w:rsidRPr="006226B0" w14:paraId="6DBBD6B5" w14:textId="77777777" w:rsidTr="001C7249">
        <w:trPr>
          <w:trHeight w:val="300"/>
          <w:ins w:id="783" w:author="Chasco, Brandon Edward" w:date="2020-08-26T11:44:00Z"/>
        </w:trPr>
        <w:tc>
          <w:tcPr>
            <w:tcW w:w="1080" w:type="dxa"/>
            <w:gridSpan w:val="2"/>
            <w:tcBorders>
              <w:top w:val="nil"/>
              <w:left w:val="nil"/>
              <w:bottom w:val="nil"/>
              <w:right w:val="nil"/>
            </w:tcBorders>
            <w:shd w:val="clear" w:color="auto" w:fill="auto"/>
            <w:vAlign w:val="bottom"/>
          </w:tcPr>
          <w:p w14:paraId="004D8EB1" w14:textId="77777777" w:rsidR="00A50AAF" w:rsidRPr="006226B0" w:rsidRDefault="00A50AAF" w:rsidP="001C7249">
            <w:pPr>
              <w:spacing w:after="0" w:line="240" w:lineRule="auto"/>
              <w:jc w:val="center"/>
              <w:rPr>
                <w:ins w:id="784"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3A67D41F" w14:textId="77777777" w:rsidR="00A50AAF" w:rsidRPr="006226B0" w:rsidRDefault="00A50AAF" w:rsidP="001C7249">
            <w:pPr>
              <w:spacing w:after="0" w:line="240" w:lineRule="auto"/>
              <w:jc w:val="right"/>
              <w:rPr>
                <w:ins w:id="785" w:author="Chasco, Brandon Edward" w:date="2020-08-26T11:44:00Z"/>
                <w:color w:val="000000"/>
                <w:sz w:val="22"/>
                <w:szCs w:val="22"/>
              </w:rPr>
            </w:pPr>
            <w:ins w:id="786" w:author="Chasco, Brandon Edward" w:date="2020-08-26T11:44:00Z">
              <w:r w:rsidRPr="006226B0">
                <w:rPr>
                  <w:color w:val="000000"/>
                  <w:sz w:val="22"/>
                  <w:szCs w:val="22"/>
                </w:rPr>
                <w:t>2.0080</w:t>
              </w:r>
            </w:ins>
          </w:p>
        </w:tc>
        <w:tc>
          <w:tcPr>
            <w:tcW w:w="780" w:type="dxa"/>
            <w:tcBorders>
              <w:top w:val="nil"/>
              <w:left w:val="nil"/>
              <w:bottom w:val="nil"/>
              <w:right w:val="nil"/>
            </w:tcBorders>
            <w:shd w:val="clear" w:color="auto" w:fill="auto"/>
            <w:vAlign w:val="bottom"/>
          </w:tcPr>
          <w:p w14:paraId="3C418F77" w14:textId="77777777" w:rsidR="00A50AAF" w:rsidRPr="006226B0" w:rsidRDefault="00A50AAF" w:rsidP="001C7249">
            <w:pPr>
              <w:spacing w:after="0" w:line="240" w:lineRule="auto"/>
              <w:jc w:val="center"/>
              <w:rPr>
                <w:ins w:id="787" w:author="Chasco, Brandon Edward" w:date="2020-08-26T11:44:00Z"/>
                <w:color w:val="000000"/>
                <w:sz w:val="22"/>
                <w:szCs w:val="22"/>
              </w:rPr>
            </w:pPr>
            <w:ins w:id="788"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3A29A72A" w14:textId="77777777" w:rsidR="00A50AAF" w:rsidRPr="006226B0" w:rsidRDefault="00A50AAF" w:rsidP="001C7249">
            <w:pPr>
              <w:spacing w:after="0" w:line="240" w:lineRule="auto"/>
              <w:jc w:val="center"/>
              <w:rPr>
                <w:ins w:id="789" w:author="Chasco, Brandon Edward" w:date="2020-08-26T11:44:00Z"/>
                <w:color w:val="000000"/>
                <w:sz w:val="22"/>
                <w:szCs w:val="22"/>
              </w:rPr>
            </w:pPr>
            <w:ins w:id="790"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6AFED56A" w14:textId="77777777" w:rsidR="00A50AAF" w:rsidRPr="006226B0" w:rsidRDefault="00A50AAF" w:rsidP="001C7249">
            <w:pPr>
              <w:spacing w:after="0" w:line="240" w:lineRule="auto"/>
              <w:jc w:val="center"/>
              <w:rPr>
                <w:ins w:id="791" w:author="Chasco, Brandon Edward" w:date="2020-08-26T11:44:00Z"/>
                <w:color w:val="000000"/>
                <w:sz w:val="22"/>
                <w:szCs w:val="22"/>
              </w:rPr>
            </w:pPr>
            <w:ins w:id="792"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D4E3792" w14:textId="77777777" w:rsidR="00A50AAF" w:rsidRPr="006226B0" w:rsidRDefault="00A50AAF" w:rsidP="001C7249">
            <w:pPr>
              <w:spacing w:after="0" w:line="240" w:lineRule="auto"/>
              <w:rPr>
                <w:ins w:id="793" w:author="Chasco, Brandon Edward" w:date="2020-08-26T11:44:00Z"/>
                <w:color w:val="000000"/>
                <w:sz w:val="22"/>
                <w:szCs w:val="22"/>
              </w:rPr>
            </w:pPr>
            <w:ins w:id="794" w:author="Chasco, Brandon Edward" w:date="2020-08-26T11:44:00Z">
              <w:r w:rsidRPr="006226B0">
                <w:rPr>
                  <w:color w:val="000000"/>
                  <w:sz w:val="22"/>
                  <w:szCs w:val="22"/>
                </w:rPr>
                <w:t>ersstArc.win</w:t>
              </w:r>
            </w:ins>
          </w:p>
        </w:tc>
        <w:tc>
          <w:tcPr>
            <w:tcW w:w="1879" w:type="dxa"/>
            <w:tcBorders>
              <w:top w:val="nil"/>
              <w:left w:val="nil"/>
              <w:bottom w:val="nil"/>
              <w:right w:val="nil"/>
            </w:tcBorders>
            <w:shd w:val="clear" w:color="auto" w:fill="auto"/>
            <w:vAlign w:val="bottom"/>
          </w:tcPr>
          <w:p w14:paraId="4CB6C3D0" w14:textId="77777777" w:rsidR="00A50AAF" w:rsidRPr="006226B0" w:rsidRDefault="00A50AAF" w:rsidP="001C7249">
            <w:pPr>
              <w:spacing w:after="0" w:line="240" w:lineRule="auto"/>
              <w:rPr>
                <w:ins w:id="795" w:author="Chasco, Brandon Edward" w:date="2020-08-26T11:44:00Z"/>
                <w:color w:val="000000"/>
                <w:sz w:val="22"/>
                <w:szCs w:val="22"/>
              </w:rPr>
            </w:pPr>
            <w:ins w:id="796" w:author="Chasco, Brandon Edward" w:date="2020-08-26T11:44:00Z">
              <w:r w:rsidRPr="006226B0">
                <w:rPr>
                  <w:color w:val="000000"/>
                  <w:sz w:val="22"/>
                  <w:szCs w:val="22"/>
                </w:rPr>
                <w:t>ersstWAcoast.sum</w:t>
              </w:r>
            </w:ins>
          </w:p>
        </w:tc>
        <w:tc>
          <w:tcPr>
            <w:tcW w:w="1002" w:type="dxa"/>
            <w:tcBorders>
              <w:top w:val="nil"/>
              <w:left w:val="nil"/>
              <w:bottom w:val="nil"/>
              <w:right w:val="nil"/>
            </w:tcBorders>
            <w:shd w:val="clear" w:color="auto" w:fill="auto"/>
            <w:vAlign w:val="bottom"/>
          </w:tcPr>
          <w:p w14:paraId="1A82F25C" w14:textId="77777777" w:rsidR="00A50AAF" w:rsidRPr="006226B0" w:rsidRDefault="00A50AAF" w:rsidP="001C7249">
            <w:pPr>
              <w:spacing w:after="0" w:line="240" w:lineRule="auto"/>
              <w:jc w:val="right"/>
              <w:rPr>
                <w:ins w:id="797" w:author="Chasco, Brandon Edward" w:date="2020-08-26T11:44:00Z"/>
                <w:color w:val="000000"/>
                <w:sz w:val="22"/>
                <w:szCs w:val="22"/>
              </w:rPr>
            </w:pPr>
            <w:ins w:id="798" w:author="Chasco, Brandon Edward" w:date="2020-08-26T11:44:00Z">
              <w:r w:rsidRPr="006226B0">
                <w:rPr>
                  <w:color w:val="000000"/>
                  <w:sz w:val="22"/>
                  <w:szCs w:val="22"/>
                </w:rPr>
                <w:t>0.00007</w:t>
              </w:r>
            </w:ins>
          </w:p>
        </w:tc>
        <w:tc>
          <w:tcPr>
            <w:tcW w:w="960" w:type="dxa"/>
            <w:tcBorders>
              <w:top w:val="nil"/>
              <w:left w:val="nil"/>
              <w:bottom w:val="nil"/>
              <w:right w:val="nil"/>
            </w:tcBorders>
            <w:shd w:val="clear" w:color="auto" w:fill="auto"/>
            <w:vAlign w:val="bottom"/>
          </w:tcPr>
          <w:p w14:paraId="2C986733" w14:textId="77777777" w:rsidR="00A50AAF" w:rsidRPr="006226B0" w:rsidRDefault="00A50AAF" w:rsidP="001C7249">
            <w:pPr>
              <w:spacing w:after="0" w:line="240" w:lineRule="auto"/>
              <w:jc w:val="center"/>
              <w:rPr>
                <w:ins w:id="799" w:author="Chasco, Brandon Edward" w:date="2020-08-26T11:44:00Z"/>
                <w:color w:val="000000"/>
                <w:sz w:val="22"/>
                <w:szCs w:val="22"/>
              </w:rPr>
            </w:pPr>
            <w:ins w:id="800" w:author="Chasco, Brandon Edward" w:date="2020-08-26T11:44:00Z">
              <w:r w:rsidRPr="006226B0">
                <w:rPr>
                  <w:color w:val="000000"/>
                  <w:sz w:val="22"/>
                  <w:szCs w:val="22"/>
                </w:rPr>
                <w:t>TRUE</w:t>
              </w:r>
            </w:ins>
          </w:p>
        </w:tc>
      </w:tr>
      <w:tr w:rsidR="00A50AAF" w:rsidRPr="006226B0" w14:paraId="03B73E67" w14:textId="77777777" w:rsidTr="001C7249">
        <w:trPr>
          <w:trHeight w:val="300"/>
          <w:ins w:id="801" w:author="Chasco, Brandon Edward" w:date="2020-08-26T11:44:00Z"/>
        </w:trPr>
        <w:tc>
          <w:tcPr>
            <w:tcW w:w="1080" w:type="dxa"/>
            <w:gridSpan w:val="2"/>
            <w:tcBorders>
              <w:top w:val="nil"/>
              <w:left w:val="nil"/>
              <w:bottom w:val="nil"/>
              <w:right w:val="nil"/>
            </w:tcBorders>
            <w:shd w:val="clear" w:color="auto" w:fill="auto"/>
            <w:vAlign w:val="bottom"/>
          </w:tcPr>
          <w:p w14:paraId="5A28CD05" w14:textId="77777777" w:rsidR="00A50AAF" w:rsidRPr="006226B0" w:rsidRDefault="00A50AAF" w:rsidP="001C7249">
            <w:pPr>
              <w:spacing w:after="0" w:line="240" w:lineRule="auto"/>
              <w:jc w:val="center"/>
              <w:rPr>
                <w:ins w:id="802"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6A4E2EFA" w14:textId="77777777" w:rsidR="00A50AAF" w:rsidRPr="006226B0" w:rsidRDefault="00A50AAF" w:rsidP="001C7249">
            <w:pPr>
              <w:spacing w:after="0" w:line="240" w:lineRule="auto"/>
              <w:jc w:val="right"/>
              <w:rPr>
                <w:ins w:id="803" w:author="Chasco, Brandon Edward" w:date="2020-08-26T11:44:00Z"/>
                <w:color w:val="000000"/>
                <w:sz w:val="22"/>
                <w:szCs w:val="22"/>
              </w:rPr>
            </w:pPr>
            <w:ins w:id="804" w:author="Chasco, Brandon Edward" w:date="2020-08-26T11:44:00Z">
              <w:r w:rsidRPr="006226B0">
                <w:rPr>
                  <w:color w:val="000000"/>
                  <w:sz w:val="22"/>
                  <w:szCs w:val="22"/>
                </w:rPr>
                <w:t>2.0683</w:t>
              </w:r>
            </w:ins>
          </w:p>
        </w:tc>
        <w:tc>
          <w:tcPr>
            <w:tcW w:w="780" w:type="dxa"/>
            <w:tcBorders>
              <w:top w:val="nil"/>
              <w:left w:val="nil"/>
              <w:bottom w:val="nil"/>
              <w:right w:val="nil"/>
            </w:tcBorders>
            <w:shd w:val="clear" w:color="auto" w:fill="auto"/>
            <w:vAlign w:val="bottom"/>
          </w:tcPr>
          <w:p w14:paraId="546D17D1" w14:textId="77777777" w:rsidR="00A50AAF" w:rsidRPr="006226B0" w:rsidRDefault="00A50AAF" w:rsidP="001C7249">
            <w:pPr>
              <w:spacing w:after="0" w:line="240" w:lineRule="auto"/>
              <w:jc w:val="center"/>
              <w:rPr>
                <w:ins w:id="805" w:author="Chasco, Brandon Edward" w:date="2020-08-26T11:44:00Z"/>
                <w:color w:val="000000"/>
                <w:sz w:val="22"/>
                <w:szCs w:val="22"/>
              </w:rPr>
            </w:pPr>
            <w:ins w:id="806"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78379573" w14:textId="77777777" w:rsidR="00A50AAF" w:rsidRPr="006226B0" w:rsidRDefault="00A50AAF" w:rsidP="001C7249">
            <w:pPr>
              <w:spacing w:after="0" w:line="240" w:lineRule="auto"/>
              <w:jc w:val="center"/>
              <w:rPr>
                <w:ins w:id="807" w:author="Chasco, Brandon Edward" w:date="2020-08-26T11:44:00Z"/>
                <w:color w:val="000000"/>
                <w:sz w:val="22"/>
                <w:szCs w:val="22"/>
              </w:rPr>
            </w:pPr>
            <w:ins w:id="808"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076D4588" w14:textId="77777777" w:rsidR="00A50AAF" w:rsidRPr="006226B0" w:rsidRDefault="00A50AAF" w:rsidP="001C7249">
            <w:pPr>
              <w:spacing w:after="0" w:line="240" w:lineRule="auto"/>
              <w:jc w:val="center"/>
              <w:rPr>
                <w:ins w:id="809" w:author="Chasco, Brandon Edward" w:date="2020-08-26T11:44:00Z"/>
                <w:color w:val="000000"/>
                <w:sz w:val="22"/>
                <w:szCs w:val="22"/>
              </w:rPr>
            </w:pPr>
            <w:ins w:id="810"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0611237D" w14:textId="77777777" w:rsidR="00A50AAF" w:rsidRPr="006226B0" w:rsidRDefault="00A50AAF" w:rsidP="001C7249">
            <w:pPr>
              <w:spacing w:after="0" w:line="240" w:lineRule="auto"/>
              <w:rPr>
                <w:ins w:id="811" w:author="Chasco, Brandon Edward" w:date="2020-08-26T11:44:00Z"/>
                <w:color w:val="000000"/>
                <w:sz w:val="22"/>
                <w:szCs w:val="22"/>
              </w:rPr>
            </w:pPr>
            <w:ins w:id="812" w:author="Chasco, Brandon Edward" w:date="2020-08-26T11:44:00Z">
              <w:r w:rsidRPr="006226B0">
                <w:rPr>
                  <w:color w:val="000000"/>
                  <w:sz w:val="22"/>
                  <w:szCs w:val="22"/>
                </w:rPr>
                <w:t>ersstWAcoast.sum</w:t>
              </w:r>
            </w:ins>
          </w:p>
        </w:tc>
        <w:tc>
          <w:tcPr>
            <w:tcW w:w="1879" w:type="dxa"/>
            <w:tcBorders>
              <w:top w:val="nil"/>
              <w:left w:val="nil"/>
              <w:bottom w:val="nil"/>
              <w:right w:val="nil"/>
            </w:tcBorders>
            <w:shd w:val="clear" w:color="auto" w:fill="auto"/>
            <w:vAlign w:val="bottom"/>
          </w:tcPr>
          <w:p w14:paraId="5A8B24E9" w14:textId="77777777" w:rsidR="00A50AAF" w:rsidRPr="006226B0" w:rsidRDefault="00A50AAF" w:rsidP="001C7249">
            <w:pPr>
              <w:spacing w:after="0" w:line="240" w:lineRule="auto"/>
              <w:rPr>
                <w:ins w:id="813" w:author="Chasco, Brandon Edward" w:date="2020-08-26T11:44:00Z"/>
                <w:color w:val="000000"/>
                <w:sz w:val="22"/>
                <w:szCs w:val="22"/>
              </w:rPr>
            </w:pPr>
            <w:ins w:id="814" w:author="Chasco, Brandon Edward" w:date="2020-08-26T11:44:00Z">
              <w:r w:rsidRPr="006226B0">
                <w:rPr>
                  <w:color w:val="000000"/>
                  <w:sz w:val="22"/>
                  <w:szCs w:val="22"/>
                </w:rPr>
                <w:t>pdo.win</w:t>
              </w:r>
            </w:ins>
          </w:p>
        </w:tc>
        <w:tc>
          <w:tcPr>
            <w:tcW w:w="1002" w:type="dxa"/>
            <w:tcBorders>
              <w:top w:val="nil"/>
              <w:left w:val="nil"/>
              <w:bottom w:val="nil"/>
              <w:right w:val="nil"/>
            </w:tcBorders>
            <w:shd w:val="clear" w:color="auto" w:fill="auto"/>
            <w:vAlign w:val="bottom"/>
          </w:tcPr>
          <w:p w14:paraId="2713E8D2" w14:textId="77777777" w:rsidR="00A50AAF" w:rsidRPr="006226B0" w:rsidRDefault="00A50AAF" w:rsidP="001C7249">
            <w:pPr>
              <w:spacing w:after="0" w:line="240" w:lineRule="auto"/>
              <w:jc w:val="right"/>
              <w:rPr>
                <w:ins w:id="815" w:author="Chasco, Brandon Edward" w:date="2020-08-26T11:44:00Z"/>
                <w:color w:val="000000"/>
                <w:sz w:val="22"/>
                <w:szCs w:val="22"/>
              </w:rPr>
            </w:pPr>
            <w:ins w:id="816" w:author="Chasco, Brandon Edward" w:date="2020-08-26T11:44:00Z">
              <w:r w:rsidRPr="006226B0">
                <w:rPr>
                  <w:color w:val="000000"/>
                  <w:sz w:val="22"/>
                  <w:szCs w:val="22"/>
                </w:rPr>
                <w:t>0.00007</w:t>
              </w:r>
            </w:ins>
          </w:p>
        </w:tc>
        <w:tc>
          <w:tcPr>
            <w:tcW w:w="960" w:type="dxa"/>
            <w:tcBorders>
              <w:top w:val="nil"/>
              <w:left w:val="nil"/>
              <w:bottom w:val="nil"/>
              <w:right w:val="nil"/>
            </w:tcBorders>
            <w:shd w:val="clear" w:color="auto" w:fill="auto"/>
            <w:vAlign w:val="bottom"/>
          </w:tcPr>
          <w:p w14:paraId="41D78287" w14:textId="77777777" w:rsidR="00A50AAF" w:rsidRPr="006226B0" w:rsidRDefault="00A50AAF" w:rsidP="001C7249">
            <w:pPr>
              <w:spacing w:after="0" w:line="240" w:lineRule="auto"/>
              <w:jc w:val="center"/>
              <w:rPr>
                <w:ins w:id="817" w:author="Chasco, Brandon Edward" w:date="2020-08-26T11:44:00Z"/>
                <w:color w:val="000000"/>
                <w:sz w:val="22"/>
                <w:szCs w:val="22"/>
              </w:rPr>
            </w:pPr>
            <w:ins w:id="818" w:author="Chasco, Brandon Edward" w:date="2020-08-26T11:44:00Z">
              <w:r w:rsidRPr="006226B0">
                <w:rPr>
                  <w:color w:val="000000"/>
                  <w:sz w:val="22"/>
                  <w:szCs w:val="22"/>
                </w:rPr>
                <w:t>TRUE</w:t>
              </w:r>
            </w:ins>
          </w:p>
        </w:tc>
      </w:tr>
      <w:tr w:rsidR="00A50AAF" w:rsidRPr="006226B0" w14:paraId="16C2AE2F" w14:textId="77777777" w:rsidTr="001C7249">
        <w:trPr>
          <w:trHeight w:val="300"/>
          <w:ins w:id="819" w:author="Chasco, Brandon Edward" w:date="2020-08-26T11:44:00Z"/>
        </w:trPr>
        <w:tc>
          <w:tcPr>
            <w:tcW w:w="1080" w:type="dxa"/>
            <w:gridSpan w:val="2"/>
            <w:tcBorders>
              <w:top w:val="nil"/>
              <w:left w:val="nil"/>
              <w:bottom w:val="nil"/>
              <w:right w:val="nil"/>
            </w:tcBorders>
            <w:shd w:val="clear" w:color="auto" w:fill="auto"/>
            <w:vAlign w:val="bottom"/>
          </w:tcPr>
          <w:p w14:paraId="27E1A23A" w14:textId="77777777" w:rsidR="00A50AAF" w:rsidRPr="006226B0" w:rsidRDefault="00A50AAF" w:rsidP="001C7249">
            <w:pPr>
              <w:spacing w:after="0" w:line="240" w:lineRule="auto"/>
              <w:jc w:val="center"/>
              <w:rPr>
                <w:ins w:id="820"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16195660" w14:textId="77777777" w:rsidR="00A50AAF" w:rsidRPr="006226B0" w:rsidRDefault="00A50AAF" w:rsidP="001C7249">
            <w:pPr>
              <w:spacing w:after="0" w:line="240" w:lineRule="auto"/>
              <w:jc w:val="right"/>
              <w:rPr>
                <w:ins w:id="821" w:author="Chasco, Brandon Edward" w:date="2020-08-26T11:44:00Z"/>
                <w:color w:val="000000"/>
                <w:sz w:val="22"/>
                <w:szCs w:val="22"/>
              </w:rPr>
            </w:pPr>
            <w:ins w:id="822" w:author="Chasco, Brandon Edward" w:date="2020-08-26T11:44:00Z">
              <w:r w:rsidRPr="006226B0">
                <w:rPr>
                  <w:color w:val="000000"/>
                  <w:sz w:val="22"/>
                  <w:szCs w:val="22"/>
                </w:rPr>
                <w:t>2.1123</w:t>
              </w:r>
            </w:ins>
          </w:p>
        </w:tc>
        <w:tc>
          <w:tcPr>
            <w:tcW w:w="780" w:type="dxa"/>
            <w:tcBorders>
              <w:top w:val="nil"/>
              <w:left w:val="nil"/>
              <w:bottom w:val="nil"/>
              <w:right w:val="nil"/>
            </w:tcBorders>
            <w:shd w:val="clear" w:color="auto" w:fill="auto"/>
            <w:vAlign w:val="bottom"/>
          </w:tcPr>
          <w:p w14:paraId="65136967" w14:textId="77777777" w:rsidR="00A50AAF" w:rsidRPr="006226B0" w:rsidRDefault="00A50AAF" w:rsidP="001C7249">
            <w:pPr>
              <w:spacing w:after="0" w:line="240" w:lineRule="auto"/>
              <w:jc w:val="center"/>
              <w:rPr>
                <w:ins w:id="823" w:author="Chasco, Brandon Edward" w:date="2020-08-26T11:44:00Z"/>
                <w:color w:val="000000"/>
                <w:sz w:val="22"/>
                <w:szCs w:val="22"/>
              </w:rPr>
            </w:pPr>
            <w:ins w:id="824"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34BF8E07" w14:textId="77777777" w:rsidR="00A50AAF" w:rsidRPr="006226B0" w:rsidRDefault="00A50AAF" w:rsidP="001C7249">
            <w:pPr>
              <w:spacing w:after="0" w:line="240" w:lineRule="auto"/>
              <w:jc w:val="center"/>
              <w:rPr>
                <w:ins w:id="825" w:author="Chasco, Brandon Edward" w:date="2020-08-26T11:44:00Z"/>
                <w:color w:val="000000"/>
                <w:sz w:val="22"/>
                <w:szCs w:val="22"/>
              </w:rPr>
            </w:pPr>
            <w:ins w:id="826"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33B874D1" w14:textId="77777777" w:rsidR="00A50AAF" w:rsidRPr="006226B0" w:rsidRDefault="00A50AAF" w:rsidP="001C7249">
            <w:pPr>
              <w:spacing w:after="0" w:line="240" w:lineRule="auto"/>
              <w:jc w:val="center"/>
              <w:rPr>
                <w:ins w:id="827" w:author="Chasco, Brandon Edward" w:date="2020-08-26T11:44:00Z"/>
                <w:color w:val="000000"/>
                <w:sz w:val="22"/>
                <w:szCs w:val="22"/>
              </w:rPr>
            </w:pPr>
            <w:ins w:id="828"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6663A56" w14:textId="77777777" w:rsidR="00A50AAF" w:rsidRPr="006226B0" w:rsidRDefault="00A50AAF" w:rsidP="001C7249">
            <w:pPr>
              <w:spacing w:after="0" w:line="240" w:lineRule="auto"/>
              <w:rPr>
                <w:ins w:id="829" w:author="Chasco, Brandon Edward" w:date="2020-08-26T11:44:00Z"/>
                <w:color w:val="000000"/>
                <w:sz w:val="22"/>
                <w:szCs w:val="22"/>
              </w:rPr>
            </w:pPr>
            <w:ins w:id="830" w:author="Chasco, Brandon Edward" w:date="2020-08-26T11:44:00Z">
              <w:r w:rsidRPr="006226B0">
                <w:rPr>
                  <w:color w:val="000000"/>
                  <w:sz w:val="22"/>
                  <w:szCs w:val="22"/>
                </w:rPr>
                <w:t>ersstArc.win</w:t>
              </w:r>
            </w:ins>
          </w:p>
        </w:tc>
        <w:tc>
          <w:tcPr>
            <w:tcW w:w="1879" w:type="dxa"/>
            <w:tcBorders>
              <w:top w:val="nil"/>
              <w:left w:val="nil"/>
              <w:bottom w:val="nil"/>
              <w:right w:val="nil"/>
            </w:tcBorders>
            <w:shd w:val="clear" w:color="auto" w:fill="auto"/>
            <w:vAlign w:val="bottom"/>
          </w:tcPr>
          <w:p w14:paraId="5AD8C8DC" w14:textId="77777777" w:rsidR="00A50AAF" w:rsidRPr="006226B0" w:rsidRDefault="00A50AAF" w:rsidP="001C7249">
            <w:pPr>
              <w:spacing w:after="0" w:line="240" w:lineRule="auto"/>
              <w:rPr>
                <w:ins w:id="831" w:author="Chasco, Brandon Edward" w:date="2020-08-26T11:44:00Z"/>
                <w:color w:val="000000"/>
                <w:sz w:val="22"/>
                <w:szCs w:val="22"/>
              </w:rPr>
            </w:pPr>
            <w:ins w:id="832" w:author="Chasco, Brandon Edward" w:date="2020-08-26T11:44:00Z">
              <w:r w:rsidRPr="006226B0">
                <w:rPr>
                  <w:color w:val="000000"/>
                  <w:sz w:val="22"/>
                  <w:szCs w:val="22"/>
                </w:rPr>
                <w:t>cui.spr</w:t>
              </w:r>
            </w:ins>
          </w:p>
        </w:tc>
        <w:tc>
          <w:tcPr>
            <w:tcW w:w="1002" w:type="dxa"/>
            <w:tcBorders>
              <w:top w:val="nil"/>
              <w:left w:val="nil"/>
              <w:bottom w:val="nil"/>
              <w:right w:val="nil"/>
            </w:tcBorders>
            <w:shd w:val="clear" w:color="auto" w:fill="auto"/>
            <w:vAlign w:val="bottom"/>
          </w:tcPr>
          <w:p w14:paraId="499E9509" w14:textId="77777777" w:rsidR="00A50AAF" w:rsidRPr="006226B0" w:rsidRDefault="00A50AAF" w:rsidP="001C7249">
            <w:pPr>
              <w:spacing w:after="0" w:line="240" w:lineRule="auto"/>
              <w:jc w:val="right"/>
              <w:rPr>
                <w:ins w:id="833" w:author="Chasco, Brandon Edward" w:date="2020-08-26T11:44:00Z"/>
                <w:color w:val="000000"/>
                <w:sz w:val="22"/>
                <w:szCs w:val="22"/>
              </w:rPr>
            </w:pPr>
            <w:ins w:id="834" w:author="Chasco, Brandon Edward" w:date="2020-08-26T11:44:00Z">
              <w:r w:rsidRPr="006226B0">
                <w:rPr>
                  <w:color w:val="000000"/>
                  <w:sz w:val="22"/>
                  <w:szCs w:val="22"/>
                </w:rPr>
                <w:t>0.00002</w:t>
              </w:r>
            </w:ins>
          </w:p>
        </w:tc>
        <w:tc>
          <w:tcPr>
            <w:tcW w:w="960" w:type="dxa"/>
            <w:tcBorders>
              <w:top w:val="nil"/>
              <w:left w:val="nil"/>
              <w:bottom w:val="nil"/>
              <w:right w:val="nil"/>
            </w:tcBorders>
            <w:shd w:val="clear" w:color="auto" w:fill="auto"/>
            <w:vAlign w:val="bottom"/>
          </w:tcPr>
          <w:p w14:paraId="63C8506F" w14:textId="77777777" w:rsidR="00A50AAF" w:rsidRPr="006226B0" w:rsidRDefault="00A50AAF" w:rsidP="001C7249">
            <w:pPr>
              <w:spacing w:after="0" w:line="240" w:lineRule="auto"/>
              <w:jc w:val="center"/>
              <w:rPr>
                <w:ins w:id="835" w:author="Chasco, Brandon Edward" w:date="2020-08-26T11:44:00Z"/>
                <w:color w:val="000000"/>
                <w:sz w:val="22"/>
                <w:szCs w:val="22"/>
              </w:rPr>
            </w:pPr>
            <w:ins w:id="836" w:author="Chasco, Brandon Edward" w:date="2020-08-26T11:44:00Z">
              <w:r w:rsidRPr="006226B0">
                <w:rPr>
                  <w:color w:val="000000"/>
                  <w:sz w:val="22"/>
                  <w:szCs w:val="22"/>
                </w:rPr>
                <w:t>TRUE</w:t>
              </w:r>
            </w:ins>
          </w:p>
        </w:tc>
      </w:tr>
      <w:tr w:rsidR="00A50AAF" w:rsidRPr="006226B0" w14:paraId="217A7EDB" w14:textId="77777777" w:rsidTr="001C7249">
        <w:trPr>
          <w:trHeight w:val="300"/>
          <w:ins w:id="837" w:author="Chasco, Brandon Edward" w:date="2020-08-26T11:44:00Z"/>
        </w:trPr>
        <w:tc>
          <w:tcPr>
            <w:tcW w:w="1080" w:type="dxa"/>
            <w:gridSpan w:val="2"/>
            <w:tcBorders>
              <w:top w:val="nil"/>
              <w:left w:val="nil"/>
              <w:bottom w:val="nil"/>
              <w:right w:val="nil"/>
            </w:tcBorders>
            <w:shd w:val="clear" w:color="auto" w:fill="auto"/>
            <w:vAlign w:val="bottom"/>
          </w:tcPr>
          <w:p w14:paraId="45A0FE37" w14:textId="77777777" w:rsidR="00A50AAF" w:rsidRPr="006226B0" w:rsidRDefault="00A50AAF" w:rsidP="001C7249">
            <w:pPr>
              <w:spacing w:after="0" w:line="240" w:lineRule="auto"/>
              <w:jc w:val="center"/>
              <w:rPr>
                <w:ins w:id="838"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4C456636" w14:textId="77777777" w:rsidR="00A50AAF" w:rsidRPr="006226B0" w:rsidRDefault="00A50AAF" w:rsidP="001C7249">
            <w:pPr>
              <w:spacing w:after="0" w:line="240" w:lineRule="auto"/>
              <w:jc w:val="right"/>
              <w:rPr>
                <w:ins w:id="839" w:author="Chasco, Brandon Edward" w:date="2020-08-26T11:44:00Z"/>
                <w:color w:val="000000"/>
                <w:sz w:val="22"/>
                <w:szCs w:val="22"/>
              </w:rPr>
            </w:pPr>
            <w:ins w:id="840" w:author="Chasco, Brandon Edward" w:date="2020-08-26T11:44:00Z">
              <w:r w:rsidRPr="006226B0">
                <w:rPr>
                  <w:color w:val="000000"/>
                  <w:sz w:val="22"/>
                  <w:szCs w:val="22"/>
                </w:rPr>
                <w:t>2.4955</w:t>
              </w:r>
            </w:ins>
          </w:p>
        </w:tc>
        <w:tc>
          <w:tcPr>
            <w:tcW w:w="780" w:type="dxa"/>
            <w:tcBorders>
              <w:top w:val="nil"/>
              <w:left w:val="nil"/>
              <w:bottom w:val="nil"/>
              <w:right w:val="nil"/>
            </w:tcBorders>
            <w:shd w:val="clear" w:color="auto" w:fill="auto"/>
            <w:vAlign w:val="bottom"/>
          </w:tcPr>
          <w:p w14:paraId="1D6F047B" w14:textId="77777777" w:rsidR="00A50AAF" w:rsidRPr="006226B0" w:rsidRDefault="00A50AAF" w:rsidP="001C7249">
            <w:pPr>
              <w:spacing w:after="0" w:line="240" w:lineRule="auto"/>
              <w:jc w:val="center"/>
              <w:rPr>
                <w:ins w:id="841" w:author="Chasco, Brandon Edward" w:date="2020-08-26T11:44:00Z"/>
                <w:color w:val="000000"/>
                <w:sz w:val="22"/>
                <w:szCs w:val="22"/>
              </w:rPr>
            </w:pPr>
            <w:ins w:id="842"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470B9483" w14:textId="77777777" w:rsidR="00A50AAF" w:rsidRPr="006226B0" w:rsidRDefault="00A50AAF" w:rsidP="001C7249">
            <w:pPr>
              <w:spacing w:after="0" w:line="240" w:lineRule="auto"/>
              <w:jc w:val="center"/>
              <w:rPr>
                <w:ins w:id="843" w:author="Chasco, Brandon Edward" w:date="2020-08-26T11:44:00Z"/>
                <w:color w:val="000000"/>
                <w:sz w:val="22"/>
                <w:szCs w:val="22"/>
              </w:rPr>
            </w:pPr>
            <w:ins w:id="844"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224D376A" w14:textId="77777777" w:rsidR="00A50AAF" w:rsidRPr="006226B0" w:rsidRDefault="00A50AAF" w:rsidP="001C7249">
            <w:pPr>
              <w:spacing w:after="0" w:line="240" w:lineRule="auto"/>
              <w:jc w:val="center"/>
              <w:rPr>
                <w:ins w:id="845" w:author="Chasco, Brandon Edward" w:date="2020-08-26T11:44:00Z"/>
                <w:color w:val="000000"/>
                <w:sz w:val="22"/>
                <w:szCs w:val="22"/>
              </w:rPr>
            </w:pPr>
            <w:ins w:id="846"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07539E79" w14:textId="77777777" w:rsidR="00A50AAF" w:rsidRPr="006226B0" w:rsidRDefault="00A50AAF" w:rsidP="001C7249">
            <w:pPr>
              <w:spacing w:after="0" w:line="240" w:lineRule="auto"/>
              <w:rPr>
                <w:ins w:id="847" w:author="Chasco, Brandon Edward" w:date="2020-08-26T11:44:00Z"/>
                <w:color w:val="000000"/>
                <w:sz w:val="22"/>
                <w:szCs w:val="22"/>
              </w:rPr>
            </w:pPr>
            <w:ins w:id="848" w:author="Chasco, Brandon Edward" w:date="2020-08-26T11:44:00Z">
              <w:r w:rsidRPr="006226B0">
                <w:rPr>
                  <w:color w:val="000000"/>
                  <w:sz w:val="22"/>
                  <w:szCs w:val="22"/>
                </w:rPr>
                <w:t>cui.spr</w:t>
              </w:r>
            </w:ins>
          </w:p>
        </w:tc>
        <w:tc>
          <w:tcPr>
            <w:tcW w:w="1879" w:type="dxa"/>
            <w:tcBorders>
              <w:top w:val="nil"/>
              <w:left w:val="nil"/>
              <w:bottom w:val="nil"/>
              <w:right w:val="nil"/>
            </w:tcBorders>
            <w:shd w:val="clear" w:color="auto" w:fill="auto"/>
            <w:vAlign w:val="bottom"/>
          </w:tcPr>
          <w:p w14:paraId="2DF34DF1" w14:textId="77777777" w:rsidR="00A50AAF" w:rsidRPr="006226B0" w:rsidRDefault="00A50AAF" w:rsidP="001C7249">
            <w:pPr>
              <w:spacing w:after="0" w:line="240" w:lineRule="auto"/>
              <w:rPr>
                <w:ins w:id="849" w:author="Chasco, Brandon Edward" w:date="2020-08-26T11:44:00Z"/>
                <w:color w:val="000000"/>
                <w:sz w:val="22"/>
                <w:szCs w:val="22"/>
              </w:rPr>
            </w:pPr>
            <w:ins w:id="850" w:author="Chasco, Brandon Edward" w:date="2020-08-26T11:44:00Z">
              <w:r w:rsidRPr="006226B0">
                <w:rPr>
                  <w:color w:val="000000"/>
                  <w:sz w:val="22"/>
                  <w:szCs w:val="22"/>
                </w:rPr>
                <w:t>pdo.spr</w:t>
              </w:r>
            </w:ins>
          </w:p>
        </w:tc>
        <w:tc>
          <w:tcPr>
            <w:tcW w:w="1002" w:type="dxa"/>
            <w:tcBorders>
              <w:top w:val="nil"/>
              <w:left w:val="nil"/>
              <w:bottom w:val="nil"/>
              <w:right w:val="nil"/>
            </w:tcBorders>
            <w:shd w:val="clear" w:color="auto" w:fill="auto"/>
            <w:vAlign w:val="bottom"/>
          </w:tcPr>
          <w:p w14:paraId="6A01E30D" w14:textId="77777777" w:rsidR="00A50AAF" w:rsidRPr="006226B0" w:rsidRDefault="00A50AAF" w:rsidP="001C7249">
            <w:pPr>
              <w:spacing w:after="0" w:line="240" w:lineRule="auto"/>
              <w:jc w:val="right"/>
              <w:rPr>
                <w:ins w:id="851" w:author="Chasco, Brandon Edward" w:date="2020-08-26T11:44:00Z"/>
                <w:color w:val="000000"/>
                <w:sz w:val="22"/>
                <w:szCs w:val="22"/>
              </w:rPr>
            </w:pPr>
            <w:ins w:id="852" w:author="Chasco, Brandon Edward" w:date="2020-08-26T11:44:00Z">
              <w:r w:rsidRPr="006226B0">
                <w:rPr>
                  <w:color w:val="000000"/>
                  <w:sz w:val="22"/>
                  <w:szCs w:val="22"/>
                </w:rPr>
                <w:t>0.00009</w:t>
              </w:r>
            </w:ins>
          </w:p>
        </w:tc>
        <w:tc>
          <w:tcPr>
            <w:tcW w:w="960" w:type="dxa"/>
            <w:tcBorders>
              <w:top w:val="nil"/>
              <w:left w:val="nil"/>
              <w:bottom w:val="nil"/>
              <w:right w:val="nil"/>
            </w:tcBorders>
            <w:shd w:val="clear" w:color="auto" w:fill="auto"/>
            <w:vAlign w:val="bottom"/>
          </w:tcPr>
          <w:p w14:paraId="65705505" w14:textId="77777777" w:rsidR="00A50AAF" w:rsidRPr="006226B0" w:rsidRDefault="00A50AAF" w:rsidP="001C7249">
            <w:pPr>
              <w:spacing w:after="0" w:line="240" w:lineRule="auto"/>
              <w:jc w:val="center"/>
              <w:rPr>
                <w:ins w:id="853" w:author="Chasco, Brandon Edward" w:date="2020-08-26T11:44:00Z"/>
                <w:color w:val="000000"/>
                <w:sz w:val="22"/>
                <w:szCs w:val="22"/>
              </w:rPr>
            </w:pPr>
            <w:ins w:id="854" w:author="Chasco, Brandon Edward" w:date="2020-08-26T11:44:00Z">
              <w:r w:rsidRPr="006226B0">
                <w:rPr>
                  <w:color w:val="000000"/>
                  <w:sz w:val="22"/>
                  <w:szCs w:val="22"/>
                </w:rPr>
                <w:t>TRUE</w:t>
              </w:r>
            </w:ins>
          </w:p>
        </w:tc>
      </w:tr>
      <w:tr w:rsidR="00A50AAF" w:rsidRPr="006226B0" w14:paraId="7BF9CB18" w14:textId="77777777" w:rsidTr="001C7249">
        <w:trPr>
          <w:trHeight w:val="300"/>
          <w:ins w:id="855" w:author="Chasco, Brandon Edward" w:date="2020-08-26T11:44:00Z"/>
        </w:trPr>
        <w:tc>
          <w:tcPr>
            <w:tcW w:w="1080" w:type="dxa"/>
            <w:gridSpan w:val="2"/>
            <w:tcBorders>
              <w:top w:val="nil"/>
              <w:left w:val="nil"/>
              <w:bottom w:val="nil"/>
              <w:right w:val="nil"/>
            </w:tcBorders>
            <w:shd w:val="clear" w:color="auto" w:fill="auto"/>
            <w:vAlign w:val="bottom"/>
          </w:tcPr>
          <w:p w14:paraId="73614975" w14:textId="77777777" w:rsidR="00A50AAF" w:rsidRPr="006226B0" w:rsidRDefault="00A50AAF" w:rsidP="001C7249">
            <w:pPr>
              <w:spacing w:after="0" w:line="240" w:lineRule="auto"/>
              <w:jc w:val="center"/>
              <w:rPr>
                <w:ins w:id="856"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764C0CA7" w14:textId="77777777" w:rsidR="00A50AAF" w:rsidRPr="006226B0" w:rsidRDefault="00A50AAF" w:rsidP="001C7249">
            <w:pPr>
              <w:spacing w:after="0" w:line="240" w:lineRule="auto"/>
              <w:jc w:val="right"/>
              <w:rPr>
                <w:ins w:id="857" w:author="Chasco, Brandon Edward" w:date="2020-08-26T11:44:00Z"/>
                <w:color w:val="000000"/>
                <w:sz w:val="22"/>
                <w:szCs w:val="22"/>
              </w:rPr>
            </w:pPr>
            <w:ins w:id="858" w:author="Chasco, Brandon Edward" w:date="2020-08-26T11:44:00Z">
              <w:r w:rsidRPr="006226B0">
                <w:rPr>
                  <w:color w:val="000000"/>
                  <w:sz w:val="22"/>
                  <w:szCs w:val="22"/>
                </w:rPr>
                <w:t>3.2846</w:t>
              </w:r>
            </w:ins>
          </w:p>
        </w:tc>
        <w:tc>
          <w:tcPr>
            <w:tcW w:w="780" w:type="dxa"/>
            <w:tcBorders>
              <w:top w:val="nil"/>
              <w:left w:val="nil"/>
              <w:bottom w:val="nil"/>
              <w:right w:val="nil"/>
            </w:tcBorders>
            <w:shd w:val="clear" w:color="auto" w:fill="auto"/>
            <w:vAlign w:val="bottom"/>
          </w:tcPr>
          <w:p w14:paraId="5E8E6C4F" w14:textId="77777777" w:rsidR="00A50AAF" w:rsidRPr="006226B0" w:rsidRDefault="00A50AAF" w:rsidP="001C7249">
            <w:pPr>
              <w:spacing w:after="0" w:line="240" w:lineRule="auto"/>
              <w:jc w:val="center"/>
              <w:rPr>
                <w:ins w:id="859" w:author="Chasco, Brandon Edward" w:date="2020-08-26T11:44:00Z"/>
                <w:color w:val="000000"/>
                <w:sz w:val="22"/>
                <w:szCs w:val="22"/>
              </w:rPr>
            </w:pPr>
            <w:ins w:id="860"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18DE0677" w14:textId="77777777" w:rsidR="00A50AAF" w:rsidRPr="006226B0" w:rsidRDefault="00A50AAF" w:rsidP="001C7249">
            <w:pPr>
              <w:spacing w:after="0" w:line="240" w:lineRule="auto"/>
              <w:jc w:val="center"/>
              <w:rPr>
                <w:ins w:id="861" w:author="Chasco, Brandon Edward" w:date="2020-08-26T11:44:00Z"/>
                <w:color w:val="000000"/>
                <w:sz w:val="22"/>
                <w:szCs w:val="22"/>
              </w:rPr>
            </w:pPr>
            <w:ins w:id="862"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8AACF10" w14:textId="77777777" w:rsidR="00A50AAF" w:rsidRPr="006226B0" w:rsidRDefault="00A50AAF" w:rsidP="001C7249">
            <w:pPr>
              <w:spacing w:after="0" w:line="240" w:lineRule="auto"/>
              <w:jc w:val="center"/>
              <w:rPr>
                <w:ins w:id="863" w:author="Chasco, Brandon Edward" w:date="2020-08-26T11:44:00Z"/>
                <w:color w:val="000000"/>
                <w:sz w:val="22"/>
                <w:szCs w:val="22"/>
              </w:rPr>
            </w:pPr>
            <w:ins w:id="864"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6BD64564" w14:textId="77777777" w:rsidR="00A50AAF" w:rsidRPr="006226B0" w:rsidRDefault="00A50AAF" w:rsidP="001C7249">
            <w:pPr>
              <w:spacing w:after="0" w:line="240" w:lineRule="auto"/>
              <w:rPr>
                <w:ins w:id="865" w:author="Chasco, Brandon Edward" w:date="2020-08-26T11:44:00Z"/>
                <w:color w:val="000000"/>
                <w:sz w:val="22"/>
                <w:szCs w:val="22"/>
              </w:rPr>
            </w:pPr>
            <w:ins w:id="866" w:author="Chasco, Brandon Edward" w:date="2020-08-26T11:44:00Z">
              <w:r w:rsidRPr="006226B0">
                <w:rPr>
                  <w:color w:val="000000"/>
                  <w:sz w:val="22"/>
                  <w:szCs w:val="22"/>
                </w:rPr>
                <w:t>ersstWAcoast.sum</w:t>
              </w:r>
            </w:ins>
          </w:p>
        </w:tc>
        <w:tc>
          <w:tcPr>
            <w:tcW w:w="1879" w:type="dxa"/>
            <w:tcBorders>
              <w:top w:val="nil"/>
              <w:left w:val="nil"/>
              <w:bottom w:val="nil"/>
              <w:right w:val="nil"/>
            </w:tcBorders>
            <w:shd w:val="clear" w:color="auto" w:fill="auto"/>
            <w:vAlign w:val="bottom"/>
          </w:tcPr>
          <w:p w14:paraId="16311075" w14:textId="77777777" w:rsidR="00A50AAF" w:rsidRPr="006226B0" w:rsidRDefault="00A50AAF" w:rsidP="001C7249">
            <w:pPr>
              <w:spacing w:after="0" w:line="240" w:lineRule="auto"/>
              <w:rPr>
                <w:ins w:id="867" w:author="Chasco, Brandon Edward" w:date="2020-08-26T11:44:00Z"/>
                <w:color w:val="000000"/>
                <w:sz w:val="22"/>
                <w:szCs w:val="22"/>
              </w:rPr>
            </w:pPr>
            <w:ins w:id="868" w:author="Chasco, Brandon Edward" w:date="2020-08-26T11:44:00Z">
              <w:r w:rsidRPr="006226B0">
                <w:rPr>
                  <w:color w:val="000000"/>
                  <w:sz w:val="22"/>
                  <w:szCs w:val="22"/>
                </w:rPr>
                <w:t>pdo.spr</w:t>
              </w:r>
            </w:ins>
          </w:p>
        </w:tc>
        <w:tc>
          <w:tcPr>
            <w:tcW w:w="1002" w:type="dxa"/>
            <w:tcBorders>
              <w:top w:val="nil"/>
              <w:left w:val="nil"/>
              <w:bottom w:val="nil"/>
              <w:right w:val="nil"/>
            </w:tcBorders>
            <w:shd w:val="clear" w:color="auto" w:fill="auto"/>
            <w:vAlign w:val="bottom"/>
          </w:tcPr>
          <w:p w14:paraId="7351072E" w14:textId="77777777" w:rsidR="00A50AAF" w:rsidRPr="006226B0" w:rsidRDefault="00A50AAF" w:rsidP="001C7249">
            <w:pPr>
              <w:spacing w:after="0" w:line="240" w:lineRule="auto"/>
              <w:jc w:val="right"/>
              <w:rPr>
                <w:ins w:id="869" w:author="Chasco, Brandon Edward" w:date="2020-08-26T11:44:00Z"/>
                <w:color w:val="000000"/>
                <w:sz w:val="22"/>
                <w:szCs w:val="22"/>
              </w:rPr>
            </w:pPr>
            <w:ins w:id="870" w:author="Chasco, Brandon Edward" w:date="2020-08-26T11:44:00Z">
              <w:r w:rsidRPr="006226B0">
                <w:rPr>
                  <w:color w:val="000000"/>
                  <w:sz w:val="22"/>
                  <w:szCs w:val="22"/>
                </w:rPr>
                <w:t>0.00010</w:t>
              </w:r>
            </w:ins>
          </w:p>
        </w:tc>
        <w:tc>
          <w:tcPr>
            <w:tcW w:w="960" w:type="dxa"/>
            <w:tcBorders>
              <w:top w:val="nil"/>
              <w:left w:val="nil"/>
              <w:bottom w:val="nil"/>
              <w:right w:val="nil"/>
            </w:tcBorders>
            <w:shd w:val="clear" w:color="auto" w:fill="auto"/>
            <w:vAlign w:val="bottom"/>
          </w:tcPr>
          <w:p w14:paraId="068D7623" w14:textId="77777777" w:rsidR="00A50AAF" w:rsidRPr="006226B0" w:rsidRDefault="00A50AAF" w:rsidP="001C7249">
            <w:pPr>
              <w:spacing w:after="0" w:line="240" w:lineRule="auto"/>
              <w:jc w:val="center"/>
              <w:rPr>
                <w:ins w:id="871" w:author="Chasco, Brandon Edward" w:date="2020-08-26T11:44:00Z"/>
                <w:color w:val="000000"/>
                <w:sz w:val="22"/>
                <w:szCs w:val="22"/>
              </w:rPr>
            </w:pPr>
            <w:ins w:id="872" w:author="Chasco, Brandon Edward" w:date="2020-08-26T11:44:00Z">
              <w:r w:rsidRPr="006226B0">
                <w:rPr>
                  <w:color w:val="000000"/>
                  <w:sz w:val="22"/>
                  <w:szCs w:val="22"/>
                </w:rPr>
                <w:t>TRUE</w:t>
              </w:r>
            </w:ins>
          </w:p>
        </w:tc>
      </w:tr>
      <w:tr w:rsidR="00A50AAF" w:rsidRPr="006226B0" w14:paraId="0A4C9C19" w14:textId="77777777" w:rsidTr="001C7249">
        <w:trPr>
          <w:trHeight w:val="300"/>
          <w:ins w:id="873" w:author="Chasco, Brandon Edward" w:date="2020-08-26T11:44:00Z"/>
        </w:trPr>
        <w:tc>
          <w:tcPr>
            <w:tcW w:w="1080" w:type="dxa"/>
            <w:gridSpan w:val="2"/>
            <w:tcBorders>
              <w:top w:val="nil"/>
              <w:left w:val="nil"/>
              <w:bottom w:val="nil"/>
              <w:right w:val="nil"/>
            </w:tcBorders>
            <w:shd w:val="clear" w:color="auto" w:fill="auto"/>
            <w:vAlign w:val="bottom"/>
          </w:tcPr>
          <w:p w14:paraId="38F14244" w14:textId="77777777" w:rsidR="00A50AAF" w:rsidRPr="006226B0" w:rsidRDefault="00A50AAF" w:rsidP="001C7249">
            <w:pPr>
              <w:spacing w:after="0" w:line="240" w:lineRule="auto"/>
              <w:jc w:val="center"/>
              <w:rPr>
                <w:ins w:id="874"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1A880FEF" w14:textId="77777777" w:rsidR="00A50AAF" w:rsidRPr="006226B0" w:rsidRDefault="00A50AAF" w:rsidP="001C7249">
            <w:pPr>
              <w:spacing w:after="0" w:line="240" w:lineRule="auto"/>
              <w:jc w:val="right"/>
              <w:rPr>
                <w:ins w:id="875" w:author="Chasco, Brandon Edward" w:date="2020-08-26T11:44:00Z"/>
                <w:color w:val="000000"/>
                <w:sz w:val="22"/>
                <w:szCs w:val="22"/>
              </w:rPr>
            </w:pPr>
            <w:ins w:id="876" w:author="Chasco, Brandon Edward" w:date="2020-08-26T11:44:00Z">
              <w:r w:rsidRPr="006226B0">
                <w:rPr>
                  <w:color w:val="000000"/>
                  <w:sz w:val="22"/>
                  <w:szCs w:val="22"/>
                </w:rPr>
                <w:t>3.3064</w:t>
              </w:r>
            </w:ins>
          </w:p>
        </w:tc>
        <w:tc>
          <w:tcPr>
            <w:tcW w:w="780" w:type="dxa"/>
            <w:tcBorders>
              <w:top w:val="nil"/>
              <w:left w:val="nil"/>
              <w:bottom w:val="nil"/>
              <w:right w:val="nil"/>
            </w:tcBorders>
            <w:shd w:val="clear" w:color="auto" w:fill="auto"/>
            <w:vAlign w:val="bottom"/>
          </w:tcPr>
          <w:p w14:paraId="70D80682" w14:textId="77777777" w:rsidR="00A50AAF" w:rsidRPr="006226B0" w:rsidRDefault="00A50AAF" w:rsidP="001C7249">
            <w:pPr>
              <w:spacing w:after="0" w:line="240" w:lineRule="auto"/>
              <w:jc w:val="center"/>
              <w:rPr>
                <w:ins w:id="877" w:author="Chasco, Brandon Edward" w:date="2020-08-26T11:44:00Z"/>
                <w:color w:val="000000"/>
                <w:sz w:val="22"/>
                <w:szCs w:val="22"/>
              </w:rPr>
            </w:pPr>
            <w:ins w:id="878"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2A7E9C65" w14:textId="77777777" w:rsidR="00A50AAF" w:rsidRPr="006226B0" w:rsidRDefault="00A50AAF" w:rsidP="001C7249">
            <w:pPr>
              <w:spacing w:after="0" w:line="240" w:lineRule="auto"/>
              <w:jc w:val="center"/>
              <w:rPr>
                <w:ins w:id="879" w:author="Chasco, Brandon Edward" w:date="2020-08-26T11:44:00Z"/>
                <w:color w:val="000000"/>
                <w:sz w:val="22"/>
                <w:szCs w:val="22"/>
              </w:rPr>
            </w:pPr>
            <w:ins w:id="880"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6428936" w14:textId="77777777" w:rsidR="00A50AAF" w:rsidRPr="006226B0" w:rsidRDefault="00A50AAF" w:rsidP="001C7249">
            <w:pPr>
              <w:spacing w:after="0" w:line="240" w:lineRule="auto"/>
              <w:jc w:val="center"/>
              <w:rPr>
                <w:ins w:id="881" w:author="Chasco, Brandon Edward" w:date="2020-08-26T11:44:00Z"/>
                <w:color w:val="000000"/>
                <w:sz w:val="22"/>
                <w:szCs w:val="22"/>
              </w:rPr>
            </w:pPr>
            <w:ins w:id="882"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5196B123" w14:textId="77777777" w:rsidR="00A50AAF" w:rsidRPr="006226B0" w:rsidRDefault="00A50AAF" w:rsidP="001C7249">
            <w:pPr>
              <w:spacing w:after="0" w:line="240" w:lineRule="auto"/>
              <w:rPr>
                <w:ins w:id="883" w:author="Chasco, Brandon Edward" w:date="2020-08-26T11:44:00Z"/>
                <w:color w:val="000000"/>
                <w:sz w:val="22"/>
                <w:szCs w:val="22"/>
              </w:rPr>
            </w:pPr>
            <w:ins w:id="884" w:author="Chasco, Brandon Edward" w:date="2020-08-26T11:44:00Z">
              <w:r w:rsidRPr="006226B0">
                <w:rPr>
                  <w:color w:val="000000"/>
                  <w:sz w:val="22"/>
                  <w:szCs w:val="22"/>
                </w:rPr>
                <w:t>ersstWAcoast.sum</w:t>
              </w:r>
            </w:ins>
          </w:p>
        </w:tc>
        <w:tc>
          <w:tcPr>
            <w:tcW w:w="1879" w:type="dxa"/>
            <w:tcBorders>
              <w:top w:val="nil"/>
              <w:left w:val="nil"/>
              <w:bottom w:val="nil"/>
              <w:right w:val="nil"/>
            </w:tcBorders>
            <w:shd w:val="clear" w:color="auto" w:fill="auto"/>
            <w:vAlign w:val="bottom"/>
          </w:tcPr>
          <w:p w14:paraId="1D16615C" w14:textId="77777777" w:rsidR="00A50AAF" w:rsidRPr="006226B0" w:rsidRDefault="00A50AAF" w:rsidP="001C7249">
            <w:pPr>
              <w:spacing w:after="0" w:line="240" w:lineRule="auto"/>
              <w:rPr>
                <w:ins w:id="885" w:author="Chasco, Brandon Edward" w:date="2020-08-26T11:44:00Z"/>
                <w:color w:val="000000"/>
                <w:sz w:val="22"/>
                <w:szCs w:val="22"/>
              </w:rPr>
            </w:pPr>
            <w:ins w:id="886" w:author="Chasco, Brandon Edward" w:date="2020-08-26T11:44:00Z">
              <w:r w:rsidRPr="006226B0">
                <w:rPr>
                  <w:color w:val="000000"/>
                  <w:sz w:val="22"/>
                  <w:szCs w:val="22"/>
                </w:rPr>
                <w:t>oni.spr</w:t>
              </w:r>
            </w:ins>
          </w:p>
        </w:tc>
        <w:tc>
          <w:tcPr>
            <w:tcW w:w="1002" w:type="dxa"/>
            <w:tcBorders>
              <w:top w:val="nil"/>
              <w:left w:val="nil"/>
              <w:bottom w:val="nil"/>
              <w:right w:val="nil"/>
            </w:tcBorders>
            <w:shd w:val="clear" w:color="auto" w:fill="auto"/>
            <w:vAlign w:val="bottom"/>
          </w:tcPr>
          <w:p w14:paraId="7EA1D17F" w14:textId="77777777" w:rsidR="00A50AAF" w:rsidRPr="006226B0" w:rsidRDefault="00A50AAF" w:rsidP="001C7249">
            <w:pPr>
              <w:spacing w:after="0" w:line="240" w:lineRule="auto"/>
              <w:jc w:val="right"/>
              <w:rPr>
                <w:ins w:id="887" w:author="Chasco, Brandon Edward" w:date="2020-08-26T11:44:00Z"/>
                <w:color w:val="000000"/>
                <w:sz w:val="22"/>
                <w:szCs w:val="22"/>
              </w:rPr>
            </w:pPr>
            <w:ins w:id="888" w:author="Chasco, Brandon Edward" w:date="2020-08-26T11:44:00Z">
              <w:r w:rsidRPr="006226B0">
                <w:rPr>
                  <w:color w:val="000000"/>
                  <w:sz w:val="22"/>
                  <w:szCs w:val="22"/>
                </w:rPr>
                <w:t>0.00028</w:t>
              </w:r>
            </w:ins>
          </w:p>
        </w:tc>
        <w:tc>
          <w:tcPr>
            <w:tcW w:w="960" w:type="dxa"/>
            <w:tcBorders>
              <w:top w:val="nil"/>
              <w:left w:val="nil"/>
              <w:bottom w:val="nil"/>
              <w:right w:val="nil"/>
            </w:tcBorders>
            <w:shd w:val="clear" w:color="auto" w:fill="auto"/>
            <w:vAlign w:val="bottom"/>
          </w:tcPr>
          <w:p w14:paraId="20EEF57E" w14:textId="77777777" w:rsidR="00A50AAF" w:rsidRPr="006226B0" w:rsidRDefault="00A50AAF" w:rsidP="001C7249">
            <w:pPr>
              <w:spacing w:after="0" w:line="240" w:lineRule="auto"/>
              <w:jc w:val="center"/>
              <w:rPr>
                <w:ins w:id="889" w:author="Chasco, Brandon Edward" w:date="2020-08-26T11:44:00Z"/>
                <w:color w:val="000000"/>
                <w:sz w:val="22"/>
                <w:szCs w:val="22"/>
              </w:rPr>
            </w:pPr>
            <w:ins w:id="890" w:author="Chasco, Brandon Edward" w:date="2020-08-26T11:44:00Z">
              <w:r w:rsidRPr="006226B0">
                <w:rPr>
                  <w:color w:val="000000"/>
                  <w:sz w:val="22"/>
                  <w:szCs w:val="22"/>
                </w:rPr>
                <w:t>TRUE</w:t>
              </w:r>
            </w:ins>
          </w:p>
        </w:tc>
      </w:tr>
      <w:tr w:rsidR="00A50AAF" w:rsidRPr="006226B0" w14:paraId="0CDD9D80" w14:textId="77777777" w:rsidTr="001C7249">
        <w:trPr>
          <w:trHeight w:val="300"/>
          <w:ins w:id="891" w:author="Chasco, Brandon Edward" w:date="2020-08-26T11:44:00Z"/>
        </w:trPr>
        <w:tc>
          <w:tcPr>
            <w:tcW w:w="1080" w:type="dxa"/>
            <w:gridSpan w:val="2"/>
            <w:tcBorders>
              <w:top w:val="nil"/>
              <w:left w:val="nil"/>
              <w:bottom w:val="nil"/>
              <w:right w:val="nil"/>
            </w:tcBorders>
            <w:shd w:val="clear" w:color="auto" w:fill="auto"/>
            <w:vAlign w:val="bottom"/>
          </w:tcPr>
          <w:p w14:paraId="380D1CD6" w14:textId="77777777" w:rsidR="00A50AAF" w:rsidRPr="006226B0" w:rsidRDefault="00A50AAF" w:rsidP="001C7249">
            <w:pPr>
              <w:spacing w:after="0" w:line="240" w:lineRule="auto"/>
              <w:jc w:val="center"/>
              <w:rPr>
                <w:ins w:id="892"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6A180898" w14:textId="77777777" w:rsidR="00A50AAF" w:rsidRPr="006226B0" w:rsidRDefault="00A50AAF" w:rsidP="001C7249">
            <w:pPr>
              <w:spacing w:after="0" w:line="240" w:lineRule="auto"/>
              <w:jc w:val="right"/>
              <w:rPr>
                <w:ins w:id="893" w:author="Chasco, Brandon Edward" w:date="2020-08-26T11:44:00Z"/>
                <w:color w:val="000000"/>
                <w:sz w:val="22"/>
                <w:szCs w:val="22"/>
              </w:rPr>
            </w:pPr>
            <w:ins w:id="894" w:author="Chasco, Brandon Edward" w:date="2020-08-26T11:44:00Z">
              <w:r w:rsidRPr="006226B0">
                <w:rPr>
                  <w:color w:val="000000"/>
                  <w:sz w:val="22"/>
                  <w:szCs w:val="22"/>
                </w:rPr>
                <w:t>3.5296</w:t>
              </w:r>
            </w:ins>
          </w:p>
        </w:tc>
        <w:tc>
          <w:tcPr>
            <w:tcW w:w="780" w:type="dxa"/>
            <w:tcBorders>
              <w:top w:val="nil"/>
              <w:left w:val="nil"/>
              <w:bottom w:val="nil"/>
              <w:right w:val="nil"/>
            </w:tcBorders>
            <w:shd w:val="clear" w:color="auto" w:fill="auto"/>
            <w:vAlign w:val="bottom"/>
          </w:tcPr>
          <w:p w14:paraId="370E9AAB" w14:textId="77777777" w:rsidR="00A50AAF" w:rsidRPr="006226B0" w:rsidRDefault="00A50AAF" w:rsidP="001C7249">
            <w:pPr>
              <w:spacing w:after="0" w:line="240" w:lineRule="auto"/>
              <w:jc w:val="center"/>
              <w:rPr>
                <w:ins w:id="895" w:author="Chasco, Brandon Edward" w:date="2020-08-26T11:44:00Z"/>
                <w:color w:val="000000"/>
                <w:sz w:val="22"/>
                <w:szCs w:val="22"/>
              </w:rPr>
            </w:pPr>
            <w:ins w:id="896"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465057BB" w14:textId="77777777" w:rsidR="00A50AAF" w:rsidRPr="006226B0" w:rsidRDefault="00A50AAF" w:rsidP="001C7249">
            <w:pPr>
              <w:spacing w:after="0" w:line="240" w:lineRule="auto"/>
              <w:jc w:val="center"/>
              <w:rPr>
                <w:ins w:id="897" w:author="Chasco, Brandon Edward" w:date="2020-08-26T11:44:00Z"/>
                <w:color w:val="000000"/>
                <w:sz w:val="22"/>
                <w:szCs w:val="22"/>
              </w:rPr>
            </w:pPr>
            <w:ins w:id="898"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34270F6" w14:textId="77777777" w:rsidR="00A50AAF" w:rsidRPr="006226B0" w:rsidRDefault="00A50AAF" w:rsidP="001C7249">
            <w:pPr>
              <w:spacing w:after="0" w:line="240" w:lineRule="auto"/>
              <w:jc w:val="center"/>
              <w:rPr>
                <w:ins w:id="899" w:author="Chasco, Brandon Edward" w:date="2020-08-26T11:44:00Z"/>
                <w:color w:val="000000"/>
                <w:sz w:val="22"/>
                <w:szCs w:val="22"/>
              </w:rPr>
            </w:pPr>
            <w:ins w:id="900"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76F4408A" w14:textId="77777777" w:rsidR="00A50AAF" w:rsidRPr="006226B0" w:rsidRDefault="00A50AAF" w:rsidP="001C7249">
            <w:pPr>
              <w:spacing w:after="0" w:line="240" w:lineRule="auto"/>
              <w:rPr>
                <w:ins w:id="901" w:author="Chasco, Brandon Edward" w:date="2020-08-26T11:44:00Z"/>
                <w:color w:val="000000"/>
                <w:sz w:val="22"/>
                <w:szCs w:val="22"/>
              </w:rPr>
            </w:pPr>
            <w:ins w:id="902" w:author="Chasco, Brandon Edward" w:date="2020-08-26T11:44:00Z">
              <w:r w:rsidRPr="006226B0">
                <w:rPr>
                  <w:color w:val="000000"/>
                  <w:sz w:val="22"/>
                  <w:szCs w:val="22"/>
                </w:rPr>
                <w:t>ersstArc.win</w:t>
              </w:r>
            </w:ins>
          </w:p>
        </w:tc>
        <w:tc>
          <w:tcPr>
            <w:tcW w:w="1879" w:type="dxa"/>
            <w:tcBorders>
              <w:top w:val="nil"/>
              <w:left w:val="nil"/>
              <w:bottom w:val="nil"/>
              <w:right w:val="nil"/>
            </w:tcBorders>
            <w:shd w:val="clear" w:color="auto" w:fill="auto"/>
            <w:vAlign w:val="bottom"/>
          </w:tcPr>
          <w:p w14:paraId="135CF0A9" w14:textId="77777777" w:rsidR="00A50AAF" w:rsidRPr="006226B0" w:rsidRDefault="00A50AAF" w:rsidP="001C7249">
            <w:pPr>
              <w:spacing w:after="0" w:line="240" w:lineRule="auto"/>
              <w:rPr>
                <w:ins w:id="903" w:author="Chasco, Brandon Edward" w:date="2020-08-26T11:44:00Z"/>
                <w:color w:val="000000"/>
                <w:sz w:val="22"/>
                <w:szCs w:val="22"/>
              </w:rPr>
            </w:pPr>
            <w:ins w:id="904" w:author="Chasco, Brandon Edward" w:date="2020-08-26T11:44:00Z">
              <w:r w:rsidRPr="006226B0">
                <w:rPr>
                  <w:color w:val="000000"/>
                  <w:sz w:val="22"/>
                  <w:szCs w:val="22"/>
                </w:rPr>
                <w:t>npi.spr</w:t>
              </w:r>
            </w:ins>
          </w:p>
        </w:tc>
        <w:tc>
          <w:tcPr>
            <w:tcW w:w="1002" w:type="dxa"/>
            <w:tcBorders>
              <w:top w:val="nil"/>
              <w:left w:val="nil"/>
              <w:bottom w:val="nil"/>
              <w:right w:val="nil"/>
            </w:tcBorders>
            <w:shd w:val="clear" w:color="auto" w:fill="auto"/>
            <w:vAlign w:val="bottom"/>
          </w:tcPr>
          <w:p w14:paraId="6F89470D" w14:textId="77777777" w:rsidR="00A50AAF" w:rsidRPr="006226B0" w:rsidRDefault="00A50AAF" w:rsidP="001C7249">
            <w:pPr>
              <w:spacing w:after="0" w:line="240" w:lineRule="auto"/>
              <w:jc w:val="right"/>
              <w:rPr>
                <w:ins w:id="905" w:author="Chasco, Brandon Edward" w:date="2020-08-26T11:44:00Z"/>
                <w:color w:val="000000"/>
                <w:sz w:val="22"/>
                <w:szCs w:val="22"/>
              </w:rPr>
            </w:pPr>
            <w:ins w:id="906" w:author="Chasco, Brandon Edward" w:date="2020-08-26T11:44:00Z">
              <w:r w:rsidRPr="006226B0">
                <w:rPr>
                  <w:color w:val="000000"/>
                  <w:sz w:val="22"/>
                  <w:szCs w:val="22"/>
                </w:rPr>
                <w:t>0.00018</w:t>
              </w:r>
            </w:ins>
          </w:p>
        </w:tc>
        <w:tc>
          <w:tcPr>
            <w:tcW w:w="960" w:type="dxa"/>
            <w:tcBorders>
              <w:top w:val="nil"/>
              <w:left w:val="nil"/>
              <w:bottom w:val="nil"/>
              <w:right w:val="nil"/>
            </w:tcBorders>
            <w:shd w:val="clear" w:color="auto" w:fill="auto"/>
            <w:vAlign w:val="bottom"/>
          </w:tcPr>
          <w:p w14:paraId="0077BEC1" w14:textId="77777777" w:rsidR="00A50AAF" w:rsidRPr="006226B0" w:rsidRDefault="00A50AAF" w:rsidP="001C7249">
            <w:pPr>
              <w:spacing w:after="0" w:line="240" w:lineRule="auto"/>
              <w:jc w:val="center"/>
              <w:rPr>
                <w:ins w:id="907" w:author="Chasco, Brandon Edward" w:date="2020-08-26T11:44:00Z"/>
                <w:color w:val="000000"/>
                <w:sz w:val="22"/>
                <w:szCs w:val="22"/>
              </w:rPr>
            </w:pPr>
            <w:ins w:id="908" w:author="Chasco, Brandon Edward" w:date="2020-08-26T11:44:00Z">
              <w:r w:rsidRPr="006226B0">
                <w:rPr>
                  <w:color w:val="000000"/>
                  <w:sz w:val="22"/>
                  <w:szCs w:val="22"/>
                </w:rPr>
                <w:t>TRUE</w:t>
              </w:r>
            </w:ins>
          </w:p>
        </w:tc>
      </w:tr>
      <w:tr w:rsidR="00A50AAF" w:rsidRPr="006226B0" w14:paraId="374C9653" w14:textId="77777777" w:rsidTr="001C7249">
        <w:trPr>
          <w:trHeight w:val="300"/>
          <w:ins w:id="909" w:author="Chasco, Brandon Edward" w:date="2020-08-26T11:44:00Z"/>
        </w:trPr>
        <w:tc>
          <w:tcPr>
            <w:tcW w:w="1080" w:type="dxa"/>
            <w:gridSpan w:val="2"/>
            <w:tcBorders>
              <w:top w:val="nil"/>
              <w:left w:val="nil"/>
              <w:right w:val="nil"/>
            </w:tcBorders>
            <w:shd w:val="clear" w:color="auto" w:fill="auto"/>
            <w:vAlign w:val="bottom"/>
          </w:tcPr>
          <w:p w14:paraId="2CEFF17F" w14:textId="77777777" w:rsidR="00A50AAF" w:rsidRPr="006226B0" w:rsidRDefault="00A50AAF" w:rsidP="001C7249">
            <w:pPr>
              <w:spacing w:after="0" w:line="240" w:lineRule="auto"/>
              <w:jc w:val="center"/>
              <w:rPr>
                <w:ins w:id="910" w:author="Chasco, Brandon Edward" w:date="2020-08-26T11:44:00Z"/>
                <w:color w:val="000000"/>
                <w:sz w:val="22"/>
                <w:szCs w:val="22"/>
              </w:rPr>
            </w:pPr>
          </w:p>
        </w:tc>
        <w:tc>
          <w:tcPr>
            <w:tcW w:w="1001" w:type="dxa"/>
            <w:gridSpan w:val="2"/>
            <w:tcBorders>
              <w:top w:val="nil"/>
              <w:left w:val="nil"/>
              <w:right w:val="nil"/>
            </w:tcBorders>
            <w:shd w:val="clear" w:color="auto" w:fill="auto"/>
            <w:vAlign w:val="bottom"/>
          </w:tcPr>
          <w:p w14:paraId="0C106ABF" w14:textId="77777777" w:rsidR="00A50AAF" w:rsidRPr="006226B0" w:rsidRDefault="00A50AAF" w:rsidP="001C7249">
            <w:pPr>
              <w:spacing w:after="0" w:line="240" w:lineRule="auto"/>
              <w:jc w:val="right"/>
              <w:rPr>
                <w:ins w:id="911" w:author="Chasco, Brandon Edward" w:date="2020-08-26T11:44:00Z"/>
                <w:color w:val="000000"/>
                <w:sz w:val="22"/>
                <w:szCs w:val="22"/>
              </w:rPr>
            </w:pPr>
            <w:ins w:id="912" w:author="Chasco, Brandon Edward" w:date="2020-08-26T11:44:00Z">
              <w:r w:rsidRPr="006226B0">
                <w:rPr>
                  <w:color w:val="000000"/>
                  <w:sz w:val="22"/>
                  <w:szCs w:val="22"/>
                </w:rPr>
                <w:t>3.5882</w:t>
              </w:r>
            </w:ins>
          </w:p>
        </w:tc>
        <w:tc>
          <w:tcPr>
            <w:tcW w:w="780" w:type="dxa"/>
            <w:tcBorders>
              <w:top w:val="nil"/>
              <w:left w:val="nil"/>
              <w:right w:val="nil"/>
            </w:tcBorders>
            <w:shd w:val="clear" w:color="auto" w:fill="auto"/>
            <w:vAlign w:val="bottom"/>
          </w:tcPr>
          <w:p w14:paraId="6CDBD5CC" w14:textId="77777777" w:rsidR="00A50AAF" w:rsidRPr="006226B0" w:rsidRDefault="00A50AAF" w:rsidP="001C7249">
            <w:pPr>
              <w:spacing w:after="0" w:line="240" w:lineRule="auto"/>
              <w:jc w:val="center"/>
              <w:rPr>
                <w:ins w:id="913" w:author="Chasco, Brandon Edward" w:date="2020-08-26T11:44:00Z"/>
                <w:color w:val="000000"/>
                <w:sz w:val="22"/>
                <w:szCs w:val="22"/>
              </w:rPr>
            </w:pPr>
            <w:ins w:id="914" w:author="Chasco, Brandon Edward" w:date="2020-08-26T11:44:00Z">
              <w:r w:rsidRPr="006226B0">
                <w:rPr>
                  <w:color w:val="000000"/>
                  <w:sz w:val="22"/>
                  <w:szCs w:val="22"/>
                </w:rPr>
                <w:t>X</w:t>
              </w:r>
            </w:ins>
          </w:p>
        </w:tc>
        <w:tc>
          <w:tcPr>
            <w:tcW w:w="1140" w:type="dxa"/>
            <w:tcBorders>
              <w:top w:val="nil"/>
              <w:left w:val="nil"/>
              <w:right w:val="nil"/>
            </w:tcBorders>
            <w:shd w:val="clear" w:color="auto" w:fill="auto"/>
            <w:vAlign w:val="bottom"/>
          </w:tcPr>
          <w:p w14:paraId="48A5E257" w14:textId="77777777" w:rsidR="00A50AAF" w:rsidRPr="006226B0" w:rsidRDefault="00A50AAF" w:rsidP="001C7249">
            <w:pPr>
              <w:spacing w:after="0" w:line="240" w:lineRule="auto"/>
              <w:jc w:val="center"/>
              <w:rPr>
                <w:ins w:id="915" w:author="Chasco, Brandon Edward" w:date="2020-08-26T11:44:00Z"/>
                <w:color w:val="000000"/>
                <w:sz w:val="22"/>
                <w:szCs w:val="22"/>
              </w:rPr>
            </w:pPr>
            <w:ins w:id="916" w:author="Chasco, Brandon Edward" w:date="2020-08-26T11:44:00Z">
              <w:r w:rsidRPr="006226B0">
                <w:rPr>
                  <w:color w:val="000000"/>
                  <w:sz w:val="22"/>
                  <w:szCs w:val="22"/>
                </w:rPr>
                <w:t>N.E.</w:t>
              </w:r>
            </w:ins>
          </w:p>
        </w:tc>
        <w:tc>
          <w:tcPr>
            <w:tcW w:w="1072" w:type="dxa"/>
            <w:tcBorders>
              <w:top w:val="nil"/>
              <w:left w:val="nil"/>
              <w:right w:val="nil"/>
            </w:tcBorders>
            <w:shd w:val="clear" w:color="auto" w:fill="auto"/>
            <w:vAlign w:val="bottom"/>
          </w:tcPr>
          <w:p w14:paraId="1EE90324" w14:textId="77777777" w:rsidR="00A50AAF" w:rsidRPr="006226B0" w:rsidRDefault="00A50AAF" w:rsidP="001C7249">
            <w:pPr>
              <w:spacing w:after="0" w:line="240" w:lineRule="auto"/>
              <w:jc w:val="center"/>
              <w:rPr>
                <w:ins w:id="917" w:author="Chasco, Brandon Edward" w:date="2020-08-26T11:44:00Z"/>
                <w:color w:val="000000"/>
                <w:sz w:val="22"/>
                <w:szCs w:val="22"/>
              </w:rPr>
            </w:pPr>
            <w:ins w:id="918" w:author="Chasco, Brandon Edward" w:date="2020-08-26T11:44:00Z">
              <w:r w:rsidRPr="006226B0">
                <w:rPr>
                  <w:color w:val="000000"/>
                  <w:sz w:val="22"/>
                  <w:szCs w:val="22"/>
                </w:rPr>
                <w:t>X</w:t>
              </w:r>
            </w:ins>
          </w:p>
        </w:tc>
        <w:tc>
          <w:tcPr>
            <w:tcW w:w="1879" w:type="dxa"/>
            <w:tcBorders>
              <w:top w:val="nil"/>
              <w:left w:val="nil"/>
              <w:right w:val="nil"/>
            </w:tcBorders>
            <w:shd w:val="clear" w:color="auto" w:fill="auto"/>
            <w:vAlign w:val="bottom"/>
          </w:tcPr>
          <w:p w14:paraId="6C2A4641" w14:textId="77777777" w:rsidR="00A50AAF" w:rsidRPr="006226B0" w:rsidRDefault="00A50AAF" w:rsidP="001C7249">
            <w:pPr>
              <w:spacing w:after="0" w:line="240" w:lineRule="auto"/>
              <w:rPr>
                <w:ins w:id="919" w:author="Chasco, Brandon Edward" w:date="2020-08-26T11:44:00Z"/>
                <w:color w:val="000000"/>
                <w:sz w:val="22"/>
                <w:szCs w:val="22"/>
              </w:rPr>
            </w:pPr>
            <w:ins w:id="920" w:author="Chasco, Brandon Edward" w:date="2020-08-26T11:44:00Z">
              <w:r w:rsidRPr="006226B0">
                <w:rPr>
                  <w:color w:val="000000"/>
                  <w:sz w:val="22"/>
                  <w:szCs w:val="22"/>
                </w:rPr>
                <w:t>ersstWAcoast.spr</w:t>
              </w:r>
            </w:ins>
          </w:p>
        </w:tc>
        <w:tc>
          <w:tcPr>
            <w:tcW w:w="1879" w:type="dxa"/>
            <w:tcBorders>
              <w:top w:val="nil"/>
              <w:left w:val="nil"/>
              <w:right w:val="nil"/>
            </w:tcBorders>
            <w:shd w:val="clear" w:color="auto" w:fill="auto"/>
            <w:vAlign w:val="bottom"/>
          </w:tcPr>
          <w:p w14:paraId="2CD62513" w14:textId="77777777" w:rsidR="00A50AAF" w:rsidRPr="006226B0" w:rsidRDefault="00A50AAF" w:rsidP="001C7249">
            <w:pPr>
              <w:spacing w:after="0" w:line="240" w:lineRule="auto"/>
              <w:rPr>
                <w:ins w:id="921" w:author="Chasco, Brandon Edward" w:date="2020-08-26T11:44:00Z"/>
                <w:color w:val="000000"/>
                <w:sz w:val="22"/>
                <w:szCs w:val="22"/>
              </w:rPr>
            </w:pPr>
            <w:ins w:id="922" w:author="Chasco, Brandon Edward" w:date="2020-08-26T11:44:00Z">
              <w:r w:rsidRPr="006226B0">
                <w:rPr>
                  <w:color w:val="000000"/>
                  <w:sz w:val="22"/>
                  <w:szCs w:val="22"/>
                </w:rPr>
                <w:t>npi.sum</w:t>
              </w:r>
            </w:ins>
          </w:p>
        </w:tc>
        <w:tc>
          <w:tcPr>
            <w:tcW w:w="1002" w:type="dxa"/>
            <w:tcBorders>
              <w:top w:val="nil"/>
              <w:left w:val="nil"/>
              <w:right w:val="nil"/>
            </w:tcBorders>
            <w:shd w:val="clear" w:color="auto" w:fill="auto"/>
            <w:vAlign w:val="bottom"/>
          </w:tcPr>
          <w:p w14:paraId="2E590E50" w14:textId="77777777" w:rsidR="00A50AAF" w:rsidRPr="006226B0" w:rsidRDefault="00A50AAF" w:rsidP="001C7249">
            <w:pPr>
              <w:spacing w:after="0" w:line="240" w:lineRule="auto"/>
              <w:jc w:val="right"/>
              <w:rPr>
                <w:ins w:id="923" w:author="Chasco, Brandon Edward" w:date="2020-08-26T11:44:00Z"/>
                <w:color w:val="000000"/>
                <w:sz w:val="22"/>
                <w:szCs w:val="22"/>
              </w:rPr>
            </w:pPr>
            <w:ins w:id="924" w:author="Chasco, Brandon Edward" w:date="2020-08-26T11:44:00Z">
              <w:r w:rsidRPr="006226B0">
                <w:rPr>
                  <w:color w:val="000000"/>
                  <w:sz w:val="22"/>
                  <w:szCs w:val="22"/>
                </w:rPr>
                <w:t>0.00030</w:t>
              </w:r>
            </w:ins>
          </w:p>
        </w:tc>
        <w:tc>
          <w:tcPr>
            <w:tcW w:w="960" w:type="dxa"/>
            <w:tcBorders>
              <w:top w:val="nil"/>
              <w:left w:val="nil"/>
              <w:right w:val="nil"/>
            </w:tcBorders>
            <w:shd w:val="clear" w:color="auto" w:fill="auto"/>
            <w:vAlign w:val="bottom"/>
          </w:tcPr>
          <w:p w14:paraId="2986E6AF" w14:textId="77777777" w:rsidR="00A50AAF" w:rsidRPr="006226B0" w:rsidRDefault="00A50AAF" w:rsidP="001C7249">
            <w:pPr>
              <w:spacing w:after="0" w:line="240" w:lineRule="auto"/>
              <w:jc w:val="center"/>
              <w:rPr>
                <w:ins w:id="925" w:author="Chasco, Brandon Edward" w:date="2020-08-26T11:44:00Z"/>
                <w:color w:val="000000"/>
                <w:sz w:val="22"/>
                <w:szCs w:val="22"/>
              </w:rPr>
            </w:pPr>
            <w:ins w:id="926" w:author="Chasco, Brandon Edward" w:date="2020-08-26T11:44:00Z">
              <w:r w:rsidRPr="006226B0">
                <w:rPr>
                  <w:color w:val="000000"/>
                  <w:sz w:val="22"/>
                  <w:szCs w:val="22"/>
                </w:rPr>
                <w:t>TRUE</w:t>
              </w:r>
            </w:ins>
          </w:p>
        </w:tc>
      </w:tr>
      <w:tr w:rsidR="00A50AAF" w:rsidRPr="006226B0" w14:paraId="3D41749E" w14:textId="77777777" w:rsidTr="001C7249">
        <w:trPr>
          <w:trHeight w:val="300"/>
          <w:ins w:id="927" w:author="Chasco, Brandon Edward" w:date="2020-08-26T11:44:00Z"/>
        </w:trPr>
        <w:tc>
          <w:tcPr>
            <w:tcW w:w="1080" w:type="dxa"/>
            <w:gridSpan w:val="2"/>
            <w:tcBorders>
              <w:top w:val="nil"/>
              <w:left w:val="nil"/>
              <w:bottom w:val="single" w:sz="4" w:space="0" w:color="000000"/>
              <w:right w:val="nil"/>
            </w:tcBorders>
            <w:shd w:val="clear" w:color="auto" w:fill="auto"/>
            <w:vAlign w:val="bottom"/>
          </w:tcPr>
          <w:p w14:paraId="102FC453" w14:textId="77777777" w:rsidR="00A50AAF" w:rsidRPr="006226B0" w:rsidRDefault="00A50AAF" w:rsidP="001C7249">
            <w:pPr>
              <w:spacing w:after="0" w:line="240" w:lineRule="auto"/>
              <w:jc w:val="center"/>
              <w:rPr>
                <w:ins w:id="928" w:author="Chasco, Brandon Edward" w:date="2020-08-26T11:44:00Z"/>
                <w:color w:val="000000"/>
                <w:sz w:val="22"/>
                <w:szCs w:val="22"/>
              </w:rPr>
            </w:pPr>
          </w:p>
        </w:tc>
        <w:tc>
          <w:tcPr>
            <w:tcW w:w="1001" w:type="dxa"/>
            <w:gridSpan w:val="2"/>
            <w:tcBorders>
              <w:top w:val="nil"/>
              <w:left w:val="nil"/>
              <w:bottom w:val="single" w:sz="4" w:space="0" w:color="000000"/>
              <w:right w:val="nil"/>
            </w:tcBorders>
            <w:shd w:val="clear" w:color="auto" w:fill="auto"/>
            <w:vAlign w:val="bottom"/>
          </w:tcPr>
          <w:p w14:paraId="138B5349" w14:textId="77777777" w:rsidR="00A50AAF" w:rsidRPr="006226B0" w:rsidRDefault="00A50AAF" w:rsidP="001C7249">
            <w:pPr>
              <w:spacing w:after="0" w:line="240" w:lineRule="auto"/>
              <w:jc w:val="right"/>
              <w:rPr>
                <w:ins w:id="929" w:author="Chasco, Brandon Edward" w:date="2020-08-26T11:44:00Z"/>
                <w:color w:val="000000"/>
                <w:sz w:val="22"/>
                <w:szCs w:val="22"/>
              </w:rPr>
            </w:pPr>
            <w:ins w:id="930" w:author="Chasco, Brandon Edward" w:date="2020-08-26T11:44:00Z">
              <w:r w:rsidRPr="006226B0">
                <w:rPr>
                  <w:color w:val="000000"/>
                  <w:sz w:val="22"/>
                  <w:szCs w:val="22"/>
                </w:rPr>
                <w:t>3.9492</w:t>
              </w:r>
            </w:ins>
          </w:p>
        </w:tc>
        <w:tc>
          <w:tcPr>
            <w:tcW w:w="780" w:type="dxa"/>
            <w:tcBorders>
              <w:top w:val="nil"/>
              <w:left w:val="nil"/>
              <w:bottom w:val="single" w:sz="4" w:space="0" w:color="000000"/>
              <w:right w:val="nil"/>
            </w:tcBorders>
            <w:shd w:val="clear" w:color="auto" w:fill="auto"/>
            <w:vAlign w:val="bottom"/>
          </w:tcPr>
          <w:p w14:paraId="6306D4A9" w14:textId="77777777" w:rsidR="00A50AAF" w:rsidRPr="006226B0" w:rsidRDefault="00A50AAF" w:rsidP="001C7249">
            <w:pPr>
              <w:spacing w:after="0" w:line="240" w:lineRule="auto"/>
              <w:jc w:val="center"/>
              <w:rPr>
                <w:ins w:id="931" w:author="Chasco, Brandon Edward" w:date="2020-08-26T11:44:00Z"/>
                <w:color w:val="000000"/>
                <w:sz w:val="22"/>
                <w:szCs w:val="22"/>
              </w:rPr>
            </w:pPr>
            <w:ins w:id="932" w:author="Chasco, Brandon Edward" w:date="2020-08-26T11:44:00Z">
              <w:r w:rsidRPr="006226B0">
                <w:rPr>
                  <w:color w:val="000000"/>
                  <w:sz w:val="22"/>
                  <w:szCs w:val="22"/>
                </w:rPr>
                <w:t>X</w:t>
              </w:r>
            </w:ins>
          </w:p>
        </w:tc>
        <w:tc>
          <w:tcPr>
            <w:tcW w:w="1140" w:type="dxa"/>
            <w:tcBorders>
              <w:top w:val="nil"/>
              <w:left w:val="nil"/>
              <w:bottom w:val="single" w:sz="4" w:space="0" w:color="000000"/>
              <w:right w:val="nil"/>
            </w:tcBorders>
            <w:shd w:val="clear" w:color="auto" w:fill="auto"/>
            <w:vAlign w:val="bottom"/>
          </w:tcPr>
          <w:p w14:paraId="181939A1" w14:textId="77777777" w:rsidR="00A50AAF" w:rsidRPr="006226B0" w:rsidRDefault="00A50AAF" w:rsidP="001C7249">
            <w:pPr>
              <w:spacing w:after="0" w:line="240" w:lineRule="auto"/>
              <w:jc w:val="center"/>
              <w:rPr>
                <w:ins w:id="933" w:author="Chasco, Brandon Edward" w:date="2020-08-26T11:44:00Z"/>
                <w:color w:val="000000"/>
                <w:sz w:val="22"/>
                <w:szCs w:val="22"/>
              </w:rPr>
            </w:pPr>
            <w:ins w:id="934" w:author="Chasco, Brandon Edward" w:date="2020-08-26T11:44:00Z">
              <w:r w:rsidRPr="006226B0">
                <w:rPr>
                  <w:color w:val="000000"/>
                  <w:sz w:val="22"/>
                  <w:szCs w:val="22"/>
                </w:rPr>
                <w:t>N.E.</w:t>
              </w:r>
            </w:ins>
          </w:p>
        </w:tc>
        <w:tc>
          <w:tcPr>
            <w:tcW w:w="1072" w:type="dxa"/>
            <w:tcBorders>
              <w:top w:val="nil"/>
              <w:left w:val="nil"/>
              <w:bottom w:val="single" w:sz="4" w:space="0" w:color="000000"/>
              <w:right w:val="nil"/>
            </w:tcBorders>
            <w:shd w:val="clear" w:color="auto" w:fill="auto"/>
            <w:vAlign w:val="bottom"/>
          </w:tcPr>
          <w:p w14:paraId="1AC48DFD" w14:textId="77777777" w:rsidR="00A50AAF" w:rsidRPr="006226B0" w:rsidRDefault="00A50AAF" w:rsidP="001C7249">
            <w:pPr>
              <w:spacing w:after="0" w:line="240" w:lineRule="auto"/>
              <w:jc w:val="center"/>
              <w:rPr>
                <w:ins w:id="935" w:author="Chasco, Brandon Edward" w:date="2020-08-26T11:44:00Z"/>
                <w:color w:val="000000"/>
                <w:sz w:val="22"/>
                <w:szCs w:val="22"/>
              </w:rPr>
            </w:pPr>
            <w:ins w:id="936" w:author="Chasco, Brandon Edward" w:date="2020-08-26T11:44:00Z">
              <w:r w:rsidRPr="006226B0">
                <w:rPr>
                  <w:color w:val="000000"/>
                  <w:sz w:val="22"/>
                  <w:szCs w:val="22"/>
                </w:rPr>
                <w:t>X</w:t>
              </w:r>
            </w:ins>
          </w:p>
        </w:tc>
        <w:tc>
          <w:tcPr>
            <w:tcW w:w="1879" w:type="dxa"/>
            <w:tcBorders>
              <w:top w:val="nil"/>
              <w:left w:val="nil"/>
              <w:bottom w:val="single" w:sz="4" w:space="0" w:color="000000"/>
              <w:right w:val="nil"/>
            </w:tcBorders>
            <w:shd w:val="clear" w:color="auto" w:fill="auto"/>
            <w:vAlign w:val="bottom"/>
          </w:tcPr>
          <w:p w14:paraId="0187D4BE" w14:textId="77777777" w:rsidR="00A50AAF" w:rsidRPr="006226B0" w:rsidRDefault="00A50AAF" w:rsidP="001C7249">
            <w:pPr>
              <w:spacing w:after="0" w:line="240" w:lineRule="auto"/>
              <w:rPr>
                <w:ins w:id="937" w:author="Chasco, Brandon Edward" w:date="2020-08-26T11:44:00Z"/>
                <w:color w:val="000000"/>
                <w:sz w:val="22"/>
                <w:szCs w:val="22"/>
              </w:rPr>
            </w:pPr>
            <w:ins w:id="938" w:author="Chasco, Brandon Edward" w:date="2020-08-26T11:44:00Z">
              <w:r w:rsidRPr="006226B0">
                <w:rPr>
                  <w:color w:val="000000"/>
                  <w:sz w:val="22"/>
                  <w:szCs w:val="22"/>
                </w:rPr>
                <w:t>cui.spr</w:t>
              </w:r>
            </w:ins>
          </w:p>
        </w:tc>
        <w:tc>
          <w:tcPr>
            <w:tcW w:w="1879" w:type="dxa"/>
            <w:tcBorders>
              <w:top w:val="nil"/>
              <w:left w:val="nil"/>
              <w:bottom w:val="single" w:sz="4" w:space="0" w:color="000000"/>
              <w:right w:val="nil"/>
            </w:tcBorders>
            <w:shd w:val="clear" w:color="auto" w:fill="auto"/>
            <w:vAlign w:val="bottom"/>
          </w:tcPr>
          <w:p w14:paraId="52F9287B" w14:textId="77777777" w:rsidR="00A50AAF" w:rsidRPr="006226B0" w:rsidRDefault="00A50AAF" w:rsidP="001C7249">
            <w:pPr>
              <w:spacing w:after="0" w:line="240" w:lineRule="auto"/>
              <w:rPr>
                <w:ins w:id="939" w:author="Chasco, Brandon Edward" w:date="2020-08-26T11:44:00Z"/>
                <w:color w:val="000000"/>
                <w:sz w:val="22"/>
                <w:szCs w:val="22"/>
              </w:rPr>
            </w:pPr>
            <w:ins w:id="940" w:author="Chasco, Brandon Edward" w:date="2020-08-26T11:44:00Z">
              <w:r w:rsidRPr="006226B0">
                <w:rPr>
                  <w:color w:val="000000"/>
                  <w:sz w:val="22"/>
                  <w:szCs w:val="22"/>
                </w:rPr>
                <w:t>pdo.win</w:t>
              </w:r>
            </w:ins>
          </w:p>
        </w:tc>
        <w:tc>
          <w:tcPr>
            <w:tcW w:w="1002" w:type="dxa"/>
            <w:tcBorders>
              <w:top w:val="nil"/>
              <w:left w:val="nil"/>
              <w:bottom w:val="single" w:sz="4" w:space="0" w:color="000000"/>
              <w:right w:val="nil"/>
            </w:tcBorders>
            <w:shd w:val="clear" w:color="auto" w:fill="auto"/>
            <w:vAlign w:val="bottom"/>
          </w:tcPr>
          <w:p w14:paraId="3B92DE03" w14:textId="77777777" w:rsidR="00A50AAF" w:rsidRPr="006226B0" w:rsidRDefault="00A50AAF" w:rsidP="001C7249">
            <w:pPr>
              <w:spacing w:after="0" w:line="240" w:lineRule="auto"/>
              <w:jc w:val="right"/>
              <w:rPr>
                <w:ins w:id="941" w:author="Chasco, Brandon Edward" w:date="2020-08-26T11:44:00Z"/>
                <w:color w:val="000000"/>
                <w:sz w:val="22"/>
                <w:szCs w:val="22"/>
              </w:rPr>
            </w:pPr>
            <w:ins w:id="942" w:author="Chasco, Brandon Edward" w:date="2020-08-26T11:44:00Z">
              <w:r w:rsidRPr="006226B0">
                <w:rPr>
                  <w:color w:val="000000"/>
                  <w:sz w:val="22"/>
                  <w:szCs w:val="22"/>
                </w:rPr>
                <w:t>0.00001</w:t>
              </w:r>
            </w:ins>
          </w:p>
        </w:tc>
        <w:tc>
          <w:tcPr>
            <w:tcW w:w="960" w:type="dxa"/>
            <w:tcBorders>
              <w:top w:val="nil"/>
              <w:left w:val="nil"/>
              <w:bottom w:val="single" w:sz="4" w:space="0" w:color="000000"/>
              <w:right w:val="nil"/>
            </w:tcBorders>
            <w:shd w:val="clear" w:color="auto" w:fill="auto"/>
            <w:vAlign w:val="bottom"/>
          </w:tcPr>
          <w:p w14:paraId="0C5BEA8A" w14:textId="77777777" w:rsidR="00A50AAF" w:rsidRPr="006226B0" w:rsidRDefault="00A50AAF" w:rsidP="001C7249">
            <w:pPr>
              <w:spacing w:after="0" w:line="240" w:lineRule="auto"/>
              <w:jc w:val="center"/>
              <w:rPr>
                <w:ins w:id="943" w:author="Chasco, Brandon Edward" w:date="2020-08-26T11:44:00Z"/>
                <w:color w:val="000000"/>
                <w:sz w:val="22"/>
                <w:szCs w:val="22"/>
              </w:rPr>
            </w:pPr>
            <w:ins w:id="944" w:author="Chasco, Brandon Edward" w:date="2020-08-26T11:44:00Z">
              <w:r w:rsidRPr="006226B0">
                <w:rPr>
                  <w:color w:val="000000"/>
                  <w:sz w:val="22"/>
                  <w:szCs w:val="22"/>
                </w:rPr>
                <w:t>TRUE</w:t>
              </w:r>
            </w:ins>
          </w:p>
        </w:tc>
      </w:tr>
    </w:tbl>
    <w:p w14:paraId="1323ABFD" w14:textId="77777777" w:rsidR="00A50AAF" w:rsidRPr="006226B0" w:rsidRDefault="00A50AAF" w:rsidP="00A50AAF">
      <w:pPr>
        <w:rPr>
          <w:ins w:id="945" w:author="Chasco, Brandon Edward" w:date="2020-08-26T11:44:00Z"/>
        </w:rPr>
      </w:pPr>
    </w:p>
    <w:p w14:paraId="7C12052A" w14:textId="77777777" w:rsidR="00A50AAF" w:rsidRPr="00A50AAF" w:rsidRDefault="00A50AAF" w:rsidP="00A50AAF">
      <w:pPr>
        <w:rPr>
          <w:rPrChange w:id="946" w:author="Chasco, Brandon Edward" w:date="2020-08-26T11:44:00Z">
            <w:rPr/>
          </w:rPrChange>
        </w:rPr>
        <w:pPrChange w:id="947" w:author="Chasco, Brandon Edward" w:date="2020-08-26T11:44:00Z">
          <w:pPr>
            <w:pStyle w:val="Caption"/>
          </w:pPr>
        </w:pPrChange>
      </w:pPr>
    </w:p>
    <w:p w14:paraId="74C29FFA" w14:textId="77777777" w:rsidR="00B26111" w:rsidRPr="00B166D4" w:rsidRDefault="00B26111" w:rsidP="00B26111">
      <w:pPr>
        <w:ind w:firstLine="720"/>
      </w:pPr>
      <w:r w:rsidRPr="00B166D4">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69803D04" w14:textId="7F8EFC01" w:rsidR="00B26111" w:rsidRPr="00B166D4" w:rsidRDefault="00B26111" w:rsidP="00D9742C">
      <w:pPr>
        <w:pStyle w:val="Caption"/>
      </w:pPr>
      <w:r w:rsidRPr="00B166D4">
        <w:lastRenderedPageBreak/>
        <w:tab/>
        <w:t>Previous models for estimating SAR used generalized linear models (glm) and treated the temporal variability in survival with day, day</w:t>
      </w:r>
      <w:r w:rsidRPr="00B166D4">
        <w:rPr>
          <w:vertAlign w:val="superscript"/>
        </w:rPr>
        <w:t>2</w:t>
      </w:r>
      <w:r w:rsidRPr="00B166D4">
        <w:t xml:space="preserve">, and the day/year interaction </w:t>
      </w:r>
      <w:r>
        <w:fldChar w:fldCharType="begin"/>
      </w:r>
      <w:r>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Pr="00C2295E">
        <w:t>[6,7]</w:t>
      </w:r>
      <w:r>
        <w:fldChar w:fldCharType="end"/>
      </w:r>
      <w:r>
        <w:t xml:space="preserve"> - while Gosselin et al. 2018 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t xml:space="preserve"> when compared to our random effects model with AR1 process for day and day/year interactions</w:t>
      </w:r>
      <w:r w:rsidRPr="00B166D4">
        <w:t xml:space="preserve">. Treating </w:t>
      </w:r>
      <w:r>
        <w:t>our</w:t>
      </w:r>
      <w:r w:rsidRPr="00B166D4">
        <w:t xml:space="preserve"> random effects model as the operational model, we simulated 500 data sets for wild fish based on the mle parameters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B166D4">
        <w:t xml:space="preserve">, and then compared the </w:t>
      </w:r>
      <w:r>
        <w:t xml:space="preserve">fixed effects </w:t>
      </w:r>
      <w:r w:rsidRPr="00B166D4">
        <w:t>and standard errors using both the random effects model in TMB and the glm method in R.</w:t>
      </w:r>
      <w:r>
        <w:t xml:space="preserve"> For the glm model, we </w:t>
      </w:r>
      <w:r w:rsidRPr="00B166D4">
        <w:t xml:space="preserve">used the following log-link function, </w:t>
      </w:r>
    </w:p>
    <w:p w14:paraId="77B1C4C0" w14:textId="74DC5BD1" w:rsidR="00B26111" w:rsidRPr="00B166D4" w:rsidRDefault="00B26111" w:rsidP="007B6B89">
      <w:pPr>
        <w:pBdr>
          <w:top w:val="nil"/>
          <w:left w:val="nil"/>
          <w:bottom w:val="nil"/>
          <w:right w:val="nil"/>
          <w:between w:val="nil"/>
        </w:pBdr>
        <w:spacing w:after="200"/>
        <w:jc w:val="right"/>
        <w:rPr>
          <w:color w:val="000000"/>
        </w:rPr>
        <w:pPrChange w:id="948" w:author="Chasco, Brandon Edward" w:date="2020-08-26T11:02:00Z">
          <w:pPr>
            <w:pBdr>
              <w:top w:val="nil"/>
              <w:left w:val="nil"/>
              <w:bottom w:val="nil"/>
              <w:right w:val="nil"/>
              <w:between w:val="nil"/>
            </w:pBdr>
            <w:spacing w:after="200"/>
          </w:pPr>
        </w:pPrChange>
      </w:pPr>
      <w:del w:id="949" w:author="Chasco, Brandon Edward" w:date="2020-08-26T11:01:00Z">
        <w:r w:rsidRPr="00B166D4" w:rsidDel="007B6B89">
          <w:rPr>
            <w:color w:val="000000"/>
          </w:rPr>
          <w:delText>Equation 9.</w:delText>
        </w:r>
        <w:r w:rsidRPr="00B166D4" w:rsidDel="007B6B89">
          <w:rPr>
            <w:color w:val="000000"/>
          </w:rPr>
          <w:tab/>
        </w:r>
      </w:del>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ins w:id="950" w:author="Chasco, Brandon Edward" w:date="2020-08-26T11:01:00Z">
        <w:r w:rsidR="007B6B89">
          <w:rPr>
            <w:color w:val="000000"/>
          </w:rPr>
          <w:t xml:space="preserve"> </w:t>
        </w:r>
        <w:r w:rsidR="007B6B89">
          <w:rPr>
            <w:color w:val="000000"/>
          </w:rPr>
          <w:tab/>
          <w:t>(9)</w:t>
        </w:r>
      </w:ins>
      <w:del w:id="951" w:author="Chasco, Brandon Edward" w:date="2020-08-26T11:01:00Z">
        <w:r w:rsidRPr="00B166D4" w:rsidDel="007B6B89">
          <w:rPr>
            <w:color w:val="000000"/>
          </w:rPr>
          <w:delText>.</w:delText>
        </w:r>
      </w:del>
    </w:p>
    <w:p w14:paraId="79D5F514" w14:textId="4DE2AA25" w:rsidR="00B26111" w:rsidRDefault="00B26111" w:rsidP="00B26111">
      <w:del w:id="952" w:author="Chasco, Brandon Edward" w:date="2020-08-26T11:01:00Z">
        <w:r w:rsidRPr="00B166D4" w:rsidDel="007B6B89">
          <w:delText>where</w:delText>
        </w:r>
      </w:del>
      <w:ins w:id="953" w:author="Chasco, Brandon Edward" w:date="2020-08-26T11:01:00Z">
        <w:r w:rsidR="007B6B89">
          <w:t>W</w:t>
        </w:r>
        <w:r w:rsidR="007B6B89" w:rsidRPr="00B166D4">
          <w:t>here</w:t>
        </w:r>
      </w:ins>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We selected these </w:t>
      </w:r>
      <w:r>
        <w:t xml:space="preserve">environmental </w:t>
      </w:r>
      <w:r w:rsidRPr="00B166D4">
        <w:t xml:space="preserve">covariates because they performed best in our random effects model. </w:t>
      </w:r>
    </w:p>
    <w:p w14:paraId="2027FFDF" w14:textId="29E7A7B2" w:rsidR="00B26111" w:rsidRPr="00B166D4" w:rsidRDefault="00B26111" w:rsidP="00B26111">
      <w:pPr>
        <w:ind w:firstLine="720"/>
      </w:pPr>
      <w:r>
        <w:t xml:space="preserve">Additionally, we used the area under the curve (AUC) statistic based on the receiver operator characteristic (ROC) graphs in the R package pROC </w:t>
      </w:r>
      <w:r>
        <w:fldChar w:fldCharType="begin"/>
      </w:r>
      <w:r w:rsidR="009B0FE2">
        <w:instrText xml:space="preserve"> ADDIN ZOTERO_ITEM CSL_CITATION {"citationID":"vNSBfoXD","properties":{"formattedCitation":"[24]","plainCitation":"[24]","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009B0FE2" w:rsidRPr="009B0FE2">
        <w:t>[24]</w:t>
      </w:r>
      <w:r>
        <w:fldChar w:fldCharType="end"/>
      </w:r>
      <w:r>
        <w:t>. The AUC statistic summarizes the model’s ability to discriminate between true positive and false positive rates for a range thresholds. For ecological models, AUC values below 0.7 suggest poor discrimination in the model, while values between 0.7 and 0.8 suggest an acceptable level of discrimination.</w:t>
      </w:r>
    </w:p>
    <w:p w14:paraId="77582D58" w14:textId="77777777" w:rsidR="00B11759" w:rsidRPr="00B166D4" w:rsidRDefault="0086311F" w:rsidP="006D27E2">
      <w:pPr>
        <w:pStyle w:val="Heading1"/>
        <w:pPrChange w:id="954" w:author="Chasco, Brandon Edward" w:date="2020-08-26T10:30:00Z">
          <w:pPr/>
        </w:pPrChange>
      </w:pPr>
      <w:r w:rsidRPr="000B716D">
        <w:lastRenderedPageBreak/>
        <w:t>Results</w:t>
      </w:r>
      <w:r w:rsidRPr="00B166D4">
        <w:t xml:space="preserve"> </w:t>
      </w:r>
    </w:p>
    <w:p w14:paraId="0CD07073" w14:textId="77777777" w:rsidR="00B11759" w:rsidRPr="00B166D4" w:rsidRDefault="0086311F" w:rsidP="006D27E2">
      <w:pPr>
        <w:pStyle w:val="Heading2"/>
        <w:pPrChange w:id="955" w:author="Chasco, Brandon Edward" w:date="2020-08-26T10:29:00Z">
          <w:pPr/>
        </w:pPrChange>
      </w:pPr>
      <w:bookmarkStart w:id="956" w:name="_lnxbz9" w:colFirst="0" w:colLast="0"/>
      <w:bookmarkEnd w:id="956"/>
      <w:r w:rsidRPr="00B166D4">
        <w:t>Model fit and best model structure</w:t>
      </w:r>
    </w:p>
    <w:p w14:paraId="33769969" w14:textId="5109CEE4" w:rsidR="00B11759" w:rsidRPr="000C3BB6" w:rsidRDefault="0086311F" w:rsidP="00A50AAF">
      <w:pPr>
        <w:pStyle w:val="Caption"/>
        <w:ind w:firstLine="720"/>
        <w:pPrChange w:id="957" w:author="Chasco, Brandon Edward" w:date="2020-08-26T11:48:00Z">
          <w:pPr>
            <w:pStyle w:val="Caption"/>
          </w:pPr>
        </w:pPrChange>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0C3BB6">
        <w:t>.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a </w:t>
      </w:r>
      <m:oMath>
        <m:r>
          <m:rPr>
            <m:sty m:val="p"/>
          </m:rPr>
          <w:rPr>
            <w:rFonts w:ascii="Cambria Math" w:hAnsi="Cambria Math"/>
          </w:rPr>
          <m:t>Δ</m:t>
        </m:r>
      </m:oMath>
      <w:r w:rsidRPr="000C3BB6">
        <w:t xml:space="preserve">AIC equal to 4. </w:t>
      </w:r>
    </w:p>
    <w:p w14:paraId="67E81C5F" w14:textId="760D3399" w:rsidR="00B11759" w:rsidRDefault="0086311F" w:rsidP="00A50AAF">
      <w:pPr>
        <w:pStyle w:val="Caption"/>
        <w:ind w:firstLine="720"/>
        <w:rPr>
          <w:ins w:id="958" w:author="Chasco, Brandon Edward" w:date="2020-08-26T11:45:00Z"/>
        </w:rPr>
        <w:pPrChange w:id="959" w:author="Chasco, Brandon Edward" w:date="2020-08-26T11:48:00Z">
          <w:pPr>
            <w:pStyle w:val="Caption"/>
          </w:pPr>
        </w:pPrChange>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w:t>
      </w:r>
      <w:r w:rsidR="00CB353E">
        <w:t>(</w:t>
      </w:r>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w:t>
      </w:r>
      <w:r w:rsidRPr="000C3BB6">
        <w:t xml:space="preserve">. The marine covariates that improved the fit of the survival model were different for wild and hatchery fish, but the magnitude of the environmental effects was similar for the two rearing types </w:t>
      </w:r>
      <w:r w:rsidR="00CB353E">
        <w:t>(</w:t>
      </w:r>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 xml:space="preserve">, </w:t>
      </w:r>
      <w:r w:rsidR="00316CB8">
        <w:fldChar w:fldCharType="begin"/>
      </w:r>
      <w:r w:rsidR="00316CB8">
        <w:instrText xml:space="preserve"> REF _Ref39563045 \h </w:instrText>
      </w:r>
      <w:r w:rsidR="00316CB8">
        <w:fldChar w:fldCharType="separate"/>
      </w:r>
      <w:r w:rsidR="00D27709">
        <w:t>Fig</w:t>
      </w:r>
      <w:del w:id="960" w:author="Chasco, Brandon Edward" w:date="2020-08-26T10:10:00Z">
        <w:r w:rsidR="00D27709" w:rsidDel="00590648">
          <w:delText>ure</w:delText>
        </w:r>
      </w:del>
      <w:r w:rsidR="00D27709">
        <w:t xml:space="preserve"> </w:t>
      </w:r>
      <w:r w:rsidR="00D27709">
        <w:rPr>
          <w:noProof/>
        </w:rPr>
        <w:t>1</w:t>
      </w:r>
      <w:r w:rsidR="00316CB8">
        <w:fldChar w:fldCharType="end"/>
      </w:r>
      <w:r w:rsidRPr="000C3BB6">
        <w:t xml:space="preserve">). Spring coastal upwelling index (cui.spr) and summer Pacific decadal oscillation (pdo.sum) provided the best fit to the wild fish data, while summer transport (transport.sum - a measure of the northward transport of water based on the Sverdrup index) and the summer </w:t>
      </w:r>
      <w:r w:rsidR="007F1B91" w:rsidRPr="000C3BB6">
        <w:t>n</w:t>
      </w:r>
      <w:r w:rsidRPr="000C3BB6">
        <w:t xml:space="preserve">orth Pacific gyre oscillation index (npgo.spr)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w:t>
      </w:r>
      <w:r w:rsidR="00316CB8">
        <w:fldChar w:fldCharType="begin"/>
      </w:r>
      <w:r w:rsidR="00316CB8">
        <w:instrText xml:space="preserve"> REF _Ref39563045 \h </w:instrText>
      </w:r>
      <w:r w:rsidR="00316CB8">
        <w:fldChar w:fldCharType="separate"/>
      </w:r>
      <w:r w:rsidR="00D27709">
        <w:t>Fig</w:t>
      </w:r>
      <w:del w:id="961" w:author="Chasco, Brandon Edward" w:date="2020-08-26T10:10:00Z">
        <w:r w:rsidR="00D27709" w:rsidDel="00590648">
          <w:delText>ure</w:delText>
        </w:r>
      </w:del>
      <w:r w:rsidR="00D27709">
        <w:t xml:space="preserve"> </w:t>
      </w:r>
      <w:r w:rsidR="00D27709">
        <w:rPr>
          <w:noProof/>
        </w:rPr>
        <w:t>1</w:t>
      </w:r>
      <w:r w:rsidR="00316CB8">
        <w:fldChar w:fldCharType="end"/>
      </w:r>
      <w:r w:rsidRPr="00B166D4">
        <w:t xml:space="preserve">). </w:t>
      </w:r>
    </w:p>
    <w:p w14:paraId="552597B1" w14:textId="77777777" w:rsidR="00A50AAF" w:rsidRPr="006226B0" w:rsidRDefault="00A50AAF" w:rsidP="00A50AAF">
      <w:pPr>
        <w:pBdr>
          <w:top w:val="nil"/>
          <w:left w:val="nil"/>
          <w:bottom w:val="nil"/>
          <w:right w:val="nil"/>
          <w:between w:val="nil"/>
        </w:pBdr>
        <w:spacing w:after="200"/>
        <w:rPr>
          <w:ins w:id="962" w:author="Chasco, Brandon Edward" w:date="2020-08-26T11:45:00Z"/>
          <w:color w:val="000000"/>
        </w:rPr>
      </w:pPr>
      <w:ins w:id="963" w:author="Chasco, Brandon Edward" w:date="2020-08-26T11:45:00Z">
        <w:r>
          <w:rPr>
            <w:color w:val="000000"/>
          </w:rPr>
          <w:lastRenderedPageBreak/>
          <w:fldChar w:fldCharType="begin"/>
        </w:r>
        <w:r>
          <w:rPr>
            <w:color w:val="000000"/>
          </w:rPr>
          <w:instrText xml:space="preserve"> REF _Ref39755717 \h </w:instrText>
        </w:r>
        <w:r>
          <w:rPr>
            <w:color w:val="000000"/>
          </w:rPr>
        </w:r>
        <w:r>
          <w:rPr>
            <w:color w:val="000000"/>
          </w:rPr>
          <w:fldChar w:fldCharType="separate"/>
        </w:r>
        <w:r>
          <w:t xml:space="preserve">Table </w:t>
        </w:r>
        <w:r>
          <w:rPr>
            <w:noProof/>
          </w:rPr>
          <w:t>5</w:t>
        </w:r>
        <w:r>
          <w:t>.</w:t>
        </w:r>
        <w:r w:rsidRPr="00B166D4">
          <w:t xml:space="preserve"> Estimated fixed effects for the model with lowest marginal AIC values for wild spring/summer Chinook salmon, and the models with the lowest marginal AIC for hatchery fish with and without a random day effect included (N.E. means not estimated).</w:t>
        </w:r>
        <w:r>
          <w:rPr>
            <w:color w:val="000000"/>
          </w:rPr>
          <w:fldChar w:fldCharType="end"/>
        </w:r>
      </w:ins>
    </w:p>
    <w:tbl>
      <w:tblPr>
        <w:tblStyle w:val="a3"/>
        <w:tblW w:w="10489" w:type="dxa"/>
        <w:tblLayout w:type="fixed"/>
        <w:tblLook w:val="0400" w:firstRow="0" w:lastRow="0" w:firstColumn="0" w:lastColumn="0" w:noHBand="0" w:noVBand="1"/>
      </w:tblPr>
      <w:tblGrid>
        <w:gridCol w:w="2218"/>
        <w:gridCol w:w="1109"/>
        <w:gridCol w:w="2522"/>
        <w:gridCol w:w="2320"/>
        <w:gridCol w:w="2320"/>
      </w:tblGrid>
      <w:tr w:rsidR="00A50AAF" w:rsidRPr="006226B0" w14:paraId="1EDA91F6" w14:textId="77777777" w:rsidTr="001C7249">
        <w:trPr>
          <w:trHeight w:val="318"/>
          <w:ins w:id="964" w:author="Chasco, Brandon Edward" w:date="2020-08-26T11:45:00Z"/>
        </w:trPr>
        <w:tc>
          <w:tcPr>
            <w:tcW w:w="2218" w:type="dxa"/>
            <w:tcBorders>
              <w:top w:val="single" w:sz="4" w:space="0" w:color="000000"/>
              <w:left w:val="nil"/>
              <w:right w:val="nil"/>
            </w:tcBorders>
            <w:shd w:val="clear" w:color="auto" w:fill="auto"/>
            <w:vAlign w:val="bottom"/>
          </w:tcPr>
          <w:p w14:paraId="1E394C60" w14:textId="77777777" w:rsidR="00A50AAF" w:rsidRPr="00B166D4" w:rsidRDefault="00A50AAF" w:rsidP="001C7249">
            <w:pPr>
              <w:spacing w:after="0" w:line="240" w:lineRule="auto"/>
              <w:jc w:val="center"/>
              <w:rPr>
                <w:ins w:id="965" w:author="Chasco, Brandon Edward" w:date="2020-08-26T11:45:00Z"/>
                <w:sz w:val="22"/>
                <w:szCs w:val="22"/>
              </w:rPr>
            </w:pPr>
          </w:p>
        </w:tc>
        <w:tc>
          <w:tcPr>
            <w:tcW w:w="1109" w:type="dxa"/>
            <w:tcBorders>
              <w:top w:val="single" w:sz="4" w:space="0" w:color="000000"/>
              <w:left w:val="nil"/>
              <w:right w:val="nil"/>
            </w:tcBorders>
          </w:tcPr>
          <w:p w14:paraId="1733C802" w14:textId="77777777" w:rsidR="00A50AAF" w:rsidRPr="00B166D4" w:rsidRDefault="00A50AAF" w:rsidP="001C7249">
            <w:pPr>
              <w:spacing w:after="0" w:line="240" w:lineRule="auto"/>
              <w:jc w:val="center"/>
              <w:rPr>
                <w:ins w:id="966" w:author="Chasco, Brandon Edward" w:date="2020-08-26T11:45:00Z"/>
                <w:color w:val="000000"/>
                <w:sz w:val="22"/>
                <w:szCs w:val="22"/>
              </w:rPr>
            </w:pPr>
          </w:p>
        </w:tc>
        <w:tc>
          <w:tcPr>
            <w:tcW w:w="4842" w:type="dxa"/>
            <w:gridSpan w:val="2"/>
            <w:tcBorders>
              <w:top w:val="single" w:sz="4" w:space="0" w:color="000000"/>
              <w:left w:val="nil"/>
              <w:bottom w:val="single" w:sz="4" w:space="0" w:color="000000"/>
              <w:right w:val="nil"/>
            </w:tcBorders>
            <w:shd w:val="clear" w:color="auto" w:fill="auto"/>
            <w:vAlign w:val="bottom"/>
          </w:tcPr>
          <w:p w14:paraId="388CB2FE" w14:textId="77777777" w:rsidR="00A50AAF" w:rsidRPr="00B166D4" w:rsidRDefault="00A50AAF" w:rsidP="001C7249">
            <w:pPr>
              <w:spacing w:after="0" w:line="240" w:lineRule="auto"/>
              <w:jc w:val="center"/>
              <w:rPr>
                <w:ins w:id="967" w:author="Chasco, Brandon Edward" w:date="2020-08-26T11:45:00Z"/>
                <w:color w:val="000000"/>
                <w:sz w:val="22"/>
                <w:szCs w:val="22"/>
              </w:rPr>
            </w:pPr>
            <w:ins w:id="968" w:author="Chasco, Brandon Edward" w:date="2020-08-26T11:45:00Z">
              <w:r w:rsidRPr="00B166D4">
                <w:rPr>
                  <w:color w:val="000000"/>
                  <w:sz w:val="22"/>
                  <w:szCs w:val="22"/>
                </w:rPr>
                <w:t>Hatchery</w:t>
              </w:r>
            </w:ins>
          </w:p>
        </w:tc>
        <w:tc>
          <w:tcPr>
            <w:tcW w:w="2320" w:type="dxa"/>
            <w:tcBorders>
              <w:top w:val="single" w:sz="4" w:space="0" w:color="000000"/>
              <w:left w:val="nil"/>
              <w:right w:val="nil"/>
            </w:tcBorders>
          </w:tcPr>
          <w:p w14:paraId="08BB91F1" w14:textId="77777777" w:rsidR="00A50AAF" w:rsidRPr="00B166D4" w:rsidRDefault="00A50AAF" w:rsidP="001C7249">
            <w:pPr>
              <w:spacing w:after="0" w:line="240" w:lineRule="auto"/>
              <w:jc w:val="center"/>
              <w:rPr>
                <w:ins w:id="969" w:author="Chasco, Brandon Edward" w:date="2020-08-26T11:45:00Z"/>
                <w:color w:val="000000"/>
                <w:sz w:val="22"/>
                <w:szCs w:val="22"/>
              </w:rPr>
            </w:pPr>
            <w:ins w:id="970" w:author="Chasco, Brandon Edward" w:date="2020-08-26T11:45:00Z">
              <w:r w:rsidRPr="00B166D4">
                <w:rPr>
                  <w:color w:val="000000"/>
                  <w:sz w:val="22"/>
                  <w:szCs w:val="22"/>
                </w:rPr>
                <w:t>Wild</w:t>
              </w:r>
            </w:ins>
          </w:p>
        </w:tc>
      </w:tr>
      <w:tr w:rsidR="00A50AAF" w:rsidRPr="006226B0" w14:paraId="26C1B004" w14:textId="77777777" w:rsidTr="001C7249">
        <w:trPr>
          <w:trHeight w:val="318"/>
          <w:ins w:id="971" w:author="Chasco, Brandon Edward" w:date="2020-08-26T11:45:00Z"/>
        </w:trPr>
        <w:tc>
          <w:tcPr>
            <w:tcW w:w="2218" w:type="dxa"/>
            <w:tcBorders>
              <w:left w:val="nil"/>
              <w:bottom w:val="single" w:sz="4" w:space="0" w:color="000000"/>
              <w:right w:val="nil"/>
            </w:tcBorders>
            <w:shd w:val="clear" w:color="auto" w:fill="auto"/>
            <w:vAlign w:val="bottom"/>
          </w:tcPr>
          <w:p w14:paraId="421E41D0" w14:textId="77777777" w:rsidR="00A50AAF" w:rsidRPr="006226B0" w:rsidRDefault="00A50AAF" w:rsidP="001C7249">
            <w:pPr>
              <w:spacing w:after="0" w:line="240" w:lineRule="auto"/>
              <w:jc w:val="center"/>
              <w:rPr>
                <w:ins w:id="972" w:author="Chasco, Brandon Edward" w:date="2020-08-26T11:45:00Z"/>
                <w:sz w:val="22"/>
                <w:szCs w:val="22"/>
              </w:rPr>
            </w:pPr>
            <w:ins w:id="973" w:author="Chasco, Brandon Edward" w:date="2020-08-26T11:45:00Z">
              <w:r w:rsidRPr="006226B0">
                <w:rPr>
                  <w:sz w:val="22"/>
                  <w:szCs w:val="22"/>
                </w:rPr>
                <w:t>Parameter description</w:t>
              </w:r>
            </w:ins>
          </w:p>
        </w:tc>
        <w:tc>
          <w:tcPr>
            <w:tcW w:w="1109" w:type="dxa"/>
            <w:tcBorders>
              <w:left w:val="nil"/>
              <w:bottom w:val="single" w:sz="4" w:space="0" w:color="000000"/>
              <w:right w:val="nil"/>
            </w:tcBorders>
          </w:tcPr>
          <w:p w14:paraId="1DCFB24A" w14:textId="77777777" w:rsidR="00A50AAF" w:rsidRPr="006226B0" w:rsidRDefault="00A50AAF" w:rsidP="001C7249">
            <w:pPr>
              <w:spacing w:after="0" w:line="240" w:lineRule="auto"/>
              <w:jc w:val="center"/>
              <w:rPr>
                <w:ins w:id="974" w:author="Chasco, Brandon Edward" w:date="2020-08-26T11:45:00Z"/>
                <w:color w:val="000000"/>
                <w:sz w:val="22"/>
                <w:szCs w:val="22"/>
              </w:rPr>
            </w:pPr>
            <w:ins w:id="975" w:author="Chasco, Brandon Edward" w:date="2020-08-26T11:45:00Z">
              <w:r w:rsidRPr="006226B0">
                <w:rPr>
                  <w:color w:val="000000"/>
                  <w:sz w:val="22"/>
                  <w:szCs w:val="22"/>
                </w:rPr>
                <w:t>Symbol</w:t>
              </w:r>
            </w:ins>
          </w:p>
        </w:tc>
        <w:tc>
          <w:tcPr>
            <w:tcW w:w="2522" w:type="dxa"/>
            <w:tcBorders>
              <w:top w:val="single" w:sz="4" w:space="0" w:color="000000"/>
              <w:left w:val="nil"/>
              <w:bottom w:val="single" w:sz="4" w:space="0" w:color="000000"/>
              <w:right w:val="nil"/>
            </w:tcBorders>
            <w:shd w:val="clear" w:color="auto" w:fill="auto"/>
            <w:vAlign w:val="bottom"/>
          </w:tcPr>
          <w:p w14:paraId="43F77FAC" w14:textId="77777777" w:rsidR="00A50AAF" w:rsidRPr="006226B0" w:rsidRDefault="00A50AAF" w:rsidP="001C7249">
            <w:pPr>
              <w:spacing w:after="0" w:line="240" w:lineRule="auto"/>
              <w:jc w:val="center"/>
              <w:rPr>
                <w:ins w:id="976" w:author="Chasco, Brandon Edward" w:date="2020-08-26T11:45:00Z"/>
                <w:color w:val="000000"/>
                <w:sz w:val="22"/>
                <w:szCs w:val="22"/>
              </w:rPr>
            </w:pPr>
            <w:ins w:id="977" w:author="Chasco, Brandon Edward" w:date="2020-08-26T11:45:00Z">
              <w:r w:rsidRPr="006226B0">
                <w:rPr>
                  <w:color w:val="000000"/>
                  <w:sz w:val="22"/>
                  <w:szCs w:val="22"/>
                </w:rPr>
                <w:t>without day effect</w:t>
              </w:r>
            </w:ins>
          </w:p>
        </w:tc>
        <w:tc>
          <w:tcPr>
            <w:tcW w:w="2320" w:type="dxa"/>
            <w:tcBorders>
              <w:top w:val="single" w:sz="4" w:space="0" w:color="000000"/>
              <w:left w:val="nil"/>
              <w:bottom w:val="single" w:sz="4" w:space="0" w:color="000000"/>
              <w:right w:val="nil"/>
            </w:tcBorders>
            <w:shd w:val="clear" w:color="auto" w:fill="auto"/>
            <w:vAlign w:val="bottom"/>
          </w:tcPr>
          <w:p w14:paraId="08E9CB92" w14:textId="77777777" w:rsidR="00A50AAF" w:rsidRPr="006226B0" w:rsidRDefault="00A50AAF" w:rsidP="001C7249">
            <w:pPr>
              <w:spacing w:after="0" w:line="240" w:lineRule="auto"/>
              <w:jc w:val="center"/>
              <w:rPr>
                <w:ins w:id="978" w:author="Chasco, Brandon Edward" w:date="2020-08-26T11:45:00Z"/>
                <w:color w:val="000000"/>
                <w:sz w:val="22"/>
                <w:szCs w:val="22"/>
              </w:rPr>
            </w:pPr>
            <w:ins w:id="979" w:author="Chasco, Brandon Edward" w:date="2020-08-26T11:45:00Z">
              <w:r w:rsidRPr="006226B0">
                <w:rPr>
                  <w:color w:val="000000"/>
                  <w:sz w:val="22"/>
                  <w:szCs w:val="22"/>
                </w:rPr>
                <w:t>with day effect</w:t>
              </w:r>
            </w:ins>
          </w:p>
        </w:tc>
        <w:tc>
          <w:tcPr>
            <w:tcW w:w="2320" w:type="dxa"/>
            <w:tcBorders>
              <w:left w:val="nil"/>
              <w:bottom w:val="single" w:sz="4" w:space="0" w:color="000000"/>
              <w:right w:val="nil"/>
            </w:tcBorders>
          </w:tcPr>
          <w:p w14:paraId="0C334A9A" w14:textId="77777777" w:rsidR="00A50AAF" w:rsidRPr="006226B0" w:rsidRDefault="00A50AAF" w:rsidP="001C7249">
            <w:pPr>
              <w:spacing w:after="0" w:line="240" w:lineRule="auto"/>
              <w:jc w:val="center"/>
              <w:rPr>
                <w:ins w:id="980" w:author="Chasco, Brandon Edward" w:date="2020-08-26T11:45:00Z"/>
                <w:color w:val="000000"/>
                <w:sz w:val="22"/>
                <w:szCs w:val="22"/>
              </w:rPr>
            </w:pPr>
          </w:p>
        </w:tc>
      </w:tr>
      <w:tr w:rsidR="00A50AAF" w:rsidRPr="006226B0" w14:paraId="35EEB1AA" w14:textId="77777777" w:rsidTr="001C7249">
        <w:trPr>
          <w:trHeight w:val="318"/>
          <w:ins w:id="981" w:author="Chasco, Brandon Edward" w:date="2020-08-26T11:45:00Z"/>
        </w:trPr>
        <w:tc>
          <w:tcPr>
            <w:tcW w:w="2218" w:type="dxa"/>
            <w:tcBorders>
              <w:top w:val="single" w:sz="4" w:space="0" w:color="000000"/>
              <w:left w:val="nil"/>
              <w:bottom w:val="nil"/>
              <w:right w:val="nil"/>
            </w:tcBorders>
            <w:shd w:val="clear" w:color="auto" w:fill="auto"/>
            <w:vAlign w:val="bottom"/>
          </w:tcPr>
          <w:p w14:paraId="6F8A5A86" w14:textId="77777777" w:rsidR="00A50AAF" w:rsidRPr="006226B0" w:rsidRDefault="00A50AAF" w:rsidP="001C7249">
            <w:pPr>
              <w:spacing w:after="0" w:line="240" w:lineRule="auto"/>
              <w:rPr>
                <w:ins w:id="982" w:author="Chasco, Brandon Edward" w:date="2020-08-26T11:45:00Z"/>
                <w:color w:val="000000"/>
                <w:sz w:val="22"/>
                <w:szCs w:val="22"/>
              </w:rPr>
            </w:pPr>
            <w:ins w:id="983" w:author="Chasco, Brandon Edward" w:date="2020-08-26T11:45:00Z">
              <w:r w:rsidRPr="006226B0">
                <w:rPr>
                  <w:color w:val="000000"/>
                  <w:sz w:val="22"/>
                  <w:szCs w:val="22"/>
                </w:rPr>
                <w:t>Mean annual survival</w:t>
              </w:r>
            </w:ins>
          </w:p>
        </w:tc>
        <w:tc>
          <w:tcPr>
            <w:tcW w:w="1109" w:type="dxa"/>
            <w:tcBorders>
              <w:top w:val="single" w:sz="4" w:space="0" w:color="000000"/>
              <w:left w:val="nil"/>
              <w:bottom w:val="nil"/>
              <w:right w:val="nil"/>
            </w:tcBorders>
          </w:tcPr>
          <w:p w14:paraId="29BFB50D" w14:textId="77777777" w:rsidR="00A50AAF" w:rsidRPr="00B166D4" w:rsidRDefault="00A50AAF" w:rsidP="001C7249">
            <w:pPr>
              <w:jc w:val="center"/>
              <w:rPr>
                <w:ins w:id="984" w:author="Chasco, Brandon Edward" w:date="2020-08-26T11:45:00Z"/>
                <w:rFonts w:ascii="Cambria Math" w:eastAsia="Cambria Math" w:hAnsi="Cambria Math" w:cs="Cambria Math"/>
                <w:color w:val="000000"/>
                <w:sz w:val="22"/>
                <w:szCs w:val="22"/>
              </w:rPr>
            </w:pPr>
            <m:oMathPara>
              <m:oMath>
                <m:sSub>
                  <m:sSubPr>
                    <m:ctrlPr>
                      <w:ins w:id="985" w:author="Chasco, Brandon Edward" w:date="2020-08-26T11:45:00Z">
                        <w:rPr>
                          <w:rFonts w:ascii="Cambria Math" w:eastAsia="Cambria Math" w:hAnsi="Cambria Math" w:cs="Cambria Math"/>
                          <w:color w:val="000000"/>
                          <w:sz w:val="22"/>
                          <w:szCs w:val="22"/>
                        </w:rPr>
                      </w:ins>
                    </m:ctrlPr>
                  </m:sSubPr>
                  <m:e>
                    <m:r>
                      <w:ins w:id="986" w:author="Chasco, Brandon Edward" w:date="2020-08-26T11:45:00Z">
                        <m:rPr>
                          <m:sty m:val="p"/>
                        </m:rPr>
                        <w:rPr>
                          <w:rFonts w:ascii="Cambria Math" w:hAnsi="Cambria Math"/>
                        </w:rPr>
                        <m:t>μ</m:t>
                      </w:ins>
                    </m:r>
                  </m:e>
                  <m:sub>
                    <m:r>
                      <w:ins w:id="987" w:author="Chasco, Brandon Edward" w:date="2020-08-26T11:45:00Z">
                        <m:rPr>
                          <m:sty m:val="p"/>
                        </m:rPr>
                        <w:rPr>
                          <w:rFonts w:ascii="Cambria Math" w:eastAsia="Cambria Math" w:hAnsi="Cambria Math" w:cs="Cambria Math"/>
                          <w:color w:val="000000"/>
                          <w:sz w:val="22"/>
                          <w:szCs w:val="22"/>
                        </w:rPr>
                        <m:t>s</m:t>
                      </w:ins>
                    </m:r>
                  </m:sub>
                </m:sSub>
              </m:oMath>
            </m:oMathPara>
          </w:p>
        </w:tc>
        <w:tc>
          <w:tcPr>
            <w:tcW w:w="2522" w:type="dxa"/>
            <w:tcBorders>
              <w:top w:val="single" w:sz="4" w:space="0" w:color="000000"/>
              <w:left w:val="nil"/>
              <w:bottom w:val="nil"/>
              <w:right w:val="nil"/>
            </w:tcBorders>
            <w:shd w:val="clear" w:color="auto" w:fill="auto"/>
            <w:vAlign w:val="bottom"/>
          </w:tcPr>
          <w:p w14:paraId="3A917CA1" w14:textId="77777777" w:rsidR="00A50AAF" w:rsidRPr="00B166D4" w:rsidRDefault="00A50AAF" w:rsidP="001C7249">
            <w:pPr>
              <w:spacing w:after="0" w:line="240" w:lineRule="auto"/>
              <w:jc w:val="right"/>
              <w:rPr>
                <w:ins w:id="988" w:author="Chasco, Brandon Edward" w:date="2020-08-26T11:45:00Z"/>
                <w:color w:val="000000"/>
                <w:sz w:val="22"/>
                <w:szCs w:val="22"/>
              </w:rPr>
            </w:pPr>
            <w:ins w:id="989" w:author="Chasco, Brandon Edward" w:date="2020-08-26T11:45:00Z">
              <w:r w:rsidRPr="00B166D4">
                <w:rPr>
                  <w:rFonts w:ascii="Calibri" w:eastAsia="Calibri" w:hAnsi="Calibri" w:cs="Calibri"/>
                  <w:color w:val="000000"/>
                  <w:sz w:val="22"/>
                  <w:szCs w:val="22"/>
                </w:rPr>
                <w:t>0.008 ( 0.006, 0.01 )</w:t>
              </w:r>
            </w:ins>
          </w:p>
        </w:tc>
        <w:tc>
          <w:tcPr>
            <w:tcW w:w="2320" w:type="dxa"/>
            <w:tcBorders>
              <w:top w:val="single" w:sz="4" w:space="0" w:color="000000"/>
              <w:left w:val="nil"/>
              <w:bottom w:val="nil"/>
              <w:right w:val="nil"/>
            </w:tcBorders>
            <w:shd w:val="clear" w:color="auto" w:fill="auto"/>
            <w:vAlign w:val="bottom"/>
          </w:tcPr>
          <w:p w14:paraId="7A66FC35" w14:textId="77777777" w:rsidR="00A50AAF" w:rsidRPr="00B166D4" w:rsidRDefault="00A50AAF" w:rsidP="001C7249">
            <w:pPr>
              <w:spacing w:after="0" w:line="240" w:lineRule="auto"/>
              <w:jc w:val="right"/>
              <w:rPr>
                <w:ins w:id="990" w:author="Chasco, Brandon Edward" w:date="2020-08-26T11:45:00Z"/>
                <w:color w:val="000000"/>
                <w:sz w:val="22"/>
                <w:szCs w:val="22"/>
              </w:rPr>
            </w:pPr>
            <w:ins w:id="991" w:author="Chasco, Brandon Edward" w:date="2020-08-26T11:45:00Z">
              <w:r w:rsidRPr="00B166D4">
                <w:rPr>
                  <w:rFonts w:ascii="Calibri" w:eastAsia="Calibri" w:hAnsi="Calibri" w:cs="Calibri"/>
                  <w:color w:val="000000"/>
                  <w:sz w:val="22"/>
                  <w:szCs w:val="22"/>
                </w:rPr>
                <w:t>0.008 ( 0.006, 0.011 )</w:t>
              </w:r>
            </w:ins>
          </w:p>
        </w:tc>
        <w:tc>
          <w:tcPr>
            <w:tcW w:w="2320" w:type="dxa"/>
            <w:tcBorders>
              <w:top w:val="single" w:sz="4" w:space="0" w:color="000000"/>
              <w:left w:val="nil"/>
              <w:bottom w:val="nil"/>
              <w:right w:val="nil"/>
            </w:tcBorders>
            <w:vAlign w:val="bottom"/>
          </w:tcPr>
          <w:p w14:paraId="5BE687A5" w14:textId="77777777" w:rsidR="00A50AAF" w:rsidRPr="00B166D4" w:rsidRDefault="00A50AAF" w:rsidP="001C7249">
            <w:pPr>
              <w:spacing w:after="0" w:line="240" w:lineRule="auto"/>
              <w:jc w:val="right"/>
              <w:rPr>
                <w:ins w:id="992" w:author="Chasco, Brandon Edward" w:date="2020-08-26T11:45:00Z"/>
                <w:color w:val="000000"/>
                <w:sz w:val="22"/>
                <w:szCs w:val="22"/>
              </w:rPr>
            </w:pPr>
            <w:ins w:id="993" w:author="Chasco, Brandon Edward" w:date="2020-08-26T11:45:00Z">
              <w:r w:rsidRPr="00B166D4">
                <w:rPr>
                  <w:rFonts w:ascii="Calibri" w:eastAsia="Calibri" w:hAnsi="Calibri" w:cs="Calibri"/>
                  <w:color w:val="000000"/>
                  <w:sz w:val="22"/>
                  <w:szCs w:val="22"/>
                </w:rPr>
                <w:t>0.009 ( 0.002, 0.035 )</w:t>
              </w:r>
            </w:ins>
          </w:p>
        </w:tc>
      </w:tr>
      <w:tr w:rsidR="00A50AAF" w:rsidRPr="006226B0" w14:paraId="577830B3" w14:textId="77777777" w:rsidTr="001C7249">
        <w:trPr>
          <w:trHeight w:val="318"/>
          <w:ins w:id="994" w:author="Chasco, Brandon Edward" w:date="2020-08-26T11:45:00Z"/>
        </w:trPr>
        <w:tc>
          <w:tcPr>
            <w:tcW w:w="2218" w:type="dxa"/>
            <w:tcBorders>
              <w:top w:val="nil"/>
              <w:left w:val="nil"/>
              <w:bottom w:val="nil"/>
              <w:right w:val="nil"/>
            </w:tcBorders>
            <w:shd w:val="clear" w:color="auto" w:fill="auto"/>
            <w:vAlign w:val="bottom"/>
          </w:tcPr>
          <w:p w14:paraId="21228FBD" w14:textId="77777777" w:rsidR="00A50AAF" w:rsidRPr="006226B0" w:rsidRDefault="00A50AAF" w:rsidP="001C7249">
            <w:pPr>
              <w:spacing w:after="0" w:line="240" w:lineRule="auto"/>
              <w:rPr>
                <w:ins w:id="995" w:author="Chasco, Brandon Edward" w:date="2020-08-26T11:45:00Z"/>
                <w:color w:val="000000"/>
                <w:sz w:val="22"/>
                <w:szCs w:val="22"/>
              </w:rPr>
            </w:pPr>
            <w:ins w:id="996" w:author="Chasco, Brandon Edward" w:date="2020-08-26T11:45:00Z">
              <w:r w:rsidRPr="006226B0">
                <w:rPr>
                  <w:color w:val="000000"/>
                  <w:sz w:val="22"/>
                  <w:szCs w:val="22"/>
                </w:rPr>
                <w:t xml:space="preserve">Correlation of day effect </w:t>
              </w:r>
            </w:ins>
          </w:p>
        </w:tc>
        <w:tc>
          <w:tcPr>
            <w:tcW w:w="1109" w:type="dxa"/>
            <w:tcBorders>
              <w:top w:val="nil"/>
              <w:left w:val="nil"/>
              <w:bottom w:val="nil"/>
              <w:right w:val="nil"/>
            </w:tcBorders>
          </w:tcPr>
          <w:p w14:paraId="45F11C5A" w14:textId="77777777" w:rsidR="00A50AAF" w:rsidRPr="00B166D4" w:rsidRDefault="00A50AAF" w:rsidP="001C7249">
            <w:pPr>
              <w:jc w:val="center"/>
              <w:rPr>
                <w:ins w:id="997" w:author="Chasco, Brandon Edward" w:date="2020-08-26T11:45:00Z"/>
                <w:rFonts w:ascii="Cambria Math" w:eastAsia="Cambria Math" w:hAnsi="Cambria Math" w:cs="Cambria Math"/>
              </w:rPr>
            </w:pPr>
            <m:oMathPara>
              <m:oMath>
                <m:sSup>
                  <m:sSupPr>
                    <m:ctrlPr>
                      <w:ins w:id="998" w:author="Chasco, Brandon Edward" w:date="2020-08-26T11:45:00Z">
                        <w:rPr>
                          <w:rFonts w:ascii="Cambria Math" w:hAnsi="Cambria Math"/>
                        </w:rPr>
                      </w:ins>
                    </m:ctrlPr>
                  </m:sSupPr>
                  <m:e>
                    <m:r>
                      <w:ins w:id="999" w:author="Chasco, Brandon Edward" w:date="2020-08-26T11:45:00Z">
                        <m:rPr>
                          <m:sty m:val="p"/>
                        </m:rPr>
                        <w:rPr>
                          <w:rFonts w:ascii="Cambria Math" w:hAnsi="Cambria Math"/>
                        </w:rPr>
                        <m:t>ρ</m:t>
                      </w:ins>
                    </m:r>
                  </m:e>
                  <m:sup>
                    <m:d>
                      <m:dPr>
                        <m:ctrlPr>
                          <w:ins w:id="1000" w:author="Chasco, Brandon Edward" w:date="2020-08-26T11:45:00Z">
                            <w:rPr>
                              <w:rFonts w:ascii="Cambria Math" w:eastAsia="Cambria Math" w:hAnsi="Cambria Math" w:cs="Cambria Math"/>
                            </w:rPr>
                          </w:ins>
                        </m:ctrlPr>
                      </m:dPr>
                      <m:e>
                        <m:r>
                          <w:ins w:id="1001" w:author="Chasco, Brandon Edward" w:date="2020-08-26T11:45:00Z">
                            <m:rPr>
                              <m:sty m:val="p"/>
                            </m:rPr>
                            <w:rPr>
                              <w:rFonts w:ascii="Cambria Math" w:eastAsia="Cambria Math" w:hAnsi="Cambria Math" w:cs="Cambria Math"/>
                            </w:rPr>
                            <m:t>rj</m:t>
                          </w:ins>
                        </m:r>
                      </m:e>
                    </m:d>
                  </m:sup>
                </m:sSup>
              </m:oMath>
            </m:oMathPara>
          </w:p>
        </w:tc>
        <w:tc>
          <w:tcPr>
            <w:tcW w:w="2522" w:type="dxa"/>
            <w:tcBorders>
              <w:top w:val="nil"/>
              <w:left w:val="nil"/>
              <w:bottom w:val="nil"/>
              <w:right w:val="nil"/>
            </w:tcBorders>
            <w:shd w:val="clear" w:color="auto" w:fill="auto"/>
            <w:vAlign w:val="bottom"/>
          </w:tcPr>
          <w:p w14:paraId="4DD9889A" w14:textId="77777777" w:rsidR="00A50AAF" w:rsidRPr="00B166D4" w:rsidRDefault="00A50AAF" w:rsidP="001C7249">
            <w:pPr>
              <w:spacing w:after="0" w:line="240" w:lineRule="auto"/>
              <w:jc w:val="right"/>
              <w:rPr>
                <w:ins w:id="1002" w:author="Chasco, Brandon Edward" w:date="2020-08-26T11:45:00Z"/>
                <w:color w:val="000000"/>
                <w:sz w:val="22"/>
                <w:szCs w:val="22"/>
              </w:rPr>
            </w:pPr>
            <w:ins w:id="1003" w:author="Chasco, Brandon Edward" w:date="2020-08-26T11:45:00Z">
              <w:r w:rsidRPr="00B166D4">
                <w:rPr>
                  <w:rFonts w:ascii="Calibri" w:eastAsia="Calibri" w:hAnsi="Calibri" w:cs="Calibri"/>
                  <w:color w:val="000000"/>
                  <w:sz w:val="22"/>
                  <w:szCs w:val="22"/>
                </w:rPr>
                <w:t>N.E.</w:t>
              </w:r>
            </w:ins>
          </w:p>
        </w:tc>
        <w:tc>
          <w:tcPr>
            <w:tcW w:w="2320" w:type="dxa"/>
            <w:tcBorders>
              <w:top w:val="nil"/>
              <w:left w:val="nil"/>
              <w:bottom w:val="nil"/>
              <w:right w:val="nil"/>
            </w:tcBorders>
            <w:shd w:val="clear" w:color="auto" w:fill="auto"/>
            <w:vAlign w:val="bottom"/>
          </w:tcPr>
          <w:p w14:paraId="2D5A68F8" w14:textId="77777777" w:rsidR="00A50AAF" w:rsidRPr="00B166D4" w:rsidRDefault="00A50AAF" w:rsidP="001C7249">
            <w:pPr>
              <w:spacing w:after="0" w:line="240" w:lineRule="auto"/>
              <w:jc w:val="right"/>
              <w:rPr>
                <w:ins w:id="1004" w:author="Chasco, Brandon Edward" w:date="2020-08-26T11:45:00Z"/>
                <w:color w:val="000000"/>
                <w:sz w:val="22"/>
                <w:szCs w:val="22"/>
              </w:rPr>
            </w:pPr>
            <w:ins w:id="1005" w:author="Chasco, Brandon Edward" w:date="2020-08-26T11:45:00Z">
              <w:r w:rsidRPr="00B166D4">
                <w:rPr>
                  <w:rFonts w:ascii="Calibri" w:eastAsia="Calibri" w:hAnsi="Calibri" w:cs="Calibri"/>
                  <w:color w:val="000000"/>
                  <w:sz w:val="22"/>
                  <w:szCs w:val="22"/>
                </w:rPr>
                <w:t>0.05 ( 0.003, 0.517 )</w:t>
              </w:r>
            </w:ins>
          </w:p>
        </w:tc>
        <w:tc>
          <w:tcPr>
            <w:tcW w:w="2320" w:type="dxa"/>
            <w:tcBorders>
              <w:top w:val="nil"/>
              <w:left w:val="nil"/>
              <w:bottom w:val="nil"/>
              <w:right w:val="nil"/>
            </w:tcBorders>
            <w:vAlign w:val="bottom"/>
          </w:tcPr>
          <w:p w14:paraId="0079B097" w14:textId="77777777" w:rsidR="00A50AAF" w:rsidRPr="00B166D4" w:rsidRDefault="00A50AAF" w:rsidP="001C7249">
            <w:pPr>
              <w:spacing w:after="0" w:line="240" w:lineRule="auto"/>
              <w:jc w:val="right"/>
              <w:rPr>
                <w:ins w:id="1006" w:author="Chasco, Brandon Edward" w:date="2020-08-26T11:45:00Z"/>
                <w:color w:val="000000"/>
                <w:sz w:val="22"/>
                <w:szCs w:val="22"/>
              </w:rPr>
            </w:pPr>
            <w:ins w:id="1007" w:author="Chasco, Brandon Edward" w:date="2020-08-26T11:45:00Z">
              <w:r w:rsidRPr="00B166D4">
                <w:rPr>
                  <w:rFonts w:ascii="Calibri" w:eastAsia="Calibri" w:hAnsi="Calibri" w:cs="Calibri"/>
                  <w:color w:val="000000"/>
                  <w:sz w:val="22"/>
                  <w:szCs w:val="22"/>
                </w:rPr>
                <w:t>0.986 ( -0.992, 0.994 )</w:t>
              </w:r>
            </w:ins>
          </w:p>
        </w:tc>
      </w:tr>
      <w:tr w:rsidR="00A50AAF" w:rsidRPr="006226B0" w14:paraId="29299347" w14:textId="77777777" w:rsidTr="001C7249">
        <w:trPr>
          <w:trHeight w:val="318"/>
          <w:ins w:id="1008" w:author="Chasco, Brandon Edward" w:date="2020-08-26T11:45:00Z"/>
        </w:trPr>
        <w:tc>
          <w:tcPr>
            <w:tcW w:w="2218" w:type="dxa"/>
            <w:tcBorders>
              <w:top w:val="nil"/>
              <w:left w:val="nil"/>
              <w:bottom w:val="nil"/>
              <w:right w:val="nil"/>
            </w:tcBorders>
            <w:shd w:val="clear" w:color="auto" w:fill="auto"/>
            <w:vAlign w:val="bottom"/>
          </w:tcPr>
          <w:p w14:paraId="38F12470" w14:textId="77777777" w:rsidR="00A50AAF" w:rsidRPr="006226B0" w:rsidRDefault="00A50AAF" w:rsidP="001C7249">
            <w:pPr>
              <w:spacing w:after="0" w:line="240" w:lineRule="auto"/>
              <w:rPr>
                <w:ins w:id="1009" w:author="Chasco, Brandon Edward" w:date="2020-08-26T11:45:00Z"/>
                <w:color w:val="000000"/>
                <w:sz w:val="22"/>
                <w:szCs w:val="22"/>
              </w:rPr>
            </w:pPr>
            <w:ins w:id="1010" w:author="Chasco, Brandon Edward" w:date="2020-08-26T11:45:00Z">
              <w:r w:rsidRPr="006226B0">
                <w:rPr>
                  <w:color w:val="000000"/>
                  <w:sz w:val="22"/>
                  <w:szCs w:val="22"/>
                </w:rPr>
                <w:t>Correlation of day in day/year effect</w:t>
              </w:r>
            </w:ins>
          </w:p>
        </w:tc>
        <w:tc>
          <w:tcPr>
            <w:tcW w:w="1109" w:type="dxa"/>
            <w:tcBorders>
              <w:top w:val="nil"/>
              <w:left w:val="nil"/>
              <w:bottom w:val="nil"/>
              <w:right w:val="nil"/>
            </w:tcBorders>
          </w:tcPr>
          <w:p w14:paraId="160FA0BA" w14:textId="77777777" w:rsidR="00A50AAF" w:rsidRPr="00B166D4" w:rsidRDefault="00A50AAF" w:rsidP="001C7249">
            <w:pPr>
              <w:jc w:val="center"/>
              <w:rPr>
                <w:ins w:id="1011" w:author="Chasco, Brandon Edward" w:date="2020-08-26T11:45:00Z"/>
                <w:rFonts w:ascii="Cambria Math" w:eastAsia="Cambria Math" w:hAnsi="Cambria Math" w:cs="Cambria Math"/>
              </w:rPr>
            </w:pPr>
            <m:oMathPara>
              <m:oMath>
                <m:sSup>
                  <m:sSupPr>
                    <m:ctrlPr>
                      <w:ins w:id="1012" w:author="Chasco, Brandon Edward" w:date="2020-08-26T11:45:00Z">
                        <w:rPr>
                          <w:rFonts w:ascii="Cambria Math" w:hAnsi="Cambria Math"/>
                        </w:rPr>
                      </w:ins>
                    </m:ctrlPr>
                  </m:sSupPr>
                  <m:e>
                    <m:r>
                      <w:ins w:id="1013" w:author="Chasco, Brandon Edward" w:date="2020-08-26T11:45:00Z">
                        <m:rPr>
                          <m:sty m:val="p"/>
                        </m:rPr>
                        <w:rPr>
                          <w:rFonts w:ascii="Cambria Math" w:hAnsi="Cambria Math"/>
                        </w:rPr>
                        <m:t>τ</m:t>
                      </w:ins>
                    </m:r>
                  </m:e>
                  <m:sup>
                    <m:d>
                      <m:dPr>
                        <m:ctrlPr>
                          <w:ins w:id="1014" w:author="Chasco, Brandon Edward" w:date="2020-08-26T11:45:00Z">
                            <w:rPr>
                              <w:rFonts w:ascii="Cambria Math" w:eastAsia="Cambria Math" w:hAnsi="Cambria Math" w:cs="Cambria Math"/>
                            </w:rPr>
                          </w:ins>
                        </m:ctrlPr>
                      </m:dPr>
                      <m:e>
                        <m:r>
                          <w:ins w:id="1015" w:author="Chasco, Brandon Edward" w:date="2020-08-26T11:45:00Z">
                            <m:rPr>
                              <m:sty m:val="p"/>
                            </m:rPr>
                            <w:rPr>
                              <w:rFonts w:ascii="Cambria Math" w:eastAsia="Cambria Math" w:hAnsi="Cambria Math" w:cs="Cambria Math"/>
                            </w:rPr>
                            <m:t>rj</m:t>
                          </w:ins>
                        </m:r>
                      </m:e>
                    </m:d>
                  </m:sup>
                </m:sSup>
              </m:oMath>
            </m:oMathPara>
          </w:p>
        </w:tc>
        <w:tc>
          <w:tcPr>
            <w:tcW w:w="2522" w:type="dxa"/>
            <w:tcBorders>
              <w:top w:val="nil"/>
              <w:left w:val="nil"/>
              <w:bottom w:val="nil"/>
              <w:right w:val="nil"/>
            </w:tcBorders>
            <w:shd w:val="clear" w:color="auto" w:fill="auto"/>
            <w:vAlign w:val="bottom"/>
          </w:tcPr>
          <w:p w14:paraId="7095B059" w14:textId="77777777" w:rsidR="00A50AAF" w:rsidRPr="00B166D4" w:rsidRDefault="00A50AAF" w:rsidP="001C7249">
            <w:pPr>
              <w:spacing w:after="0" w:line="240" w:lineRule="auto"/>
              <w:jc w:val="right"/>
              <w:rPr>
                <w:ins w:id="1016" w:author="Chasco, Brandon Edward" w:date="2020-08-26T11:45:00Z"/>
                <w:color w:val="000000"/>
                <w:sz w:val="22"/>
                <w:szCs w:val="22"/>
              </w:rPr>
            </w:pPr>
            <w:ins w:id="1017" w:author="Chasco, Brandon Edward" w:date="2020-08-26T11:45:00Z">
              <w:r w:rsidRPr="00B166D4">
                <w:rPr>
                  <w:rFonts w:ascii="Calibri" w:eastAsia="Calibri" w:hAnsi="Calibri" w:cs="Calibri"/>
                  <w:color w:val="000000"/>
                  <w:sz w:val="22"/>
                  <w:szCs w:val="22"/>
                </w:rPr>
                <w:t>0.955 ( 0.853, 0.972 )</w:t>
              </w:r>
            </w:ins>
          </w:p>
        </w:tc>
        <w:tc>
          <w:tcPr>
            <w:tcW w:w="2320" w:type="dxa"/>
            <w:tcBorders>
              <w:top w:val="nil"/>
              <w:left w:val="nil"/>
              <w:bottom w:val="nil"/>
              <w:right w:val="nil"/>
            </w:tcBorders>
            <w:shd w:val="clear" w:color="auto" w:fill="auto"/>
            <w:vAlign w:val="bottom"/>
          </w:tcPr>
          <w:p w14:paraId="399B29B0" w14:textId="77777777" w:rsidR="00A50AAF" w:rsidRPr="00B166D4" w:rsidRDefault="00A50AAF" w:rsidP="001C7249">
            <w:pPr>
              <w:spacing w:after="0" w:line="240" w:lineRule="auto"/>
              <w:jc w:val="right"/>
              <w:rPr>
                <w:ins w:id="1018" w:author="Chasco, Brandon Edward" w:date="2020-08-26T11:45:00Z"/>
                <w:color w:val="000000"/>
                <w:sz w:val="22"/>
                <w:szCs w:val="22"/>
              </w:rPr>
            </w:pPr>
            <w:ins w:id="1019" w:author="Chasco, Brandon Edward" w:date="2020-08-26T11:45:00Z">
              <w:r w:rsidRPr="00B166D4">
                <w:rPr>
                  <w:rFonts w:ascii="Calibri" w:eastAsia="Calibri" w:hAnsi="Calibri" w:cs="Calibri"/>
                  <w:color w:val="000000"/>
                  <w:sz w:val="22"/>
                  <w:szCs w:val="22"/>
                </w:rPr>
                <w:t>0.958 ( 0.835, 0.974 )</w:t>
              </w:r>
            </w:ins>
          </w:p>
        </w:tc>
        <w:tc>
          <w:tcPr>
            <w:tcW w:w="2320" w:type="dxa"/>
            <w:tcBorders>
              <w:top w:val="nil"/>
              <w:left w:val="nil"/>
              <w:bottom w:val="nil"/>
              <w:right w:val="nil"/>
            </w:tcBorders>
            <w:vAlign w:val="bottom"/>
          </w:tcPr>
          <w:p w14:paraId="109B1963" w14:textId="77777777" w:rsidR="00A50AAF" w:rsidRPr="00B166D4" w:rsidRDefault="00A50AAF" w:rsidP="001C7249">
            <w:pPr>
              <w:spacing w:after="0" w:line="240" w:lineRule="auto"/>
              <w:jc w:val="right"/>
              <w:rPr>
                <w:ins w:id="1020" w:author="Chasco, Brandon Edward" w:date="2020-08-26T11:45:00Z"/>
                <w:color w:val="000000"/>
                <w:sz w:val="22"/>
                <w:szCs w:val="22"/>
              </w:rPr>
            </w:pPr>
            <w:ins w:id="1021" w:author="Chasco, Brandon Edward" w:date="2020-08-26T11:45:00Z">
              <w:r w:rsidRPr="00B166D4">
                <w:rPr>
                  <w:rFonts w:ascii="Calibri" w:eastAsia="Calibri" w:hAnsi="Calibri" w:cs="Calibri"/>
                  <w:color w:val="000000"/>
                  <w:sz w:val="22"/>
                  <w:szCs w:val="22"/>
                </w:rPr>
                <w:t>0.932 ( 0.241, 0.963 )</w:t>
              </w:r>
            </w:ins>
          </w:p>
        </w:tc>
      </w:tr>
      <w:tr w:rsidR="00A50AAF" w:rsidRPr="006226B0" w14:paraId="3B407A44" w14:textId="77777777" w:rsidTr="001C7249">
        <w:trPr>
          <w:trHeight w:val="318"/>
          <w:ins w:id="1022" w:author="Chasco, Brandon Edward" w:date="2020-08-26T11:45:00Z"/>
        </w:trPr>
        <w:tc>
          <w:tcPr>
            <w:tcW w:w="2218" w:type="dxa"/>
            <w:tcBorders>
              <w:top w:val="nil"/>
              <w:left w:val="nil"/>
              <w:bottom w:val="nil"/>
              <w:right w:val="nil"/>
            </w:tcBorders>
            <w:shd w:val="clear" w:color="auto" w:fill="auto"/>
            <w:vAlign w:val="bottom"/>
          </w:tcPr>
          <w:p w14:paraId="3B03D9FE" w14:textId="77777777" w:rsidR="00A50AAF" w:rsidRPr="006226B0" w:rsidRDefault="00A50AAF" w:rsidP="001C7249">
            <w:pPr>
              <w:spacing w:after="0" w:line="240" w:lineRule="auto"/>
              <w:rPr>
                <w:ins w:id="1023" w:author="Chasco, Brandon Edward" w:date="2020-08-26T11:45:00Z"/>
                <w:color w:val="000000"/>
                <w:sz w:val="22"/>
                <w:szCs w:val="22"/>
              </w:rPr>
            </w:pPr>
            <w:ins w:id="1024" w:author="Chasco, Brandon Edward" w:date="2020-08-26T11:45:00Z">
              <w:r w:rsidRPr="006226B0">
                <w:rPr>
                  <w:color w:val="000000"/>
                  <w:sz w:val="22"/>
                  <w:szCs w:val="22"/>
                </w:rPr>
                <w:t>Correlation of year in day/year effect</w:t>
              </w:r>
            </w:ins>
          </w:p>
        </w:tc>
        <w:tc>
          <w:tcPr>
            <w:tcW w:w="1109" w:type="dxa"/>
            <w:tcBorders>
              <w:top w:val="nil"/>
              <w:left w:val="nil"/>
              <w:bottom w:val="nil"/>
              <w:right w:val="nil"/>
            </w:tcBorders>
          </w:tcPr>
          <w:p w14:paraId="1DCEBEE4" w14:textId="77777777" w:rsidR="00A50AAF" w:rsidRPr="00B166D4" w:rsidRDefault="00A50AAF" w:rsidP="001C7249">
            <w:pPr>
              <w:jc w:val="center"/>
              <w:rPr>
                <w:ins w:id="1025" w:author="Chasco, Brandon Edward" w:date="2020-08-26T11:45:00Z"/>
                <w:rFonts w:ascii="Cambria Math" w:eastAsia="Cambria Math" w:hAnsi="Cambria Math" w:cs="Cambria Math"/>
              </w:rPr>
            </w:pPr>
            <m:oMathPara>
              <m:oMath>
                <m:sSup>
                  <m:sSupPr>
                    <m:ctrlPr>
                      <w:ins w:id="1026" w:author="Chasco, Brandon Edward" w:date="2020-08-26T11:45:00Z">
                        <w:rPr>
                          <w:rFonts w:ascii="Cambria Math" w:hAnsi="Cambria Math"/>
                        </w:rPr>
                      </w:ins>
                    </m:ctrlPr>
                  </m:sSupPr>
                  <m:e>
                    <m:r>
                      <w:ins w:id="1027" w:author="Chasco, Brandon Edward" w:date="2020-08-26T11:45:00Z">
                        <m:rPr>
                          <m:sty m:val="p"/>
                        </m:rPr>
                        <w:rPr>
                          <w:rFonts w:ascii="Cambria Math" w:hAnsi="Cambria Math"/>
                        </w:rPr>
                        <m:t>τ</m:t>
                      </w:ins>
                    </m:r>
                  </m:e>
                  <m:sup>
                    <m:d>
                      <m:dPr>
                        <m:ctrlPr>
                          <w:ins w:id="1028" w:author="Chasco, Brandon Edward" w:date="2020-08-26T11:45:00Z">
                            <w:rPr>
                              <w:rFonts w:ascii="Cambria Math" w:eastAsia="Cambria Math" w:hAnsi="Cambria Math" w:cs="Cambria Math"/>
                            </w:rPr>
                          </w:ins>
                        </m:ctrlPr>
                      </m:dPr>
                      <m:e>
                        <m:r>
                          <w:ins w:id="1029" w:author="Chasco, Brandon Edward" w:date="2020-08-26T11:45:00Z">
                            <m:rPr>
                              <m:sty m:val="p"/>
                            </m:rPr>
                            <w:rPr>
                              <w:rFonts w:ascii="Cambria Math" w:eastAsia="Cambria Math" w:hAnsi="Cambria Math" w:cs="Cambria Math"/>
                            </w:rPr>
                            <m:t>rt</m:t>
                          </w:ins>
                        </m:r>
                      </m:e>
                    </m:d>
                  </m:sup>
                </m:sSup>
              </m:oMath>
            </m:oMathPara>
          </w:p>
        </w:tc>
        <w:tc>
          <w:tcPr>
            <w:tcW w:w="2522" w:type="dxa"/>
            <w:tcBorders>
              <w:top w:val="nil"/>
              <w:left w:val="nil"/>
              <w:bottom w:val="nil"/>
              <w:right w:val="nil"/>
            </w:tcBorders>
            <w:shd w:val="clear" w:color="auto" w:fill="auto"/>
            <w:vAlign w:val="bottom"/>
          </w:tcPr>
          <w:p w14:paraId="1F7DED99" w14:textId="77777777" w:rsidR="00A50AAF" w:rsidRPr="00B166D4" w:rsidRDefault="00A50AAF" w:rsidP="001C7249">
            <w:pPr>
              <w:spacing w:after="0" w:line="240" w:lineRule="auto"/>
              <w:jc w:val="right"/>
              <w:rPr>
                <w:ins w:id="1030" w:author="Chasco, Brandon Edward" w:date="2020-08-26T11:45:00Z"/>
                <w:color w:val="000000"/>
                <w:sz w:val="22"/>
                <w:szCs w:val="22"/>
              </w:rPr>
            </w:pPr>
            <w:ins w:id="1031" w:author="Chasco, Brandon Edward" w:date="2020-08-26T11:45:00Z">
              <w:r w:rsidRPr="00B166D4">
                <w:rPr>
                  <w:rFonts w:ascii="Calibri" w:eastAsia="Calibri" w:hAnsi="Calibri" w:cs="Calibri"/>
                  <w:color w:val="000000"/>
                  <w:sz w:val="22"/>
                  <w:szCs w:val="22"/>
                </w:rPr>
                <w:t>-0.067 ( -0.355, 0.248 )</w:t>
              </w:r>
            </w:ins>
          </w:p>
        </w:tc>
        <w:tc>
          <w:tcPr>
            <w:tcW w:w="2320" w:type="dxa"/>
            <w:tcBorders>
              <w:top w:val="nil"/>
              <w:left w:val="nil"/>
              <w:bottom w:val="nil"/>
              <w:right w:val="nil"/>
            </w:tcBorders>
            <w:shd w:val="clear" w:color="auto" w:fill="auto"/>
            <w:vAlign w:val="bottom"/>
          </w:tcPr>
          <w:p w14:paraId="3D10C5F9" w14:textId="77777777" w:rsidR="00A50AAF" w:rsidRPr="00B166D4" w:rsidRDefault="00A50AAF" w:rsidP="001C7249">
            <w:pPr>
              <w:spacing w:after="0" w:line="240" w:lineRule="auto"/>
              <w:jc w:val="right"/>
              <w:rPr>
                <w:ins w:id="1032" w:author="Chasco, Brandon Edward" w:date="2020-08-26T11:45:00Z"/>
                <w:color w:val="000000"/>
                <w:sz w:val="22"/>
                <w:szCs w:val="22"/>
              </w:rPr>
            </w:pPr>
            <w:ins w:id="1033" w:author="Chasco, Brandon Edward" w:date="2020-08-26T11:45:00Z">
              <w:r w:rsidRPr="00B166D4">
                <w:rPr>
                  <w:rFonts w:ascii="Calibri" w:eastAsia="Calibri" w:hAnsi="Calibri" w:cs="Calibri"/>
                  <w:color w:val="000000"/>
                  <w:sz w:val="22"/>
                  <w:szCs w:val="22"/>
                </w:rPr>
                <w:t>-0.109 ( -0.397, 0.229 )</w:t>
              </w:r>
            </w:ins>
          </w:p>
        </w:tc>
        <w:tc>
          <w:tcPr>
            <w:tcW w:w="2320" w:type="dxa"/>
            <w:tcBorders>
              <w:top w:val="nil"/>
              <w:left w:val="nil"/>
              <w:bottom w:val="nil"/>
              <w:right w:val="nil"/>
            </w:tcBorders>
            <w:vAlign w:val="bottom"/>
          </w:tcPr>
          <w:p w14:paraId="4787AE8F" w14:textId="77777777" w:rsidR="00A50AAF" w:rsidRPr="00B166D4" w:rsidRDefault="00A50AAF" w:rsidP="001C7249">
            <w:pPr>
              <w:spacing w:after="0" w:line="240" w:lineRule="auto"/>
              <w:jc w:val="right"/>
              <w:rPr>
                <w:ins w:id="1034" w:author="Chasco, Brandon Edward" w:date="2020-08-26T11:45:00Z"/>
                <w:color w:val="000000"/>
                <w:sz w:val="22"/>
                <w:szCs w:val="22"/>
              </w:rPr>
            </w:pPr>
            <w:ins w:id="1035" w:author="Chasco, Brandon Edward" w:date="2020-08-26T11:45:00Z">
              <w:r w:rsidRPr="00B166D4">
                <w:rPr>
                  <w:rFonts w:ascii="Calibri" w:eastAsia="Calibri" w:hAnsi="Calibri" w:cs="Calibri"/>
                  <w:color w:val="000000"/>
                  <w:sz w:val="22"/>
                  <w:szCs w:val="22"/>
                </w:rPr>
                <w:t>-0.489 ( -0.707, 0.058 )</w:t>
              </w:r>
            </w:ins>
          </w:p>
        </w:tc>
      </w:tr>
      <w:tr w:rsidR="00A50AAF" w:rsidRPr="006226B0" w14:paraId="147629B7" w14:textId="77777777" w:rsidTr="001C7249">
        <w:trPr>
          <w:trHeight w:val="318"/>
          <w:ins w:id="1036" w:author="Chasco, Brandon Edward" w:date="2020-08-26T11:45:00Z"/>
        </w:trPr>
        <w:tc>
          <w:tcPr>
            <w:tcW w:w="2218" w:type="dxa"/>
            <w:tcBorders>
              <w:top w:val="nil"/>
              <w:left w:val="nil"/>
              <w:bottom w:val="nil"/>
              <w:right w:val="nil"/>
            </w:tcBorders>
            <w:shd w:val="clear" w:color="auto" w:fill="auto"/>
            <w:vAlign w:val="bottom"/>
          </w:tcPr>
          <w:p w14:paraId="339F6622" w14:textId="77777777" w:rsidR="00A50AAF" w:rsidRPr="006226B0" w:rsidRDefault="00A50AAF" w:rsidP="001C7249">
            <w:pPr>
              <w:spacing w:after="0" w:line="240" w:lineRule="auto"/>
              <w:rPr>
                <w:ins w:id="1037" w:author="Chasco, Brandon Edward" w:date="2020-08-26T11:45:00Z"/>
                <w:color w:val="000000"/>
                <w:sz w:val="22"/>
                <w:szCs w:val="22"/>
              </w:rPr>
            </w:pPr>
            <w:ins w:id="1038" w:author="Chasco, Brandon Edward" w:date="2020-08-26T11:45:00Z">
              <w:r w:rsidRPr="006226B0">
                <w:rPr>
                  <w:color w:val="000000"/>
                  <w:sz w:val="22"/>
                  <w:szCs w:val="22"/>
                </w:rPr>
                <w:t>Process error for day effect</w:t>
              </w:r>
            </w:ins>
          </w:p>
        </w:tc>
        <w:tc>
          <w:tcPr>
            <w:tcW w:w="1109" w:type="dxa"/>
            <w:tcBorders>
              <w:top w:val="nil"/>
              <w:left w:val="nil"/>
              <w:bottom w:val="nil"/>
              <w:right w:val="nil"/>
            </w:tcBorders>
          </w:tcPr>
          <w:p w14:paraId="051E019E" w14:textId="77777777" w:rsidR="00A50AAF" w:rsidRPr="00B166D4" w:rsidRDefault="00A50AAF" w:rsidP="001C7249">
            <w:pPr>
              <w:jc w:val="center"/>
              <w:rPr>
                <w:ins w:id="1039" w:author="Chasco, Brandon Edward" w:date="2020-08-26T11:45:00Z"/>
                <w:rFonts w:ascii="Cambria Math" w:eastAsia="Cambria Math" w:hAnsi="Cambria Math" w:cs="Cambria Math"/>
              </w:rPr>
            </w:pPr>
            <m:oMathPara>
              <m:oMath>
                <m:sSup>
                  <m:sSupPr>
                    <m:ctrlPr>
                      <w:ins w:id="1040" w:author="Chasco, Brandon Edward" w:date="2020-08-26T11:45:00Z">
                        <w:rPr>
                          <w:rFonts w:ascii="Cambria Math" w:eastAsia="Cambria Math" w:hAnsi="Cambria Math" w:cs="Cambria Math"/>
                        </w:rPr>
                      </w:ins>
                    </m:ctrlPr>
                  </m:sSupPr>
                  <m:e>
                    <m:d>
                      <m:dPr>
                        <m:ctrlPr>
                          <w:ins w:id="1041" w:author="Chasco, Brandon Edward" w:date="2020-08-26T11:45:00Z">
                            <w:rPr>
                              <w:rFonts w:ascii="Cambria Math" w:hAnsi="Cambria Math"/>
                            </w:rPr>
                          </w:ins>
                        </m:ctrlPr>
                      </m:dPr>
                      <m:e>
                        <m:sSup>
                          <m:sSupPr>
                            <m:ctrlPr>
                              <w:ins w:id="1042" w:author="Chasco, Brandon Edward" w:date="2020-08-26T11:45:00Z">
                                <w:rPr>
                                  <w:rFonts w:ascii="Cambria Math" w:eastAsia="Cambria Math" w:hAnsi="Cambria Math" w:cs="Cambria Math"/>
                                </w:rPr>
                              </w:ins>
                            </m:ctrlPr>
                          </m:sSupPr>
                          <m:e>
                            <m:r>
                              <w:ins w:id="1043" w:author="Chasco, Brandon Edward" w:date="2020-08-26T11:45:00Z">
                                <m:rPr>
                                  <m:sty m:val="p"/>
                                </m:rPr>
                                <w:rPr>
                                  <w:rFonts w:ascii="Cambria Math" w:hAnsi="Cambria Math"/>
                                </w:rPr>
                                <m:t>ψ</m:t>
                              </w:ins>
                            </m:r>
                          </m:e>
                          <m:sup>
                            <m:r>
                              <w:ins w:id="1044" w:author="Chasco, Brandon Edward" w:date="2020-08-26T11:45:00Z">
                                <m:rPr>
                                  <m:sty m:val="p"/>
                                </m:rPr>
                                <w:rPr>
                                  <w:rFonts w:ascii="Cambria Math" w:eastAsia="Cambria Math" w:hAnsi="Cambria Math" w:cs="Cambria Math"/>
                                </w:rPr>
                                <m:t>2</m:t>
                              </w:ins>
                            </m:r>
                          </m:sup>
                        </m:sSup>
                      </m:e>
                    </m:d>
                  </m:e>
                  <m:sup>
                    <m:r>
                      <w:ins w:id="1045" w:author="Chasco, Brandon Edward" w:date="2020-08-26T11:45:00Z">
                        <m:rPr>
                          <m:sty m:val="p"/>
                        </m:rPr>
                        <w:rPr>
                          <w:rFonts w:ascii="Cambria Math" w:eastAsia="Cambria Math" w:hAnsi="Cambria Math" w:cs="Cambria Math"/>
                        </w:rPr>
                        <m:t>(rj)</m:t>
                      </w:ins>
                    </m:r>
                  </m:sup>
                </m:sSup>
              </m:oMath>
            </m:oMathPara>
          </w:p>
        </w:tc>
        <w:tc>
          <w:tcPr>
            <w:tcW w:w="2522" w:type="dxa"/>
            <w:tcBorders>
              <w:top w:val="nil"/>
              <w:left w:val="nil"/>
              <w:bottom w:val="nil"/>
              <w:right w:val="nil"/>
            </w:tcBorders>
            <w:shd w:val="clear" w:color="auto" w:fill="auto"/>
            <w:vAlign w:val="bottom"/>
          </w:tcPr>
          <w:p w14:paraId="6B30C703" w14:textId="77777777" w:rsidR="00A50AAF" w:rsidRPr="00B166D4" w:rsidRDefault="00A50AAF" w:rsidP="001C7249">
            <w:pPr>
              <w:spacing w:after="0" w:line="240" w:lineRule="auto"/>
              <w:jc w:val="right"/>
              <w:rPr>
                <w:ins w:id="1046" w:author="Chasco, Brandon Edward" w:date="2020-08-26T11:45:00Z"/>
                <w:color w:val="000000"/>
                <w:sz w:val="22"/>
                <w:szCs w:val="22"/>
              </w:rPr>
            </w:pPr>
            <w:ins w:id="1047" w:author="Chasco, Brandon Edward" w:date="2020-08-26T11:45:00Z">
              <w:r w:rsidRPr="00B166D4">
                <w:rPr>
                  <w:rFonts w:ascii="Calibri" w:eastAsia="Calibri" w:hAnsi="Calibri" w:cs="Calibri"/>
                  <w:color w:val="000000"/>
                  <w:sz w:val="22"/>
                  <w:szCs w:val="22"/>
                </w:rPr>
                <w:t>N.E.</w:t>
              </w:r>
            </w:ins>
          </w:p>
        </w:tc>
        <w:tc>
          <w:tcPr>
            <w:tcW w:w="2320" w:type="dxa"/>
            <w:tcBorders>
              <w:top w:val="nil"/>
              <w:left w:val="nil"/>
              <w:bottom w:val="nil"/>
              <w:right w:val="nil"/>
            </w:tcBorders>
            <w:shd w:val="clear" w:color="auto" w:fill="auto"/>
            <w:vAlign w:val="bottom"/>
          </w:tcPr>
          <w:p w14:paraId="494FBC45" w14:textId="77777777" w:rsidR="00A50AAF" w:rsidRPr="00B166D4" w:rsidRDefault="00A50AAF" w:rsidP="001C7249">
            <w:pPr>
              <w:spacing w:after="0" w:line="240" w:lineRule="auto"/>
              <w:jc w:val="right"/>
              <w:rPr>
                <w:ins w:id="1048" w:author="Chasco, Brandon Edward" w:date="2020-08-26T11:45:00Z"/>
                <w:color w:val="000000"/>
                <w:sz w:val="22"/>
                <w:szCs w:val="22"/>
              </w:rPr>
            </w:pPr>
            <w:ins w:id="1049" w:author="Chasco, Brandon Edward" w:date="2020-08-26T11:45:00Z">
              <w:r w:rsidRPr="00B166D4">
                <w:rPr>
                  <w:rFonts w:ascii="Calibri" w:eastAsia="Calibri" w:hAnsi="Calibri" w:cs="Calibri"/>
                  <w:color w:val="000000"/>
                  <w:sz w:val="22"/>
                  <w:szCs w:val="22"/>
                </w:rPr>
                <w:t>0.134 ( 0.02, 0.905 )</w:t>
              </w:r>
            </w:ins>
          </w:p>
        </w:tc>
        <w:tc>
          <w:tcPr>
            <w:tcW w:w="2320" w:type="dxa"/>
            <w:tcBorders>
              <w:top w:val="nil"/>
              <w:left w:val="nil"/>
              <w:bottom w:val="nil"/>
              <w:right w:val="nil"/>
            </w:tcBorders>
            <w:vAlign w:val="bottom"/>
          </w:tcPr>
          <w:p w14:paraId="12F6786A" w14:textId="77777777" w:rsidR="00A50AAF" w:rsidRPr="00B166D4" w:rsidRDefault="00A50AAF" w:rsidP="001C7249">
            <w:pPr>
              <w:spacing w:after="0" w:line="240" w:lineRule="auto"/>
              <w:jc w:val="right"/>
              <w:rPr>
                <w:ins w:id="1050" w:author="Chasco, Brandon Edward" w:date="2020-08-26T11:45:00Z"/>
                <w:color w:val="000000"/>
                <w:sz w:val="22"/>
                <w:szCs w:val="22"/>
              </w:rPr>
            </w:pPr>
            <w:ins w:id="1051" w:author="Chasco, Brandon Edward" w:date="2020-08-26T11:45:00Z">
              <w:r w:rsidRPr="00B166D4">
                <w:rPr>
                  <w:rFonts w:ascii="Calibri" w:eastAsia="Calibri" w:hAnsi="Calibri" w:cs="Calibri"/>
                  <w:color w:val="000000"/>
                  <w:sz w:val="22"/>
                  <w:szCs w:val="22"/>
                </w:rPr>
                <w:t>0.793 ( 0.243, 2.588 )</w:t>
              </w:r>
            </w:ins>
          </w:p>
        </w:tc>
      </w:tr>
      <w:tr w:rsidR="00A50AAF" w:rsidRPr="006226B0" w14:paraId="7D077D0C" w14:textId="77777777" w:rsidTr="001C7249">
        <w:trPr>
          <w:trHeight w:val="318"/>
          <w:ins w:id="1052" w:author="Chasco, Brandon Edward" w:date="2020-08-26T11:45:00Z"/>
        </w:trPr>
        <w:tc>
          <w:tcPr>
            <w:tcW w:w="2218" w:type="dxa"/>
            <w:tcBorders>
              <w:top w:val="nil"/>
              <w:left w:val="nil"/>
              <w:bottom w:val="nil"/>
              <w:right w:val="nil"/>
            </w:tcBorders>
            <w:shd w:val="clear" w:color="auto" w:fill="auto"/>
            <w:vAlign w:val="bottom"/>
          </w:tcPr>
          <w:p w14:paraId="142B1598" w14:textId="77777777" w:rsidR="00A50AAF" w:rsidRPr="006226B0" w:rsidRDefault="00A50AAF" w:rsidP="001C7249">
            <w:pPr>
              <w:spacing w:after="0" w:line="240" w:lineRule="auto"/>
              <w:rPr>
                <w:ins w:id="1053" w:author="Chasco, Brandon Edward" w:date="2020-08-26T11:45:00Z"/>
                <w:color w:val="000000"/>
                <w:sz w:val="22"/>
                <w:szCs w:val="22"/>
              </w:rPr>
            </w:pPr>
            <w:ins w:id="1054" w:author="Chasco, Brandon Edward" w:date="2020-08-26T11:45:00Z">
              <w:r w:rsidRPr="006226B0">
                <w:rPr>
                  <w:color w:val="000000"/>
                  <w:sz w:val="22"/>
                  <w:szCs w:val="22"/>
                </w:rPr>
                <w:t>Process error for day/year effect</w:t>
              </w:r>
            </w:ins>
          </w:p>
        </w:tc>
        <w:tc>
          <w:tcPr>
            <w:tcW w:w="1109" w:type="dxa"/>
            <w:tcBorders>
              <w:top w:val="nil"/>
              <w:left w:val="nil"/>
              <w:bottom w:val="nil"/>
              <w:right w:val="nil"/>
            </w:tcBorders>
          </w:tcPr>
          <w:p w14:paraId="53E81FF7" w14:textId="77777777" w:rsidR="00A50AAF" w:rsidRPr="00B166D4" w:rsidRDefault="00A50AAF" w:rsidP="001C7249">
            <w:pPr>
              <w:jc w:val="center"/>
              <w:rPr>
                <w:ins w:id="1055" w:author="Chasco, Brandon Edward" w:date="2020-08-26T11:45:00Z"/>
                <w:rFonts w:ascii="Cambria Math" w:eastAsia="Cambria Math" w:hAnsi="Cambria Math" w:cs="Cambria Math"/>
              </w:rPr>
            </w:pPr>
            <m:oMathPara>
              <m:oMath>
                <m:sSup>
                  <m:sSupPr>
                    <m:ctrlPr>
                      <w:ins w:id="1056" w:author="Chasco, Brandon Edward" w:date="2020-08-26T11:45:00Z">
                        <w:rPr>
                          <w:rFonts w:ascii="Cambria Math" w:eastAsia="Cambria Math" w:hAnsi="Cambria Math" w:cs="Cambria Math"/>
                        </w:rPr>
                      </w:ins>
                    </m:ctrlPr>
                  </m:sSupPr>
                  <m:e>
                    <m:d>
                      <m:dPr>
                        <m:ctrlPr>
                          <w:ins w:id="1057" w:author="Chasco, Brandon Edward" w:date="2020-08-26T11:45:00Z">
                            <w:rPr>
                              <w:rFonts w:ascii="Cambria Math" w:hAnsi="Cambria Math"/>
                            </w:rPr>
                          </w:ins>
                        </m:ctrlPr>
                      </m:dPr>
                      <m:e>
                        <m:sSup>
                          <m:sSupPr>
                            <m:ctrlPr>
                              <w:ins w:id="1058" w:author="Chasco, Brandon Edward" w:date="2020-08-26T11:45:00Z">
                                <w:rPr>
                                  <w:rFonts w:ascii="Cambria Math" w:eastAsia="Cambria Math" w:hAnsi="Cambria Math" w:cs="Cambria Math"/>
                                </w:rPr>
                              </w:ins>
                            </m:ctrlPr>
                          </m:sSupPr>
                          <m:e>
                            <m:r>
                              <w:ins w:id="1059" w:author="Chasco, Brandon Edward" w:date="2020-08-26T11:45:00Z">
                                <m:rPr>
                                  <m:sty m:val="p"/>
                                </m:rPr>
                                <w:rPr>
                                  <w:rFonts w:ascii="Cambria Math" w:hAnsi="Cambria Math"/>
                                </w:rPr>
                                <m:t>ϕ</m:t>
                              </w:ins>
                            </m:r>
                          </m:e>
                          <m:sup>
                            <m:r>
                              <w:ins w:id="1060" w:author="Chasco, Brandon Edward" w:date="2020-08-26T11:45:00Z">
                                <m:rPr>
                                  <m:sty m:val="p"/>
                                </m:rPr>
                                <w:rPr>
                                  <w:rFonts w:ascii="Cambria Math" w:eastAsia="Cambria Math" w:hAnsi="Cambria Math" w:cs="Cambria Math"/>
                                </w:rPr>
                                <m:t>2</m:t>
                              </w:ins>
                            </m:r>
                          </m:sup>
                        </m:sSup>
                      </m:e>
                    </m:d>
                  </m:e>
                  <m:sup>
                    <m:r>
                      <w:ins w:id="1061" w:author="Chasco, Brandon Edward" w:date="2020-08-26T11:45:00Z">
                        <m:rPr>
                          <m:sty m:val="p"/>
                        </m:rPr>
                        <w:rPr>
                          <w:rFonts w:ascii="Cambria Math" w:eastAsia="Cambria Math" w:hAnsi="Cambria Math" w:cs="Cambria Math"/>
                        </w:rPr>
                        <m:t>(r)</m:t>
                      </w:ins>
                    </m:r>
                  </m:sup>
                </m:sSup>
              </m:oMath>
            </m:oMathPara>
          </w:p>
        </w:tc>
        <w:tc>
          <w:tcPr>
            <w:tcW w:w="2522" w:type="dxa"/>
            <w:tcBorders>
              <w:top w:val="nil"/>
              <w:left w:val="nil"/>
              <w:bottom w:val="nil"/>
              <w:right w:val="nil"/>
            </w:tcBorders>
            <w:shd w:val="clear" w:color="auto" w:fill="auto"/>
            <w:vAlign w:val="bottom"/>
          </w:tcPr>
          <w:p w14:paraId="0B1F25F8" w14:textId="77777777" w:rsidR="00A50AAF" w:rsidRPr="00B166D4" w:rsidRDefault="00A50AAF" w:rsidP="001C7249">
            <w:pPr>
              <w:spacing w:after="0" w:line="240" w:lineRule="auto"/>
              <w:jc w:val="right"/>
              <w:rPr>
                <w:ins w:id="1062" w:author="Chasco, Brandon Edward" w:date="2020-08-26T11:45:00Z"/>
                <w:color w:val="000000"/>
                <w:sz w:val="22"/>
                <w:szCs w:val="22"/>
              </w:rPr>
            </w:pPr>
            <w:ins w:id="1063" w:author="Chasco, Brandon Edward" w:date="2020-08-26T11:45:00Z">
              <w:r w:rsidRPr="00B166D4">
                <w:rPr>
                  <w:rFonts w:ascii="Calibri" w:eastAsia="Calibri" w:hAnsi="Calibri" w:cs="Calibri"/>
                  <w:color w:val="000000"/>
                  <w:sz w:val="22"/>
                  <w:szCs w:val="22"/>
                </w:rPr>
                <w:t>0.58 ( 0.449, 0.749 )</w:t>
              </w:r>
            </w:ins>
          </w:p>
        </w:tc>
        <w:tc>
          <w:tcPr>
            <w:tcW w:w="2320" w:type="dxa"/>
            <w:tcBorders>
              <w:top w:val="nil"/>
              <w:left w:val="nil"/>
              <w:bottom w:val="nil"/>
              <w:right w:val="nil"/>
            </w:tcBorders>
            <w:shd w:val="clear" w:color="auto" w:fill="auto"/>
            <w:vAlign w:val="bottom"/>
          </w:tcPr>
          <w:p w14:paraId="45004966" w14:textId="77777777" w:rsidR="00A50AAF" w:rsidRPr="00B166D4" w:rsidRDefault="00A50AAF" w:rsidP="001C7249">
            <w:pPr>
              <w:spacing w:after="0" w:line="240" w:lineRule="auto"/>
              <w:jc w:val="right"/>
              <w:rPr>
                <w:ins w:id="1064" w:author="Chasco, Brandon Edward" w:date="2020-08-26T11:45:00Z"/>
                <w:color w:val="000000"/>
                <w:sz w:val="22"/>
                <w:szCs w:val="22"/>
              </w:rPr>
            </w:pPr>
            <w:ins w:id="1065" w:author="Chasco, Brandon Edward" w:date="2020-08-26T11:45:00Z">
              <w:r w:rsidRPr="00B166D4">
                <w:rPr>
                  <w:rFonts w:ascii="Calibri" w:eastAsia="Calibri" w:hAnsi="Calibri" w:cs="Calibri"/>
                  <w:color w:val="000000"/>
                  <w:sz w:val="22"/>
                  <w:szCs w:val="22"/>
                </w:rPr>
                <w:t>0.576 ( 0.442, 0.75 )</w:t>
              </w:r>
            </w:ins>
          </w:p>
        </w:tc>
        <w:tc>
          <w:tcPr>
            <w:tcW w:w="2320" w:type="dxa"/>
            <w:tcBorders>
              <w:top w:val="nil"/>
              <w:left w:val="nil"/>
              <w:bottom w:val="nil"/>
              <w:right w:val="nil"/>
            </w:tcBorders>
            <w:vAlign w:val="bottom"/>
          </w:tcPr>
          <w:p w14:paraId="370CB1A3" w14:textId="77777777" w:rsidR="00A50AAF" w:rsidRPr="00B166D4" w:rsidRDefault="00A50AAF" w:rsidP="001C7249">
            <w:pPr>
              <w:spacing w:after="0" w:line="240" w:lineRule="auto"/>
              <w:jc w:val="right"/>
              <w:rPr>
                <w:ins w:id="1066" w:author="Chasco, Brandon Edward" w:date="2020-08-26T11:45:00Z"/>
                <w:color w:val="000000"/>
                <w:sz w:val="22"/>
                <w:szCs w:val="22"/>
              </w:rPr>
            </w:pPr>
            <w:ins w:id="1067" w:author="Chasco, Brandon Edward" w:date="2020-08-26T11:45:00Z">
              <w:r w:rsidRPr="00B166D4">
                <w:rPr>
                  <w:rFonts w:ascii="Calibri" w:eastAsia="Calibri" w:hAnsi="Calibri" w:cs="Calibri"/>
                  <w:color w:val="000000"/>
                  <w:sz w:val="22"/>
                  <w:szCs w:val="22"/>
                </w:rPr>
                <w:t>0.611 ( 0.451, 0.826 )</w:t>
              </w:r>
            </w:ins>
          </w:p>
        </w:tc>
      </w:tr>
      <w:tr w:rsidR="00A50AAF" w:rsidRPr="006226B0" w14:paraId="09E32570" w14:textId="77777777" w:rsidTr="001C7249">
        <w:trPr>
          <w:trHeight w:val="318"/>
          <w:ins w:id="1068" w:author="Chasco, Brandon Edward" w:date="2020-08-26T11:45:00Z"/>
        </w:trPr>
        <w:tc>
          <w:tcPr>
            <w:tcW w:w="2218" w:type="dxa"/>
            <w:tcBorders>
              <w:top w:val="nil"/>
              <w:left w:val="nil"/>
              <w:right w:val="nil"/>
            </w:tcBorders>
            <w:shd w:val="clear" w:color="auto" w:fill="auto"/>
            <w:vAlign w:val="bottom"/>
          </w:tcPr>
          <w:p w14:paraId="23553677" w14:textId="77777777" w:rsidR="00A50AAF" w:rsidRPr="006226B0" w:rsidRDefault="00A50AAF" w:rsidP="001C7249">
            <w:pPr>
              <w:spacing w:after="0" w:line="240" w:lineRule="auto"/>
              <w:rPr>
                <w:ins w:id="1069" w:author="Chasco, Brandon Edward" w:date="2020-08-26T11:45:00Z"/>
                <w:color w:val="000000"/>
                <w:sz w:val="22"/>
                <w:szCs w:val="22"/>
              </w:rPr>
            </w:pPr>
            <w:ins w:id="1070" w:author="Chasco, Brandon Edward" w:date="2020-08-26T11:45:00Z">
              <w:r w:rsidRPr="006226B0">
                <w:rPr>
                  <w:color w:val="000000"/>
                  <w:sz w:val="22"/>
                  <w:szCs w:val="22"/>
                </w:rPr>
                <w:t>Effect of first marine covariate</w:t>
              </w:r>
            </w:ins>
          </w:p>
        </w:tc>
        <w:tc>
          <w:tcPr>
            <w:tcW w:w="1109" w:type="dxa"/>
            <w:tcBorders>
              <w:top w:val="nil"/>
              <w:left w:val="nil"/>
              <w:right w:val="nil"/>
            </w:tcBorders>
          </w:tcPr>
          <w:p w14:paraId="17172583" w14:textId="77777777" w:rsidR="00A50AAF" w:rsidRPr="006226B0" w:rsidRDefault="00A50AAF" w:rsidP="001C7249">
            <w:pPr>
              <w:jc w:val="center"/>
              <w:rPr>
                <w:ins w:id="1071" w:author="Chasco, Brandon Edward" w:date="2020-08-26T11:45:00Z"/>
                <w:color w:val="000000"/>
                <w:sz w:val="22"/>
                <w:szCs w:val="22"/>
              </w:rPr>
            </w:pPr>
            <m:oMathPara>
              <m:oMath>
                <m:r>
                  <w:ins w:id="1072" w:author="Chasco, Brandon Edward" w:date="2020-08-26T11:45:00Z">
                    <m:rPr>
                      <m:sty m:val="p"/>
                    </m:rPr>
                    <w:rPr>
                      <w:rFonts w:ascii="Cambria Math" w:hAnsi="Cambria Math"/>
                    </w:rPr>
                    <m:t>β</m:t>
                  </w:ins>
                </m:r>
              </m:oMath>
            </m:oMathPara>
          </w:p>
        </w:tc>
        <w:tc>
          <w:tcPr>
            <w:tcW w:w="2522" w:type="dxa"/>
            <w:tcBorders>
              <w:top w:val="nil"/>
              <w:left w:val="nil"/>
              <w:right w:val="nil"/>
            </w:tcBorders>
            <w:shd w:val="clear" w:color="auto" w:fill="auto"/>
            <w:vAlign w:val="bottom"/>
          </w:tcPr>
          <w:p w14:paraId="6E06C17E" w14:textId="77777777" w:rsidR="00A50AAF" w:rsidRPr="006226B0" w:rsidRDefault="00A50AAF" w:rsidP="001C7249">
            <w:pPr>
              <w:spacing w:after="0" w:line="240" w:lineRule="auto"/>
              <w:jc w:val="right"/>
              <w:rPr>
                <w:ins w:id="1073" w:author="Chasco, Brandon Edward" w:date="2020-08-26T11:45:00Z"/>
                <w:color w:val="000000"/>
                <w:sz w:val="22"/>
                <w:szCs w:val="22"/>
                <w:vertAlign w:val="superscript"/>
              </w:rPr>
            </w:pPr>
            <w:ins w:id="1074" w:author="Chasco, Brandon Edward" w:date="2020-08-26T11:45:00Z">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ins>
          </w:p>
        </w:tc>
        <w:tc>
          <w:tcPr>
            <w:tcW w:w="2320" w:type="dxa"/>
            <w:tcBorders>
              <w:top w:val="nil"/>
              <w:left w:val="nil"/>
              <w:right w:val="nil"/>
            </w:tcBorders>
            <w:shd w:val="clear" w:color="auto" w:fill="auto"/>
            <w:vAlign w:val="bottom"/>
          </w:tcPr>
          <w:p w14:paraId="1439F3BD" w14:textId="77777777" w:rsidR="00A50AAF" w:rsidRPr="006226B0" w:rsidRDefault="00A50AAF" w:rsidP="001C7249">
            <w:pPr>
              <w:spacing w:after="0" w:line="240" w:lineRule="auto"/>
              <w:jc w:val="right"/>
              <w:rPr>
                <w:ins w:id="1075" w:author="Chasco, Brandon Edward" w:date="2020-08-26T11:45:00Z"/>
                <w:color w:val="000000"/>
                <w:sz w:val="22"/>
                <w:szCs w:val="22"/>
                <w:vertAlign w:val="superscript"/>
              </w:rPr>
            </w:pPr>
            <w:ins w:id="1076" w:author="Chasco, Brandon Edward" w:date="2020-08-26T11:45:00Z">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ins>
          </w:p>
        </w:tc>
        <w:tc>
          <w:tcPr>
            <w:tcW w:w="2320" w:type="dxa"/>
            <w:tcBorders>
              <w:top w:val="nil"/>
              <w:left w:val="nil"/>
              <w:right w:val="nil"/>
            </w:tcBorders>
            <w:vAlign w:val="bottom"/>
          </w:tcPr>
          <w:p w14:paraId="0E4861F8" w14:textId="77777777" w:rsidR="00A50AAF" w:rsidRPr="006226B0" w:rsidRDefault="00A50AAF" w:rsidP="001C7249">
            <w:pPr>
              <w:spacing w:after="0" w:line="240" w:lineRule="auto"/>
              <w:jc w:val="right"/>
              <w:rPr>
                <w:ins w:id="1077" w:author="Chasco, Brandon Edward" w:date="2020-08-26T11:45:00Z"/>
                <w:color w:val="000000"/>
                <w:sz w:val="22"/>
                <w:szCs w:val="22"/>
                <w:vertAlign w:val="superscript"/>
              </w:rPr>
            </w:pPr>
            <w:ins w:id="1078" w:author="Chasco, Brandon Edward" w:date="2020-08-26T11:45:00Z">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ins>
          </w:p>
        </w:tc>
      </w:tr>
      <w:tr w:rsidR="00A50AAF" w:rsidRPr="006226B0" w14:paraId="053216E7" w14:textId="77777777" w:rsidTr="001C7249">
        <w:trPr>
          <w:trHeight w:val="318"/>
          <w:ins w:id="1079" w:author="Chasco, Brandon Edward" w:date="2020-08-26T11:45:00Z"/>
        </w:trPr>
        <w:tc>
          <w:tcPr>
            <w:tcW w:w="2218" w:type="dxa"/>
            <w:tcBorders>
              <w:top w:val="nil"/>
              <w:left w:val="nil"/>
              <w:bottom w:val="single" w:sz="4" w:space="0" w:color="000000"/>
              <w:right w:val="nil"/>
            </w:tcBorders>
            <w:shd w:val="clear" w:color="auto" w:fill="auto"/>
            <w:vAlign w:val="bottom"/>
          </w:tcPr>
          <w:p w14:paraId="6A1FF1F5" w14:textId="77777777" w:rsidR="00A50AAF" w:rsidRPr="006226B0" w:rsidRDefault="00A50AAF" w:rsidP="001C7249">
            <w:pPr>
              <w:spacing w:after="0" w:line="240" w:lineRule="auto"/>
              <w:rPr>
                <w:ins w:id="1080" w:author="Chasco, Brandon Edward" w:date="2020-08-26T11:45:00Z"/>
                <w:color w:val="000000"/>
                <w:sz w:val="22"/>
                <w:szCs w:val="22"/>
              </w:rPr>
            </w:pPr>
            <w:ins w:id="1081" w:author="Chasco, Brandon Edward" w:date="2020-08-26T11:45:00Z">
              <w:r w:rsidRPr="006226B0">
                <w:rPr>
                  <w:color w:val="000000"/>
                  <w:sz w:val="22"/>
                  <w:szCs w:val="22"/>
                </w:rPr>
                <w:t>Effect of second marine covariate</w:t>
              </w:r>
            </w:ins>
          </w:p>
        </w:tc>
        <w:tc>
          <w:tcPr>
            <w:tcW w:w="1109" w:type="dxa"/>
            <w:tcBorders>
              <w:top w:val="nil"/>
              <w:left w:val="nil"/>
              <w:bottom w:val="single" w:sz="4" w:space="0" w:color="000000"/>
              <w:right w:val="nil"/>
            </w:tcBorders>
          </w:tcPr>
          <w:p w14:paraId="66922DA7" w14:textId="77777777" w:rsidR="00A50AAF" w:rsidRPr="006226B0" w:rsidRDefault="00A50AAF" w:rsidP="001C7249">
            <w:pPr>
              <w:jc w:val="center"/>
              <w:rPr>
                <w:ins w:id="1082" w:author="Chasco, Brandon Edward" w:date="2020-08-26T11:45:00Z"/>
                <w:color w:val="000000"/>
                <w:sz w:val="22"/>
                <w:szCs w:val="22"/>
              </w:rPr>
            </w:pPr>
            <m:oMathPara>
              <m:oMath>
                <m:r>
                  <w:ins w:id="1083" w:author="Chasco, Brandon Edward" w:date="2020-08-26T11:45:00Z">
                    <m:rPr>
                      <m:sty m:val="p"/>
                    </m:rPr>
                    <w:rPr>
                      <w:rFonts w:ascii="Cambria Math" w:hAnsi="Cambria Math"/>
                    </w:rPr>
                    <m:t>β</m:t>
                  </w:ins>
                </m:r>
              </m:oMath>
            </m:oMathPara>
          </w:p>
        </w:tc>
        <w:tc>
          <w:tcPr>
            <w:tcW w:w="2522" w:type="dxa"/>
            <w:tcBorders>
              <w:top w:val="nil"/>
              <w:left w:val="nil"/>
              <w:bottom w:val="single" w:sz="4" w:space="0" w:color="000000"/>
              <w:right w:val="nil"/>
            </w:tcBorders>
            <w:shd w:val="clear" w:color="auto" w:fill="auto"/>
            <w:vAlign w:val="bottom"/>
          </w:tcPr>
          <w:p w14:paraId="10EE3DDB" w14:textId="77777777" w:rsidR="00A50AAF" w:rsidRPr="006226B0" w:rsidRDefault="00A50AAF" w:rsidP="001C7249">
            <w:pPr>
              <w:spacing w:after="0" w:line="240" w:lineRule="auto"/>
              <w:jc w:val="right"/>
              <w:rPr>
                <w:ins w:id="1084" w:author="Chasco, Brandon Edward" w:date="2020-08-26T11:45:00Z"/>
                <w:color w:val="000000"/>
                <w:sz w:val="22"/>
                <w:szCs w:val="22"/>
                <w:vertAlign w:val="superscript"/>
              </w:rPr>
            </w:pPr>
            <w:ins w:id="1085" w:author="Chasco, Brandon Edward" w:date="2020-08-26T11:45:00Z">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ins>
          </w:p>
        </w:tc>
        <w:tc>
          <w:tcPr>
            <w:tcW w:w="2320" w:type="dxa"/>
            <w:tcBorders>
              <w:top w:val="nil"/>
              <w:left w:val="nil"/>
              <w:bottom w:val="single" w:sz="4" w:space="0" w:color="000000"/>
              <w:right w:val="nil"/>
            </w:tcBorders>
            <w:shd w:val="clear" w:color="auto" w:fill="auto"/>
            <w:vAlign w:val="bottom"/>
          </w:tcPr>
          <w:p w14:paraId="1EC7BA66" w14:textId="77777777" w:rsidR="00A50AAF" w:rsidRPr="006226B0" w:rsidRDefault="00A50AAF" w:rsidP="001C7249">
            <w:pPr>
              <w:spacing w:after="0" w:line="240" w:lineRule="auto"/>
              <w:jc w:val="right"/>
              <w:rPr>
                <w:ins w:id="1086" w:author="Chasco, Brandon Edward" w:date="2020-08-26T11:45:00Z"/>
                <w:color w:val="000000"/>
                <w:sz w:val="22"/>
                <w:szCs w:val="22"/>
                <w:vertAlign w:val="superscript"/>
              </w:rPr>
            </w:pPr>
            <w:ins w:id="1087" w:author="Chasco, Brandon Edward" w:date="2020-08-26T11:45:00Z">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ins>
          </w:p>
        </w:tc>
        <w:tc>
          <w:tcPr>
            <w:tcW w:w="2320" w:type="dxa"/>
            <w:tcBorders>
              <w:top w:val="nil"/>
              <w:left w:val="nil"/>
              <w:bottom w:val="single" w:sz="4" w:space="0" w:color="000000"/>
              <w:right w:val="nil"/>
            </w:tcBorders>
            <w:vAlign w:val="bottom"/>
          </w:tcPr>
          <w:p w14:paraId="6F46AB9A" w14:textId="77777777" w:rsidR="00A50AAF" w:rsidRPr="006226B0" w:rsidRDefault="00A50AAF" w:rsidP="001C7249">
            <w:pPr>
              <w:spacing w:after="0" w:line="240" w:lineRule="auto"/>
              <w:jc w:val="right"/>
              <w:rPr>
                <w:ins w:id="1088" w:author="Chasco, Brandon Edward" w:date="2020-08-26T11:45:00Z"/>
                <w:color w:val="000000"/>
                <w:sz w:val="22"/>
                <w:szCs w:val="22"/>
                <w:vertAlign w:val="superscript"/>
              </w:rPr>
            </w:pPr>
            <w:ins w:id="1089" w:author="Chasco, Brandon Edward" w:date="2020-08-26T11:45:00Z">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ins>
          </w:p>
        </w:tc>
      </w:tr>
    </w:tbl>
    <w:p w14:paraId="6DA55B61" w14:textId="77777777" w:rsidR="00A50AAF" w:rsidRPr="006226B0" w:rsidRDefault="00A50AAF" w:rsidP="00A50AAF">
      <w:pPr>
        <w:spacing w:line="240" w:lineRule="auto"/>
        <w:rPr>
          <w:ins w:id="1090" w:author="Chasco, Brandon Edward" w:date="2020-08-26T11:45:00Z"/>
          <w:b/>
          <w:vertAlign w:val="superscript"/>
        </w:rPr>
      </w:pPr>
    </w:p>
    <w:p w14:paraId="7BAF92AB" w14:textId="77777777" w:rsidR="00A50AAF" w:rsidRPr="006226B0" w:rsidRDefault="00A50AAF" w:rsidP="00A50AAF">
      <w:pPr>
        <w:spacing w:line="240" w:lineRule="auto"/>
        <w:rPr>
          <w:ins w:id="1091" w:author="Chasco, Brandon Edward" w:date="2020-08-26T11:45:00Z"/>
        </w:rPr>
      </w:pPr>
      <w:ins w:id="1092" w:author="Chasco, Brandon Edward" w:date="2020-08-26T11:45:00Z">
        <w:r w:rsidRPr="006226B0">
          <w:rPr>
            <w:b/>
            <w:vertAlign w:val="superscript"/>
          </w:rPr>
          <w:t>1</w:t>
        </w:r>
        <w:r w:rsidRPr="006226B0">
          <w:t>For hatchery spring/summer Chinook salmon, the first and second marine covariates in the model with the lowest AIC were transport.sum and npgo.sum, respectively.</w:t>
        </w:r>
      </w:ins>
    </w:p>
    <w:p w14:paraId="5C6590D5" w14:textId="402B3761" w:rsidR="00A50AAF" w:rsidRPr="006226B0" w:rsidRDefault="00A50AAF" w:rsidP="00A50AAF">
      <w:pPr>
        <w:spacing w:line="240" w:lineRule="auto"/>
        <w:rPr>
          <w:ins w:id="1093" w:author="Chasco, Brandon Edward" w:date="2020-08-26T11:45:00Z"/>
        </w:rPr>
        <w:pPrChange w:id="1094" w:author="Chasco, Brandon Edward" w:date="2020-08-26T11:48:00Z">
          <w:pPr/>
        </w:pPrChange>
      </w:pPr>
      <w:ins w:id="1095" w:author="Chasco, Brandon Edward" w:date="2020-08-26T11:45:00Z">
        <w:r w:rsidRPr="006226B0">
          <w:rPr>
            <w:b/>
            <w:vertAlign w:val="superscript"/>
          </w:rPr>
          <w:t>2</w:t>
        </w:r>
        <w:r w:rsidRPr="006226B0">
          <w:t>For wild spring/summer Chinook salmon, the first and second marine covariates in the model with the lowest AIC were cui</w:t>
        </w:r>
        <w:r>
          <w:t>.spr and pdo.sum, respectively.</w:t>
        </w:r>
      </w:ins>
    </w:p>
    <w:p w14:paraId="34DE3AF3" w14:textId="0BFB17D0" w:rsidR="00590648" w:rsidRDefault="00590648" w:rsidP="00A50AAF">
      <w:pPr>
        <w:pStyle w:val="Caption"/>
        <w:rPr>
          <w:ins w:id="1096" w:author="Chasco, Brandon Edward" w:date="2020-08-26T11:48:00Z"/>
        </w:rPr>
        <w:pPrChange w:id="1097" w:author="Chasco, Brandon Edward" w:date="2020-08-26T11:48:00Z">
          <w:pPr>
            <w:pStyle w:val="Caption"/>
          </w:pPr>
        </w:pPrChange>
      </w:pPr>
      <w:ins w:id="1098" w:author="Chasco, Brandon Edward" w:date="2020-08-26T10:14:00Z">
        <w:r>
          <w:t xml:space="preserve">Fig </w:t>
        </w:r>
        <w:r>
          <w:fldChar w:fldCharType="begin"/>
        </w:r>
        <w:r>
          <w:instrText xml:space="preserve"> SEQ Figure \* ARABIC </w:instrText>
        </w:r>
        <w:r>
          <w:fldChar w:fldCharType="separate"/>
        </w:r>
        <w:r>
          <w:rPr>
            <w:noProof/>
          </w:rPr>
          <w:t>1</w:t>
        </w:r>
        <w:r>
          <w:rPr>
            <w:noProof/>
          </w:rPr>
          <w:fldChar w:fldCharType="end"/>
        </w:r>
        <w:r>
          <w:t xml:space="preserve">. </w:t>
        </w:r>
      </w:ins>
      <w:ins w:id="1099" w:author="Chasco, Brandon Edward" w:date="2020-08-26T10:15:00Z">
        <w:r w:rsidRPr="00590648">
          <w:rPr>
            <w:b/>
            <w:rPrChange w:id="1100" w:author="Chasco, Brandon Edward" w:date="2020-08-26T10:15:00Z">
              <w:rPr/>
            </w:rPrChange>
          </w:rPr>
          <w:t>Effects on juvenile Chinook salmon survival.</w:t>
        </w:r>
        <w:r>
          <w:t xml:space="preserve"> </w:t>
        </w:r>
      </w:ins>
      <w:ins w:id="1101" w:author="Chasco, Brandon Edward" w:date="2020-08-26T10:14:00Z">
        <w:r w:rsidRPr="00B166D4">
          <w:t>Environmental effects on survival of wild (upper panel) and hatchery (lower panel) spring/summer Chinook salmon based on the model fit to the observed data as selected by AIC (see</w:t>
        </w:r>
        <w:r>
          <w:t xml:space="preserve"> </w:t>
        </w:r>
        <w:r>
          <w:fldChar w:fldCharType="begin"/>
        </w:r>
        <w:r>
          <w:instrText xml:space="preserve"> REF _Ref39754795 \h </w:instrText>
        </w:r>
        <w:r>
          <w:fldChar w:fldCharType="separate"/>
        </w:r>
        <w:r>
          <w:t xml:space="preserve">Table </w:t>
        </w:r>
        <w:r>
          <w:rPr>
            <w:noProof/>
          </w:rPr>
          <w:t>4</w:t>
        </w:r>
        <w:r>
          <w:fldChar w:fldCharType="end"/>
        </w:r>
        <w:r>
          <w:t xml:space="preserve"> </w:t>
        </w:r>
        <w:r w:rsidRPr="00B166D4">
          <w:t>for summary of best fit models).</w:t>
        </w:r>
      </w:ins>
    </w:p>
    <w:p w14:paraId="3ACD3CA9" w14:textId="77777777" w:rsidR="00A50AAF" w:rsidRPr="00590648" w:rsidRDefault="00A50AAF" w:rsidP="00A50AAF">
      <w:pPr>
        <w:spacing w:after="0" w:line="240" w:lineRule="auto"/>
        <w:pPrChange w:id="1102" w:author="Chasco, Brandon Edward" w:date="2020-08-26T11:45:00Z">
          <w:pPr>
            <w:pStyle w:val="Caption"/>
          </w:pPr>
        </w:pPrChange>
      </w:pPr>
    </w:p>
    <w:p w14:paraId="4E955070" w14:textId="4BD0B75C" w:rsidR="00B11759" w:rsidRDefault="0086311F" w:rsidP="00A50AAF">
      <w:pPr>
        <w:pStyle w:val="Caption"/>
        <w:ind w:firstLine="720"/>
        <w:rPr>
          <w:ins w:id="1103" w:author="Chasco, Brandon Edward" w:date="2020-08-26T10:16:00Z"/>
        </w:rPr>
        <w:pPrChange w:id="1104" w:author="Chasco, Brandon Edward" w:date="2020-08-26T11:48:00Z">
          <w:pPr>
            <w:pStyle w:val="Caption"/>
          </w:pPr>
        </w:pPrChange>
      </w:pPr>
      <w:r w:rsidRPr="00B166D4">
        <w:lastRenderedPageBreak/>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w:t>
      </w:r>
      <w:r w:rsidR="00316CB8">
        <w:fldChar w:fldCharType="begin"/>
      </w:r>
      <w:r w:rsidR="00316CB8">
        <w:instrText xml:space="preserve"> REF _Ref39563076 \h </w:instrText>
      </w:r>
      <w:r w:rsidR="00316CB8">
        <w:fldChar w:fldCharType="separate"/>
      </w:r>
      <w:r w:rsidR="00D27709">
        <w:t>Fig</w:t>
      </w:r>
      <w:del w:id="1105" w:author="Chasco, Brandon Edward" w:date="2020-08-26T10:10:00Z">
        <w:r w:rsidR="00D27709" w:rsidDel="00590648">
          <w:delText>ure</w:delText>
        </w:r>
      </w:del>
      <w:r w:rsidR="00D27709">
        <w:t xml:space="preserve"> </w:t>
      </w:r>
      <w:r w:rsidR="00D27709">
        <w:rPr>
          <w:noProof/>
        </w:rPr>
        <w:t>2</w:t>
      </w:r>
      <w:r w:rsidR="00316CB8">
        <w:fldChar w:fldCharType="end"/>
      </w:r>
      <w:r w:rsidRPr="00B166D4">
        <w:t xml:space="preserve"> for calculation). For the top models listed in</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Pr="00B166D4">
        <w:t xml:space="preserve">, </w:t>
      </w:r>
      <w:r w:rsidR="00551756" w:rsidRPr="00B166D4">
        <w:t xml:space="preserve">the </w:t>
      </w:r>
      <w:r w:rsidRPr="00B166D4">
        <w:t>coastal upwelling index (CUI), Washington coastal and arc sea surface temperatures (ersstWAcoast and ersstArc, respectively), and Pacific decadal oscillation (PDO) were important for wild fish (</w:t>
      </w:r>
      <w:r w:rsidR="00316CB8">
        <w:fldChar w:fldCharType="begin"/>
      </w:r>
      <w:r w:rsidR="00316CB8">
        <w:instrText xml:space="preserve"> REF _Ref39563076 \h </w:instrText>
      </w:r>
      <w:r w:rsidR="00316CB8">
        <w:fldChar w:fldCharType="separate"/>
      </w:r>
      <w:r w:rsidR="00D27709">
        <w:t>Fig</w:t>
      </w:r>
      <w:del w:id="1106" w:author="Chasco, Brandon Edward" w:date="2020-08-26T10:10:00Z">
        <w:r w:rsidR="00D27709" w:rsidDel="00590648">
          <w:delText>ure</w:delText>
        </w:r>
      </w:del>
      <w:r w:rsidR="00D27709">
        <w:t xml:space="preserve"> </w:t>
      </w:r>
      <w:r w:rsidR="00D27709">
        <w:rPr>
          <w:noProof/>
        </w:rPr>
        <w:t>2</w:t>
      </w:r>
      <w:r w:rsidR="00316CB8">
        <w:fldChar w:fldCharType="end"/>
      </w:r>
      <w:r w:rsidRPr="00B166D4">
        <w:t xml:space="preserve">),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w:t>
      </w:r>
      <w:r w:rsidR="00316CB8">
        <w:fldChar w:fldCharType="begin"/>
      </w:r>
      <w:r w:rsidR="00316CB8">
        <w:instrText xml:space="preserve"> REF _Ref39563076 \h </w:instrText>
      </w:r>
      <w:r w:rsidR="00316CB8">
        <w:fldChar w:fldCharType="separate"/>
      </w:r>
      <w:r w:rsidR="00D27709">
        <w:t>Fig</w:t>
      </w:r>
      <w:del w:id="1107" w:author="Chasco, Brandon Edward" w:date="2020-08-26T10:10:00Z">
        <w:r w:rsidR="00D27709" w:rsidDel="00590648">
          <w:delText>ure</w:delText>
        </w:r>
      </w:del>
      <w:r w:rsidR="00D27709">
        <w:t xml:space="preserve"> </w:t>
      </w:r>
      <w:r w:rsidR="00D27709">
        <w:rPr>
          <w:noProof/>
        </w:rPr>
        <w:t>2</w:t>
      </w:r>
      <w:r w:rsidR="00316CB8">
        <w:fldChar w:fldCharType="end"/>
      </w:r>
      <w:r w:rsidR="00551756" w:rsidRPr="00B166D4">
        <w:t>)</w:t>
      </w:r>
      <w:r w:rsidR="00A770B9" w:rsidRPr="00B166D4">
        <w:t>.</w:t>
      </w:r>
      <w:r w:rsidR="00551756" w:rsidRPr="00B166D4">
        <w:t xml:space="preserve"> </w:t>
      </w:r>
    </w:p>
    <w:p w14:paraId="211715CC" w14:textId="5BB88895" w:rsidR="00590648" w:rsidRPr="00590648" w:rsidRDefault="00590648" w:rsidP="00590648">
      <w:pPr>
        <w:pStyle w:val="Caption"/>
        <w:rPr>
          <w:b/>
          <w:rPrChange w:id="1108" w:author="Chasco, Brandon Edward" w:date="2020-08-26T10:17:00Z">
            <w:rPr/>
          </w:rPrChange>
        </w:rPr>
      </w:pPr>
      <w:ins w:id="1109" w:author="Chasco, Brandon Edward" w:date="2020-08-26T10:16:00Z">
        <w:r>
          <w:t xml:space="preserve">Fig </w:t>
        </w:r>
        <w:r>
          <w:fldChar w:fldCharType="begin"/>
        </w:r>
        <w:r>
          <w:instrText xml:space="preserve"> SEQ Figure \* ARABIC </w:instrText>
        </w:r>
        <w:r>
          <w:fldChar w:fldCharType="separate"/>
        </w:r>
        <w:r>
          <w:rPr>
            <w:noProof/>
          </w:rPr>
          <w:t>2</w:t>
        </w:r>
        <w:r>
          <w:rPr>
            <w:noProof/>
          </w:rPr>
          <w:fldChar w:fldCharType="end"/>
        </w:r>
        <w:r>
          <w:t xml:space="preserve">. </w:t>
        </w:r>
        <w:r w:rsidRPr="00590648">
          <w:rPr>
            <w:b/>
            <w:rPrChange w:id="1110" w:author="Chasco, Brandon Edward" w:date="2020-08-26T10:17:00Z">
              <w:rPr/>
            </w:rPrChange>
          </w:rPr>
          <w:t xml:space="preserve">Relative importance of environmental covariates in </w:t>
        </w:r>
      </w:ins>
      <w:ins w:id="1111" w:author="Chasco, Brandon Edward" w:date="2020-08-26T10:17:00Z">
        <w:r w:rsidRPr="00590648">
          <w:rPr>
            <w:b/>
            <w:rPrChange w:id="1112" w:author="Chasco, Brandon Edward" w:date="2020-08-26T10:17:00Z">
              <w:rPr/>
            </w:rPrChange>
          </w:rPr>
          <w:t>juvenile</w:t>
        </w:r>
      </w:ins>
      <w:ins w:id="1113" w:author="Chasco, Brandon Edward" w:date="2020-08-26T10:16:00Z">
        <w:r w:rsidRPr="00590648">
          <w:rPr>
            <w:b/>
            <w:rPrChange w:id="1114" w:author="Chasco, Brandon Edward" w:date="2020-08-26T10:17:00Z">
              <w:rPr/>
            </w:rPrChange>
          </w:rPr>
          <w:t xml:space="preserve"> </w:t>
        </w:r>
      </w:ins>
      <w:ins w:id="1115" w:author="Chasco, Brandon Edward" w:date="2020-08-26T10:17:00Z">
        <w:r w:rsidRPr="00590648">
          <w:rPr>
            <w:b/>
            <w:rPrChange w:id="1116" w:author="Chasco, Brandon Edward" w:date="2020-08-26T10:17:00Z">
              <w:rPr/>
            </w:rPrChange>
          </w:rPr>
          <w:t>salmon survival models.</w:t>
        </w:r>
        <w:r>
          <w:t xml:space="preserve"> </w:t>
        </w:r>
      </w:ins>
      <w:ins w:id="1117" w:author="Chasco, Brandon Edward" w:date="2020-08-26T10:16:00Z">
        <w:r w:rsidRPr="00B166D4">
          <w:t xml:space="preserve">Relative importance of the different marine covariates for predicting the marine survival of hatchery (left column) and wild (right column) spring/summer Chinook salmon, where the aggregated weight of a covariate </w:t>
        </w:r>
        <w:r w:rsidRPr="006226B0">
          <w:t xml:space="preserve">c </w:t>
        </w:r>
        <w:r w:rsidRPr="00B166D4">
          <w:t xml:space="preserve">is equal to the sum of the AIC weights for all </w:t>
        </w:r>
        <w:r w:rsidRPr="006226B0">
          <w:t xml:space="preserve">m </w:t>
        </w:r>
        <w:r w:rsidRPr="00B166D4">
          <w:t xml:space="preserve">models containing covariate </w:t>
        </w:r>
        <w:r w:rsidRPr="006226B0">
          <w:t>c</w:t>
        </w:r>
        <w:r w:rsidRPr="00B166D4">
          <w:t xml:space="preserve">, divided by the total weight across all </w:t>
        </w:r>
        <w:r w:rsidRPr="006226B0">
          <w:t xml:space="preserve">m </w:t>
        </w:r>
        <w:r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Pr="00B166D4">
          <w:t>. The “blank” environmental variable is for models with no environmental predictors.</w:t>
        </w:r>
      </w:ins>
    </w:p>
    <w:p w14:paraId="513BB00E" w14:textId="1C0D38DF" w:rsidR="00B11759" w:rsidRDefault="009D5DB1" w:rsidP="00A50AAF">
      <w:pPr>
        <w:pStyle w:val="Caption"/>
        <w:ind w:firstLine="720"/>
        <w:rPr>
          <w:ins w:id="1118" w:author="Chasco, Brandon Edward" w:date="2020-08-26T10:17:00Z"/>
          <w:color w:val="000000"/>
        </w:rPr>
        <w:pPrChange w:id="1119" w:author="Chasco, Brandon Edward" w:date="2020-08-26T11:46:00Z">
          <w:pPr>
            <w:pStyle w:val="Caption"/>
          </w:pPr>
        </w:pPrChange>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and</w:t>
      </w:r>
      <w:r w:rsidR="00CB353E">
        <w:rPr>
          <w:color w:val="000000"/>
        </w:rPr>
        <w:t xml:space="preserve"> </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 xml:space="preserve">.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0.06 for hatchery fish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D27709">
        <w:t>Fig</w:t>
      </w:r>
      <w:del w:id="1120" w:author="Chasco, Brandon Edward" w:date="2020-08-26T10:10:00Z">
        <w:r w:rsidR="00D27709" w:rsidDel="00590648">
          <w:delText>ure</w:delText>
        </w:r>
      </w:del>
      <w:r w:rsidR="00D27709">
        <w:t xml:space="preserve"> </w:t>
      </w:r>
      <w:r w:rsidR="00D27709">
        <w:rPr>
          <w:noProof/>
        </w:rPr>
        <w:t>3</w:t>
      </w:r>
      <w:r w:rsidR="00316CB8">
        <w:rPr>
          <w:color w:val="000000"/>
        </w:rPr>
        <w:fldChar w:fldCharType="end"/>
      </w:r>
      <w:r w:rsidR="0086311F" w:rsidRPr="00B166D4">
        <w:rPr>
          <w:color w:val="000000"/>
        </w:rPr>
        <w:t xml:space="preserve">).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xml:space="preserve">= -0.489)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w:t>
      </w:r>
      <w:r w:rsidR="0086311F" w:rsidRPr="00B166D4">
        <w:rPr>
          <w:color w:val="000000"/>
        </w:rPr>
        <w:lastRenderedPageBreak/>
        <w:t xml:space="preserve">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552DE5DF" w14:textId="6B4F25EB" w:rsidR="000F0FE9" w:rsidRPr="00B166D4" w:rsidRDefault="000F0FE9" w:rsidP="000F0FE9">
      <w:pPr>
        <w:pStyle w:val="Caption"/>
        <w:rPr>
          <w:ins w:id="1121" w:author="Chasco, Brandon Edward" w:date="2020-08-26T10:17:00Z"/>
          <w:color w:val="000000"/>
        </w:rPr>
      </w:pPr>
      <w:ins w:id="1122" w:author="Chasco, Brandon Edward" w:date="2020-08-26T10:17:00Z">
        <w:r>
          <w:t xml:space="preserve">Fig </w:t>
        </w:r>
      </w:ins>
      <w:ins w:id="1123" w:author="Chasco, Brandon Edward" w:date="2020-08-26T10:19:00Z">
        <w:r>
          <w:t>3</w:t>
        </w:r>
      </w:ins>
      <w:ins w:id="1124" w:author="Chasco, Brandon Edward" w:date="2020-08-26T10:17:00Z">
        <w:r>
          <w:t>.</w:t>
        </w:r>
      </w:ins>
      <w:ins w:id="1125" w:author="Chasco, Brandon Edward" w:date="2020-08-26T10:19:00Z">
        <w:r>
          <w:t xml:space="preserve"> </w:t>
        </w:r>
        <w:r w:rsidRPr="000F0FE9">
          <w:rPr>
            <w:b/>
            <w:rPrChange w:id="1126" w:author="Chasco, Brandon Edward" w:date="2020-08-26T10:19:00Z">
              <w:rPr/>
            </w:rPrChange>
          </w:rPr>
          <w:t>Predicted juvenile spring/summer Chinook salmon survival for the Columbia River.</w:t>
        </w:r>
        <w:r>
          <w:t xml:space="preserve"> </w:t>
        </w:r>
      </w:ins>
      <w:ins w:id="1127" w:author="Chasco, Brandon Edward" w:date="2020-08-26T10:17:00Z">
        <w:r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ins>
    </w:p>
    <w:p w14:paraId="424B7EF4" w14:textId="2FB49C68" w:rsidR="000F0FE9" w:rsidRPr="000F0FE9" w:rsidDel="000F0FE9" w:rsidRDefault="00A50AAF" w:rsidP="000F0FE9">
      <w:pPr>
        <w:rPr>
          <w:del w:id="1128" w:author="Chasco, Brandon Edward" w:date="2020-08-26T10:20:00Z"/>
          <w:rPrChange w:id="1129" w:author="Chasco, Brandon Edward" w:date="2020-08-26T10:17:00Z">
            <w:rPr>
              <w:del w:id="1130" w:author="Chasco, Brandon Edward" w:date="2020-08-26T10:20:00Z"/>
              <w:color w:val="000000"/>
            </w:rPr>
          </w:rPrChange>
        </w:rPr>
        <w:pPrChange w:id="1131" w:author="Chasco, Brandon Edward" w:date="2020-08-26T10:17:00Z">
          <w:pPr>
            <w:pStyle w:val="Caption"/>
          </w:pPr>
        </w:pPrChange>
      </w:pPr>
      <w:ins w:id="1132" w:author="Chasco, Brandon Edward" w:date="2020-08-26T11:46:00Z">
        <w:r>
          <w:tab/>
        </w:r>
      </w:ins>
    </w:p>
    <w:p w14:paraId="79DDDAFB" w14:textId="60063AE3" w:rsidR="00B11759" w:rsidRDefault="0086311F" w:rsidP="00D9742C">
      <w:pPr>
        <w:pStyle w:val="Caption"/>
        <w:rPr>
          <w:ins w:id="1133" w:author="Chasco, Brandon Edward" w:date="2020-08-26T10:20:00Z"/>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Pr="00B166D4">
        <w:rPr>
          <w:color w:val="000000"/>
        </w:rPr>
        <w:t>. The day effect was highest for wild fish passing Bonneville Dam around May 3</w:t>
      </w:r>
      <w:r w:rsidRPr="00B166D4">
        <w:rPr>
          <w:color w:val="000000"/>
          <w:vertAlign w:val="superscript"/>
        </w:rPr>
        <w:t>rd</w:t>
      </w:r>
      <w:r w:rsidRPr="00B166D4">
        <w:rPr>
          <w:color w:val="000000"/>
        </w:rPr>
        <w:t>, followed by decreasing survival throughout the remainder of the smolt migration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34" w:author="Chasco, Brandon Edward" w:date="2020-08-26T10:10: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a). By comparison, the model of hatchery fish that included both day and day/year interaction showed no real difference in smolt survival for the day effect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35" w:author="Chasco, Brandon Edward" w:date="2020-08-26T10:11: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a), despite relatively similar mean arrival timing past Bonneville Dam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36" w:author="Chasco, Brandon Edward" w:date="2020-08-26T10:12: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w:t>
      </w:r>
      <w:r w:rsidRPr="00B166D4">
        <w:rPr>
          <w:color w:val="000000"/>
        </w:rPr>
        <w:lastRenderedPageBreak/>
        <w:t>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71E71673" w14:textId="7C17013E" w:rsidR="000F0FE9" w:rsidRDefault="000F0FE9" w:rsidP="000F0FE9">
      <w:pPr>
        <w:pStyle w:val="Caption"/>
        <w:rPr>
          <w:ins w:id="1137" w:author="Chasco, Brandon Edward" w:date="2020-08-26T10:20:00Z"/>
        </w:rPr>
      </w:pPr>
      <w:ins w:id="1138" w:author="Chasco, Brandon Edward" w:date="2020-08-26T10:20:00Z">
        <w:r>
          <w:t xml:space="preserve">Fig </w:t>
        </w:r>
        <w:r>
          <w:t>4</w:t>
        </w:r>
        <w:r>
          <w:t xml:space="preserve">. </w:t>
        </w:r>
        <w:r w:rsidRPr="000F0FE9">
          <w:rPr>
            <w:b/>
            <w:rPrChange w:id="1139" w:author="Chasco, Brandon Edward" w:date="2020-08-26T10:21:00Z">
              <w:rPr/>
            </w:rPrChange>
          </w:rPr>
          <w:t xml:space="preserve">The effect </w:t>
        </w:r>
      </w:ins>
      <w:ins w:id="1140" w:author="Chasco, Brandon Edward" w:date="2020-08-26T10:24:00Z">
        <w:r>
          <w:rPr>
            <w:b/>
          </w:rPr>
          <w:t xml:space="preserve">of </w:t>
        </w:r>
      </w:ins>
      <w:ins w:id="1141" w:author="Chasco, Brandon Edward" w:date="2020-08-26T10:20:00Z">
        <w:r w:rsidRPr="000F0FE9">
          <w:rPr>
            <w:b/>
            <w:rPrChange w:id="1142" w:author="Chasco, Brandon Edward" w:date="2020-08-26T10:21:00Z">
              <w:rPr/>
            </w:rPrChange>
          </w:rPr>
          <w:t xml:space="preserve">day </w:t>
        </w:r>
      </w:ins>
      <w:ins w:id="1143" w:author="Chasco, Brandon Edward" w:date="2020-08-26T10:21:00Z">
        <w:r w:rsidRPr="000F0FE9">
          <w:rPr>
            <w:b/>
            <w:rPrChange w:id="1144" w:author="Chasco, Brandon Edward" w:date="2020-08-26T10:21:00Z">
              <w:rPr/>
            </w:rPrChange>
          </w:rPr>
          <w:t>on juvenile spring/summer Chinook salmon survival</w:t>
        </w:r>
      </w:ins>
      <w:ins w:id="1145" w:author="Chasco, Brandon Edward" w:date="2020-08-26T10:20:00Z">
        <w:r w:rsidRPr="000F0FE9">
          <w:rPr>
            <w:b/>
            <w:rPrChange w:id="1146" w:author="Chasco, Brandon Edward" w:date="2020-08-26T10:21:00Z">
              <w:rPr/>
            </w:rPrChange>
          </w:rPr>
          <w:t>.</w:t>
        </w:r>
        <w:r>
          <w:t xml:space="preserve"> </w:t>
        </w:r>
        <w:r w:rsidRPr="00B166D4">
          <w:t>Predicted smolt-to-adult survival by day for hatchery (red) and wild (blue) spring/summer Chinook salmon (upper panel) for best fit models for each rear type that include both day and day/year interactions (see</w:t>
        </w:r>
        <w:r>
          <w:t xml:space="preserve"> </w:t>
        </w:r>
        <w:r>
          <w:fldChar w:fldCharType="begin"/>
        </w:r>
        <w:r>
          <w:instrText xml:space="preserve"> REF _Ref39754795 \h </w:instrText>
        </w:r>
        <w:r>
          <w:fldChar w:fldCharType="separate"/>
        </w:r>
        <w:r>
          <w:t xml:space="preserve">Table </w:t>
        </w:r>
        <w:r>
          <w:rPr>
            <w:noProof/>
          </w:rPr>
          <w:t>4</w:t>
        </w:r>
        <w:r>
          <w:fldChar w:fldCharType="end"/>
        </w:r>
        <w:r>
          <w:t>)</w:t>
        </w:r>
        <w:r w:rsidRPr="00B166D4">
          <w:t>. Lines represent expected survivals and shaded regions represent 95% credible intervals. Average daily proportion (across all years) of smolts arriving to and migrating past Bonneville Dam (2000 to 2015) (lower panel).</w:t>
        </w:r>
      </w:ins>
    </w:p>
    <w:p w14:paraId="6A0E1012" w14:textId="5CFEA30D" w:rsidR="000F0FE9" w:rsidRPr="000F0FE9" w:rsidDel="000F0FE9" w:rsidRDefault="00A50AAF" w:rsidP="000F0FE9">
      <w:pPr>
        <w:rPr>
          <w:del w:id="1147" w:author="Chasco, Brandon Edward" w:date="2020-08-26T10:21:00Z"/>
          <w:rPrChange w:id="1148" w:author="Chasco, Brandon Edward" w:date="2020-08-26T10:20:00Z">
            <w:rPr>
              <w:del w:id="1149" w:author="Chasco, Brandon Edward" w:date="2020-08-26T10:21:00Z"/>
              <w:color w:val="000000"/>
            </w:rPr>
          </w:rPrChange>
        </w:rPr>
        <w:pPrChange w:id="1150" w:author="Chasco, Brandon Edward" w:date="2020-08-26T10:20:00Z">
          <w:pPr>
            <w:pStyle w:val="Caption"/>
          </w:pPr>
        </w:pPrChange>
      </w:pPr>
      <w:ins w:id="1151" w:author="Chasco, Brandon Edward" w:date="2020-08-26T11:46:00Z">
        <w:r>
          <w:tab/>
        </w:r>
      </w:ins>
    </w:p>
    <w:p w14:paraId="4F26BD7A" w14:textId="1D7B5156" w:rsidR="00B11759" w:rsidRDefault="0086311F" w:rsidP="00D27709">
      <w:pPr>
        <w:pStyle w:val="Caption"/>
        <w:rPr>
          <w:ins w:id="1152" w:author="Chasco, Brandon Edward" w:date="2020-08-26T10:21:00Z"/>
          <w:color w:val="000000"/>
        </w:rPr>
      </w:pPr>
      <w:r w:rsidRPr="00B166D4">
        <w:rPr>
          <w:color w:val="000000"/>
        </w:rPr>
        <w:t>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w:t>
      </w:r>
      <w:r w:rsidR="00316CB8">
        <w:rPr>
          <w:color w:val="000000"/>
        </w:rPr>
        <w:fldChar w:fldCharType="begin"/>
      </w:r>
      <w:r w:rsidR="00316CB8">
        <w:rPr>
          <w:color w:val="000000"/>
        </w:rPr>
        <w:instrText xml:space="preserve"> REF _Ref39563185 \h </w:instrText>
      </w:r>
      <w:r w:rsidR="00316CB8">
        <w:rPr>
          <w:color w:val="000000"/>
        </w:rPr>
      </w:r>
      <w:r w:rsidR="00316CB8">
        <w:rPr>
          <w:color w:val="000000"/>
        </w:rPr>
        <w:fldChar w:fldCharType="separate"/>
      </w:r>
      <w:r w:rsidR="00D27709">
        <w:t>Fig</w:t>
      </w:r>
      <w:del w:id="1153" w:author="Chasco, Brandon Edward" w:date="2020-08-26T10:12:00Z">
        <w:r w:rsidR="00D27709" w:rsidDel="00590648">
          <w:delText>ure</w:delText>
        </w:r>
      </w:del>
      <w:r w:rsidR="00D27709">
        <w:t xml:space="preserve"> </w:t>
      </w:r>
      <w:r w:rsidR="00D27709">
        <w:rPr>
          <w:noProof/>
        </w:rPr>
        <w:t>5</w:t>
      </w:r>
      <w:r w:rsidR="00316CB8">
        <w:rPr>
          <w:color w:val="000000"/>
        </w:rPr>
        <w:fldChar w:fldCharType="end"/>
      </w:r>
      <w:r w:rsidRPr="00B166D4">
        <w:rPr>
          <w:color w:val="000000"/>
        </w:rPr>
        <w:t xml:space="preserve">). Both the </w:t>
      </w:r>
      <w:r w:rsidR="005B101B">
        <w:rPr>
          <w:color w:val="000000"/>
        </w:rPr>
        <w:t>predicted</w:t>
      </w:r>
      <w:r w:rsidR="005B101B" w:rsidRPr="00B166D4">
        <w:rPr>
          <w:color w:val="000000"/>
        </w:rPr>
        <w:t xml:space="preserve"> </w:t>
      </w:r>
      <w:r w:rsidRPr="00B166D4">
        <w:rPr>
          <w:color w:val="000000"/>
        </w:rPr>
        <w:t xml:space="preserve">and observed annual survivals for hatchery and wild fish showed an alternating pattern of increases and decreases, which was evident by the previously described negative correlations in the year dimension for the day/year interaction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Pr="00B166D4">
        <w:rPr>
          <w:color w:val="000000"/>
        </w:rPr>
        <w:t>.</w:t>
      </w:r>
    </w:p>
    <w:p w14:paraId="1EEC2477" w14:textId="70AE0E7E" w:rsidR="000F0FE9" w:rsidRPr="000F0FE9" w:rsidRDefault="000F0FE9" w:rsidP="000B716D">
      <w:pPr>
        <w:pStyle w:val="Caption"/>
        <w:rPr>
          <w:rPrChange w:id="1154" w:author="Chasco, Brandon Edward" w:date="2020-08-26T10:21:00Z">
            <w:rPr>
              <w:color w:val="000000"/>
            </w:rPr>
          </w:rPrChange>
        </w:rPr>
      </w:pPr>
      <w:ins w:id="1155" w:author="Chasco, Brandon Edward" w:date="2020-08-26T10:21:00Z">
        <w:r>
          <w:t xml:space="preserve">Fig </w:t>
        </w:r>
      </w:ins>
      <w:ins w:id="1156" w:author="Chasco, Brandon Edward" w:date="2020-08-26T10:22:00Z">
        <w:r>
          <w:t>5</w:t>
        </w:r>
      </w:ins>
      <w:ins w:id="1157" w:author="Chasco, Brandon Edward" w:date="2020-08-26T10:21:00Z">
        <w:r>
          <w:t xml:space="preserve">. </w:t>
        </w:r>
        <w:r w:rsidRPr="000F0FE9">
          <w:rPr>
            <w:b/>
            <w:rPrChange w:id="1158" w:author="Chasco, Brandon Edward" w:date="2020-08-26T10:22:00Z">
              <w:rPr/>
            </w:rPrChange>
          </w:rPr>
          <w:t xml:space="preserve">Annual survival of spring/summer </w:t>
        </w:r>
      </w:ins>
      <w:ins w:id="1159" w:author="Chasco, Brandon Edward" w:date="2020-08-26T10:22:00Z">
        <w:r w:rsidRPr="000F0FE9">
          <w:rPr>
            <w:b/>
            <w:rPrChange w:id="1160" w:author="Chasco, Brandon Edward" w:date="2020-08-26T10:22:00Z">
              <w:rPr/>
            </w:rPrChange>
          </w:rPr>
          <w:t>Chinook salmon in the Columbia River.</w:t>
        </w:r>
        <w:r>
          <w:t xml:space="preserve"> </w:t>
        </w:r>
      </w:ins>
      <w:ins w:id="1161" w:author="Chasco, Brandon Edward" w:date="2020-08-26T10:21:00Z">
        <w:r w:rsidRPr="00B166D4">
          <w:t xml:space="preserve">Observed (points) and estimated (line) annual survival with 95% credible intervals (polygons) for hatchery (red) and wild (blue) spring/summer Chinook salmon from 2000 through 2015. </w:t>
        </w:r>
      </w:ins>
    </w:p>
    <w:p w14:paraId="1C3FD98C" w14:textId="61B036BE" w:rsidR="00B11759" w:rsidRPr="00B166D4" w:rsidRDefault="00F10645" w:rsidP="006D27E2">
      <w:pPr>
        <w:pStyle w:val="Heading2"/>
        <w:pPrChange w:id="1162" w:author="Chasco, Brandon Edward" w:date="2020-08-26T10:30:00Z">
          <w:pPr/>
        </w:pPrChange>
      </w:pPr>
      <w:r>
        <w:lastRenderedPageBreak/>
        <w:t>Model validation</w:t>
      </w:r>
    </w:p>
    <w:p w14:paraId="58899CBC" w14:textId="152675CC" w:rsidR="00B11759" w:rsidRPr="00B166D4" w:rsidRDefault="0086311F">
      <w:r w:rsidRPr="00B166D4">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139D8EA4" w:rsidR="005B1DCF" w:rsidRDefault="0086311F">
      <w:pPr>
        <w:rPr>
          <w:ins w:id="1163" w:author="Chasco, Brandon Edward" w:date="2020-08-26T10:22:00Z"/>
        </w:rPr>
      </w:pPr>
      <w:r w:rsidRPr="00B166D4">
        <w:tab/>
        <w:t>When we compared the performance of the generalized linear model (glm) with fixed-effects for day, day</w:t>
      </w:r>
      <w:r w:rsidRPr="00B166D4">
        <w:rPr>
          <w:vertAlign w:val="superscript"/>
        </w:rPr>
        <w:t>2</w:t>
      </w:r>
      <w:r w:rsidRPr="00B166D4">
        <w:t>, and day/year interaction using the glm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w:t>
      </w:r>
      <w:r w:rsidR="00316CB8">
        <w:fldChar w:fldCharType="begin"/>
      </w:r>
      <w:r w:rsidR="00316CB8">
        <w:instrText xml:space="preserve"> REF _Ref39563205 \h </w:instrText>
      </w:r>
      <w:r w:rsidR="00316CB8">
        <w:fldChar w:fldCharType="separate"/>
      </w:r>
      <w:r w:rsidR="00D27709">
        <w:t>Fig</w:t>
      </w:r>
      <w:del w:id="1164" w:author="Chasco, Brandon Edward" w:date="2020-08-26T10:12:00Z">
        <w:r w:rsidR="00D27709" w:rsidDel="00590648">
          <w:delText>ure</w:delText>
        </w:r>
      </w:del>
      <w:r w:rsidR="00D27709">
        <w:t xml:space="preserve"> </w:t>
      </w:r>
      <w:r w:rsidR="00D27709">
        <w:rPr>
          <w:noProof/>
        </w:rPr>
        <w:t>6</w:t>
      </w:r>
      <w:r w:rsidR="00316CB8">
        <w:fldChar w:fldCharType="end"/>
      </w:r>
      <w:r w:rsidRPr="00B166D4">
        <w:t xml:space="preserve">, upper panel). Examining a single realization for the simulated data, the survival estimates from glm model (Figure S2, red line) and TMB model (blue line) were similar. However, the random processes in the TMB model </w:t>
      </w:r>
      <w:r w:rsidRPr="00B166D4">
        <w:lastRenderedPageBreak/>
        <w:t>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glm model (</w:t>
      </w:r>
      <w:r w:rsidR="00316CB8">
        <w:fldChar w:fldCharType="begin"/>
      </w:r>
      <w:r w:rsidR="00316CB8">
        <w:instrText xml:space="preserve"> REF _Ref39563205 \h </w:instrText>
      </w:r>
      <w:r w:rsidR="00316CB8">
        <w:fldChar w:fldCharType="separate"/>
      </w:r>
      <w:r w:rsidR="00D27709">
        <w:t>Fig</w:t>
      </w:r>
      <w:del w:id="1165" w:author="Chasco, Brandon Edward" w:date="2020-08-26T10:12:00Z">
        <w:r w:rsidR="00D27709" w:rsidDel="00590648">
          <w:delText>ure</w:delText>
        </w:r>
      </w:del>
      <w:r w:rsidR="00D27709">
        <w:t xml:space="preserve"> </w:t>
      </w:r>
      <w:r w:rsidR="00D27709">
        <w:rPr>
          <w:noProof/>
        </w:rPr>
        <w:t>6</w:t>
      </w:r>
      <w:r w:rsidR="00316CB8">
        <w:fldChar w:fldCharType="end"/>
      </w:r>
      <w:r w:rsidRPr="00B166D4">
        <w:t xml:space="preserve">, lower panel).   </w:t>
      </w:r>
    </w:p>
    <w:p w14:paraId="1E75E2D3" w14:textId="5FE820C9" w:rsidR="000F0FE9" w:rsidRPr="006D27E2" w:rsidRDefault="000F0FE9" w:rsidP="006D27E2">
      <w:pPr>
        <w:pStyle w:val="Caption"/>
        <w:rPr>
          <w:color w:val="000000"/>
          <w:rPrChange w:id="1166" w:author="Chasco, Brandon Edward" w:date="2020-08-26T10:30:00Z">
            <w:rPr/>
          </w:rPrChange>
        </w:rPr>
        <w:pPrChange w:id="1167" w:author="Chasco, Brandon Edward" w:date="2020-08-26T10:30:00Z">
          <w:pPr/>
        </w:pPrChange>
      </w:pPr>
      <w:ins w:id="1168" w:author="Chasco, Brandon Edward" w:date="2020-08-26T10:22:00Z">
        <w:r>
          <w:t xml:space="preserve">Fig </w:t>
        </w:r>
      </w:ins>
      <w:ins w:id="1169" w:author="Chasco, Brandon Edward" w:date="2020-08-26T10:26:00Z">
        <w:r>
          <w:t>6</w:t>
        </w:r>
      </w:ins>
      <w:ins w:id="1170" w:author="Chasco, Brandon Edward" w:date="2020-08-26T10:22:00Z">
        <w:r>
          <w:t xml:space="preserve">. </w:t>
        </w:r>
      </w:ins>
      <w:ins w:id="1171" w:author="Chasco, Brandon Edward" w:date="2020-08-26T10:24:00Z">
        <w:r w:rsidRPr="000F0FE9">
          <w:rPr>
            <w:b/>
            <w:rPrChange w:id="1172" w:author="Chasco, Brandon Edward" w:date="2020-08-26T10:25:00Z">
              <w:rPr/>
            </w:rPrChange>
          </w:rPr>
          <w:t xml:space="preserve">Differences between the mean </w:t>
        </w:r>
      </w:ins>
      <w:ins w:id="1173" w:author="Chasco, Brandon Edward" w:date="2020-08-26T10:25:00Z">
        <w:r w:rsidRPr="000F0FE9">
          <w:rPr>
            <w:b/>
            <w:rPrChange w:id="1174" w:author="Chasco, Brandon Edward" w:date="2020-08-26T10:25:00Z">
              <w:rPr/>
            </w:rPrChange>
          </w:rPr>
          <w:t xml:space="preserve">survival </w:t>
        </w:r>
      </w:ins>
      <w:ins w:id="1175" w:author="Chasco, Brandon Edward" w:date="2020-08-26T10:24:00Z">
        <w:r w:rsidRPr="000F0FE9">
          <w:rPr>
            <w:b/>
            <w:rPrChange w:id="1176" w:author="Chasco, Brandon Edward" w:date="2020-08-26T10:25:00Z">
              <w:rPr/>
            </w:rPrChange>
          </w:rPr>
          <w:t xml:space="preserve">and standard of </w:t>
        </w:r>
      </w:ins>
      <w:ins w:id="1177" w:author="Chasco, Brandon Edward" w:date="2020-08-26T10:25:00Z">
        <w:r w:rsidRPr="000F0FE9">
          <w:rPr>
            <w:b/>
            <w:rPrChange w:id="1178" w:author="Chasco, Brandon Edward" w:date="2020-08-26T10:25:00Z">
              <w:rPr/>
            </w:rPrChange>
          </w:rPr>
          <w:t>the mean survival for models with fixed and random effects.</w:t>
        </w:r>
        <w:r>
          <w:t xml:space="preserve"> </w:t>
        </w:r>
      </w:ins>
      <w:ins w:id="1179" w:author="Chasco, Brandon Edward" w:date="2020-08-26T10:22:00Z">
        <w:r w:rsidRPr="00B166D4">
          <w:rPr>
            <w:color w:val="000000"/>
          </w:rPr>
          <w:t xml:space="preserve">Split violin plot comparing the percent difference (upper panel) between the estimated and true parameter values and the standard errors for the fixed effects </w:t>
        </w:r>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(glm; red violins) fit to simulated data for wild spring/summer Chinook salmon. Simulated the data were generated from the model with the lowest AIC for wild fish (see</w:t>
        </w:r>
        <w:r>
          <w:rPr>
            <w:color w:val="000000"/>
          </w:rPr>
          <w:t xml:space="preserve"> </w:t>
        </w:r>
        <w:r>
          <w:rPr>
            <w:color w:val="000000"/>
          </w:rPr>
          <w:fldChar w:fldCharType="begin"/>
        </w:r>
        <w:r>
          <w:rPr>
            <w:color w:val="000000"/>
          </w:rPr>
          <w:instrText xml:space="preserve"> REF _Ref39754795 \h </w:instrText>
        </w:r>
        <w:r>
          <w:rPr>
            <w:color w:val="000000"/>
          </w:rPr>
        </w:r>
        <w:r>
          <w:rPr>
            <w:color w:val="000000"/>
          </w:rPr>
          <w:fldChar w:fldCharType="separate"/>
        </w:r>
        <w:r>
          <w:t xml:space="preserve">Table </w:t>
        </w:r>
        <w:r>
          <w:rPr>
            <w:noProof/>
          </w:rPr>
          <w:t>4</w:t>
        </w:r>
        <w:r>
          <w:rPr>
            <w:color w:val="000000"/>
          </w:rPr>
          <w:fldChar w:fldCharType="end"/>
        </w:r>
        <w:r>
          <w:rPr>
            <w:color w:val="000000"/>
          </w:rPr>
          <w:t>)</w:t>
        </w:r>
        <w:r w:rsidRPr="00B166D4">
          <w:rPr>
            <w:color w:val="000000"/>
          </w:rPr>
          <w:t>. Horizontal lines represent median values for the violins and the horizontal blue line in panel (A) represents zero percent difference between the estimated and true parameter values.</w:t>
        </w:r>
      </w:ins>
    </w:p>
    <w:p w14:paraId="122B6256" w14:textId="77777777" w:rsidR="00B11759" w:rsidRPr="00B166D4" w:rsidRDefault="0086311F">
      <w:pPr>
        <w:spacing w:line="259" w:lineRule="auto"/>
        <w:rPr>
          <w:b/>
        </w:rPr>
      </w:pPr>
      <w:bookmarkStart w:id="1180" w:name="_35nkun2" w:colFirst="0" w:colLast="0"/>
      <w:bookmarkEnd w:id="1180"/>
      <w:r w:rsidRPr="00590648">
        <w:rPr>
          <w:b/>
          <w:sz w:val="36"/>
          <w:szCs w:val="36"/>
          <w:rPrChange w:id="1181" w:author="Chasco, Brandon Edward" w:date="2020-08-26T10:08:00Z">
            <w:rPr>
              <w:b/>
            </w:rPr>
          </w:rPrChange>
        </w:rPr>
        <w:t>Discussion</w:t>
      </w:r>
    </w:p>
    <w:p w14:paraId="25683105" w14:textId="6C4F2840"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Perhaps counterintuitively, increasing the flexibility of the model and allowing more of the uncertainty to be explained by these temporal processes led to increased uncertainty in the mean survival and environmental covariates (</w:t>
      </w:r>
      <w:r w:rsidR="00316CB8">
        <w:fldChar w:fldCharType="begin"/>
      </w:r>
      <w:r w:rsidR="00316CB8">
        <w:instrText xml:space="preserve"> REF _Ref39563205 \h </w:instrText>
      </w:r>
      <w:r w:rsidR="00316CB8">
        <w:fldChar w:fldCharType="separate"/>
      </w:r>
      <w:r w:rsidR="00D27709">
        <w:t>Fig</w:t>
      </w:r>
      <w:del w:id="1182" w:author="Chasco, Brandon Edward" w:date="2020-08-26T10:12:00Z">
        <w:r w:rsidR="00D27709" w:rsidDel="00590648">
          <w:delText>ure</w:delText>
        </w:r>
      </w:del>
      <w:r w:rsidR="00D27709">
        <w:t xml:space="preserve"> </w:t>
      </w:r>
      <w:r w:rsidR="00D27709">
        <w:rPr>
          <w:noProof/>
        </w:rPr>
        <w:t>6</w:t>
      </w:r>
      <w:r w:rsidR="00316CB8">
        <w:fldChar w:fldCharType="end"/>
      </w:r>
      <w:r w:rsidRPr="000C3BB6">
        <w:t xml:space="preserve">). Thus, this research highlights that conclusions about the uncertainty in the survival estimates must also reflect the uncertainty in the </w:t>
      </w:r>
      <w:r w:rsidRPr="000C3BB6">
        <w:lastRenderedPageBreak/>
        <w:t xml:space="preserve">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rsidP="006D27E2">
      <w:pPr>
        <w:pStyle w:val="Heading2"/>
        <w:pPrChange w:id="1183" w:author="Chasco, Brandon Edward" w:date="2020-08-26T10:32:00Z">
          <w:pPr>
            <w:pStyle w:val="Heading4"/>
          </w:pPr>
        </w:pPrChange>
      </w:pPr>
      <w:r w:rsidRPr="000C3BB6">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B20C1C5"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w:t>
      </w:r>
      <w:r w:rsidRPr="00B166D4">
        <w:lastRenderedPageBreak/>
        <w:t xml:space="preserve">in size between the two groups.  If early marine survival is size-dependent, which has been shown for other salmon stocks </w:t>
      </w:r>
      <w:r w:rsidR="000C3BB6">
        <w:fldChar w:fldCharType="begin"/>
      </w:r>
      <w:r w:rsidR="009B0FE2">
        <w:instrText xml:space="preserve"> ADDIN ZOTERO_ITEM CSL_CITATION {"citationID":"5M7qBocp","properties":{"formattedCitation":"[13,25\\uc0\\u8211{}27]","plainCitation":"[13,25–27]","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9B0FE2" w:rsidRPr="009B0FE2">
        <w:t>[13,25–27]</w:t>
      </w:r>
      <w:r w:rsidR="000C3BB6">
        <w:fldChar w:fldCharType="end"/>
      </w:r>
      <w:r w:rsidRPr="00B166D4">
        <w:t xml:space="preserve">, the larger size of hatchery fish could afford them some level of independence from predators.  Additionally, large subsidies of hatchery smolts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rsidP="006D27E2">
      <w:pPr>
        <w:pStyle w:val="Heading2"/>
        <w:pPrChange w:id="1184" w:author="Chasco, Brandon Edward" w:date="2020-08-26T10:32:00Z">
          <w:pPr>
            <w:pStyle w:val="Heading4"/>
          </w:pPr>
        </w:pPrChange>
      </w:pPr>
      <w:bookmarkStart w:id="1185" w:name="_1ksv4uv" w:colFirst="0" w:colLast="0"/>
      <w:bookmarkEnd w:id="1185"/>
      <w:r w:rsidRPr="00B166D4">
        <w:t xml:space="preserve">Arrival </w:t>
      </w:r>
      <w:r w:rsidR="00F10645">
        <w:t>t</w:t>
      </w:r>
      <w:r w:rsidRPr="00B166D4">
        <w:t>iming</w:t>
      </w:r>
    </w:p>
    <w:p w14:paraId="79413AF9" w14:textId="25FD34DF"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9B0FE2">
        <w:instrText xml:space="preserve"> ADDIN ZOTERO_ITEM CSL_CITATION {"citationID":"r0FI5C9n","properties":{"formattedCitation":"[28]","plainCitation":"[28]","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9B0FE2" w:rsidRPr="009B0FE2">
        <w:t>[28]</w:t>
      </w:r>
      <w:r w:rsidR="000C3BB6">
        <w:fldChar w:fldCharType="end"/>
      </w:r>
      <w:r w:rsidRPr="00B166D4">
        <w:t xml:space="preserve">, and phenological variability in the marine ecosystem is driven by atmospheric and oceanographic processes with substantial inter-annual variability </w:t>
      </w:r>
      <w:r w:rsidR="000C3BB6">
        <w:fldChar w:fldCharType="begin"/>
      </w:r>
      <w:r w:rsidR="009B0FE2">
        <w:instrText xml:space="preserve"> ADDIN ZOTERO_ITEM CSL_CITATION {"citationID":"WDNXTT11","properties":{"formattedCitation":"[29]","plainCitation":"[29]","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9B0FE2" w:rsidRPr="009B0FE2">
        <w:t>[29]</w:t>
      </w:r>
      <w:r w:rsidR="000C3BB6">
        <w:fldChar w:fldCharType="end"/>
      </w:r>
      <w:r w:rsidRPr="00B166D4">
        <w:t xml:space="preserve">. For example, wind-driven ocean currents </w:t>
      </w:r>
      <w:r w:rsidRPr="00B166D4">
        <w:lastRenderedPageBreak/>
        <w:t xml:space="preserve">transition from south to north each spring, initiating a strong upwelling of deeper ocean water.  The nutrients in this upwelled water can spawn or feed a spring phytoplankton bloom </w:t>
      </w:r>
      <w:r w:rsidR="000C3BB6">
        <w:fldChar w:fldCharType="begin"/>
      </w:r>
      <w:r w:rsidR="009B0FE2">
        <w:instrText xml:space="preserve"> ADDIN ZOTERO_ITEM CSL_CITATION {"citationID":"LnYaXhz8","properties":{"formattedCitation":"[30]","plainCitation":"[30]","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9B0FE2" w:rsidRPr="009B0FE2">
        <w:t>[30]</w:t>
      </w:r>
      <w:r w:rsidR="000C3BB6">
        <w:fldChar w:fldCharType="end"/>
      </w:r>
      <w:r w:rsidRPr="00B166D4">
        <w:t xml:space="preserve">.  Moreover, the newly transitioned currents can bring species of zooplankton such as copepods that are high in fatty acids </w:t>
      </w:r>
      <w:r w:rsidR="000C3BB6">
        <w:fldChar w:fldCharType="begin"/>
      </w:r>
      <w:r w:rsidR="009B0FE2">
        <w:instrText xml:space="preserve"> ADDIN ZOTERO_ITEM CSL_CITATION {"citationID":"E0WpINBs","properties":{"formattedCitation":"[31,32]","plainCitation":"[31,32]","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9B0FE2" w:rsidRPr="009B0FE2">
        <w:t>[31,32]</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9B0FE2">
        <w:instrText xml:space="preserve"> ADDIN ZOTERO_ITEM CSL_CITATION {"citationID":"3lWSlWV0","properties":{"formattedCitation":"[33]","plainCitation":"[33]","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9B0FE2" w:rsidRPr="009B0FE2">
        <w:t>[33]</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9B0FE2">
        <w:instrText xml:space="preserve"> ADDIN ZOTERO_ITEM CSL_CITATION {"citationID":"XgGOBXjz","properties":{"formattedCitation":"[34,35]","plainCitation":"[34,35]","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9B0FE2" w:rsidRPr="009B0FE2">
        <w:t>[34,35]</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9B0FE2">
        <w:instrText xml:space="preserve"> ADDIN ZOTERO_ITEM CSL_CITATION {"citationID":"W0RKSjYE","properties":{"formattedCitation":"[36]","plainCitation":"[36]","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9B0FE2" w:rsidRPr="009B0FE2">
        <w:t>[36]</w:t>
      </w:r>
      <w:r w:rsidR="000C3BB6">
        <w:fldChar w:fldCharType="end"/>
      </w:r>
      <w:r w:rsidRPr="00B166D4">
        <w:t>.</w:t>
      </w:r>
    </w:p>
    <w:p w14:paraId="56804AD5" w14:textId="2CCAF40C" w:rsidR="00B11759" w:rsidRPr="00B166D4" w:rsidRDefault="0086311F" w:rsidP="006D27E2">
      <w:pPr>
        <w:pStyle w:val="Heading2"/>
        <w:pPrChange w:id="1186" w:author="Chasco, Brandon Edward" w:date="2020-08-26T10:32:00Z">
          <w:pPr>
            <w:pStyle w:val="Heading5"/>
          </w:pPr>
        </w:pPrChange>
      </w:pPr>
      <w:r w:rsidRPr="00B166D4">
        <w:t xml:space="preserve">Marine </w:t>
      </w:r>
      <w:r w:rsidR="00F10645" w:rsidRPr="006226B0">
        <w:t>c</w:t>
      </w:r>
      <w:r w:rsidRPr="00B166D4">
        <w:t>ovariates</w:t>
      </w:r>
    </w:p>
    <w:p w14:paraId="12C3A845" w14:textId="5B5CA132" w:rsidR="00B11759" w:rsidRPr="00B166D4" w:rsidRDefault="0086311F">
      <w:pPr>
        <w:ind w:firstLine="720"/>
      </w:pPr>
      <w:bookmarkStart w:id="1187" w:name="_44sinio" w:colFirst="0" w:colLast="0"/>
      <w:bookmarkEnd w:id="1187"/>
      <w:r w:rsidRPr="00B166D4">
        <w:t>The top models describing Chinook salmon marine survival included three categories of environmental covariates for wild fish (i.e., basin-scale sea surface temperature (‘ersstArc’</w:t>
      </w:r>
      <w:r w:rsidR="005C1F04" w:rsidRPr="00B166D4">
        <w:t xml:space="preserve"> and PDO</w:t>
      </w:r>
      <w:r w:rsidRPr="00B166D4">
        <w:t xml:space="preserve">), a local sea surface temperature (‘ersstWA’), and a regional spring upwelling variable (‘cui’)), and three categories of environmental covariates for hatchery fish (i.e., a measure of alongshore </w:t>
      </w:r>
      <w:r w:rsidR="005C1F04" w:rsidRPr="00B166D4">
        <w:t xml:space="preserve">flow </w:t>
      </w:r>
      <w:r w:rsidRPr="00B166D4">
        <w:t xml:space="preserve">(‘transport’), ocean circulation (‘NPGO’), and sea surface temperature (‘errstArc’)).  For each rearing type, there are logical links between the metric and multiple oceanographic or ecosystem processes that could influence salmon growth and survival.  </w:t>
      </w:r>
      <w:r w:rsidRPr="00B166D4">
        <w:lastRenderedPageBreak/>
        <w:t xml:space="preserve">However, most of these links are indirect and rely on other oceanographic factors.  For example, local sea surface temperature can influence growth rates directly </w:t>
      </w:r>
      <w:r w:rsidR="000C3BB6">
        <w:fldChar w:fldCharType="begin"/>
      </w:r>
      <w:r w:rsidR="009B0FE2">
        <w:instrText xml:space="preserve"> ADDIN ZOTERO_ITEM CSL_CITATION {"citationID":"2lLHyqY2","properties":{"formattedCitation":"[37]","plainCitation":"[37]","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9B0FE2" w:rsidRPr="009B0FE2">
        <w:t>[37]</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9B0FE2">
        <w:instrText xml:space="preserve"> ADDIN ZOTERO_ITEM CSL_CITATION {"citationID":"BxDGKWSp","properties":{"formattedCitation":"[38]","plainCitation":"[38]","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9B0FE2" w:rsidRPr="009B0FE2">
        <w:t>[38]</w:t>
      </w:r>
      <w:r w:rsidR="000C3BB6">
        <w:fldChar w:fldCharType="end"/>
      </w:r>
      <w:r w:rsidRPr="00B166D4">
        <w:t>.</w:t>
      </w:r>
    </w:p>
    <w:p w14:paraId="771B1F34" w14:textId="101476C0"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8">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9B0FE2">
        <w:instrText xml:space="preserve"> ADDIN ZOTERO_ITEM CSL_CITATION {"citationID":"1RTYC1VC","properties":{"formattedCitation":"[39]","plainCitation":"[39]","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9B0FE2" w:rsidRPr="009B0FE2">
        <w:t>[39]</w:t>
      </w:r>
      <w:r w:rsidR="000C3BB6">
        <w:fldChar w:fldCharType="end"/>
      </w:r>
      <w:r w:rsidRPr="00B166D4">
        <w:t xml:space="preserve"> and the use of mechanistic ecosystem models will become more important </w:t>
      </w:r>
      <w:r w:rsidR="000C3BB6">
        <w:fldChar w:fldCharType="begin"/>
      </w:r>
      <w:r w:rsidR="009B0FE2">
        <w:instrText xml:space="preserve"> ADDIN ZOTERO_ITEM CSL_CITATION {"citationID":"oluKPOzm","properties":{"formattedCitation":"[40,41]","plainCitation":"[40,41]","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9B0FE2" w:rsidRPr="009B0FE2">
        <w:t>[40,41]</w:t>
      </w:r>
      <w:r w:rsidR="000C3BB6">
        <w:fldChar w:fldCharType="end"/>
      </w:r>
      <w:r w:rsidRPr="00B166D4">
        <w:t>.</w:t>
      </w:r>
    </w:p>
    <w:p w14:paraId="6688FA4F" w14:textId="77777777" w:rsidR="00B11759" w:rsidRPr="00B166D4" w:rsidRDefault="0086311F" w:rsidP="006D27E2">
      <w:pPr>
        <w:pStyle w:val="Heading2"/>
        <w:pPrChange w:id="1188" w:author="Chasco, Brandon Edward" w:date="2020-08-26T10:32:00Z">
          <w:pPr>
            <w:pStyle w:val="Heading4"/>
          </w:pPr>
        </w:pPrChange>
      </w:pPr>
      <w:r w:rsidRPr="00B166D4">
        <w:t>Model Fit</w:t>
      </w:r>
    </w:p>
    <w:p w14:paraId="2FF7A29C" w14:textId="2D1958A1" w:rsidR="00B11759" w:rsidRDefault="0086311F">
      <w:pPr>
        <w:ind w:firstLine="720"/>
        <w:rPr>
          <w:ins w:id="1189" w:author="Chasco, Brandon Edward" w:date="2020-08-26T11:47:00Z"/>
        </w:rPr>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small differences in the ratios between the random effects models with and without marine covariates does not imply that marine conditions do not affect </w:t>
      </w:r>
      <w:r w:rsidRPr="00B166D4">
        <w:lastRenderedPageBreak/>
        <w:t xml:space="preserve">Chinook salmon survival. In fact, as shown by the estimated magnitude of the deviates in </w:t>
      </w:r>
      <w:r w:rsidR="00316CB8">
        <w:fldChar w:fldCharType="begin"/>
      </w:r>
      <w:r w:rsidR="00316CB8">
        <w:instrText xml:space="preserve"> REF _Ref39563045 \h </w:instrText>
      </w:r>
      <w:r w:rsidR="00316CB8">
        <w:fldChar w:fldCharType="separate"/>
      </w:r>
      <w:r w:rsidR="00D27709">
        <w:t>Fig</w:t>
      </w:r>
      <w:del w:id="1190" w:author="Chasco, Brandon Edward" w:date="2020-08-26T10:12:00Z">
        <w:r w:rsidR="00D27709" w:rsidDel="00590648">
          <w:delText>ure</w:delText>
        </w:r>
      </w:del>
      <w:r w:rsidR="00D27709">
        <w:t xml:space="preserve"> </w:t>
      </w:r>
      <w:r w:rsidR="00D27709">
        <w:rPr>
          <w:noProof/>
        </w:rPr>
        <w:t>1</w:t>
      </w:r>
      <w:r w:rsidR="00316CB8">
        <w:fldChar w:fldCharType="end"/>
      </w:r>
      <w:r w:rsidRPr="00B166D4">
        <w:t>,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mechanism that is driving this differential survival across days and years remains a critical knowledge gap and a focus of future salmon modeling. </w:t>
      </w:r>
    </w:p>
    <w:p w14:paraId="0F886149" w14:textId="77777777" w:rsidR="00A50AAF" w:rsidRPr="00B166D4" w:rsidRDefault="00A50AAF" w:rsidP="00A50AAF">
      <w:pPr>
        <w:pBdr>
          <w:top w:val="nil"/>
          <w:left w:val="nil"/>
          <w:bottom w:val="nil"/>
          <w:right w:val="nil"/>
          <w:between w:val="nil"/>
        </w:pBdr>
        <w:spacing w:after="200"/>
        <w:rPr>
          <w:ins w:id="1191" w:author="Chasco, Brandon Edward" w:date="2020-08-26T11:47:00Z"/>
          <w:color w:val="000000"/>
        </w:rPr>
      </w:pPr>
      <w:ins w:id="1192" w:author="Chasco, Brandon Edward" w:date="2020-08-26T11:47:00Z">
        <w:r>
          <w:rPr>
            <w:color w:val="000000"/>
          </w:rPr>
          <w:fldChar w:fldCharType="begin"/>
        </w:r>
        <w:r>
          <w:rPr>
            <w:color w:val="000000"/>
          </w:rPr>
          <w:instrText xml:space="preserve"> REF _Ref39562748 \h </w:instrText>
        </w:r>
        <w:r>
          <w:rPr>
            <w:color w:val="000000"/>
          </w:rPr>
        </w:r>
        <w:r>
          <w:rPr>
            <w:color w:val="000000"/>
          </w:rPr>
          <w:fldChar w:fldCharType="separate"/>
        </w:r>
        <w:r>
          <w:t xml:space="preserve">Table </w:t>
        </w:r>
        <w:r>
          <w:rPr>
            <w:noProof/>
          </w:rPr>
          <w:t>6</w:t>
        </w:r>
        <w:r>
          <w:rPr>
            <w:color w:val="000000"/>
          </w:rPr>
          <w:fldChar w:fldCharType="end"/>
        </w:r>
        <w:r w:rsidRPr="006226B0">
          <w:rPr>
            <w:color w:val="000000"/>
          </w:rPr>
          <w:t xml:space="preserve">.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r w:rsidRPr="00B166D4">
          <w:rPr>
            <w:color w:val="000000"/>
          </w:rPr>
          <w:t xml:space="preserve"> is -2 times the log-likelihood of model </w:t>
        </w:r>
        <w:r w:rsidRPr="006226B0">
          <w:rPr>
            <w:color w:val="000000"/>
          </w:rPr>
          <w:t>m</w:t>
        </w:r>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ins>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A50AAF" w:rsidRPr="006226B0" w14:paraId="6BC63F22" w14:textId="77777777" w:rsidTr="001C7249">
        <w:trPr>
          <w:trHeight w:val="368"/>
          <w:ins w:id="1193" w:author="Chasco, Brandon Edward" w:date="2020-08-26T11:47:00Z"/>
        </w:trPr>
        <w:tc>
          <w:tcPr>
            <w:tcW w:w="3809" w:type="dxa"/>
            <w:tcBorders>
              <w:top w:val="single" w:sz="4" w:space="0" w:color="000000"/>
              <w:left w:val="nil"/>
              <w:bottom w:val="nil"/>
              <w:right w:val="nil"/>
            </w:tcBorders>
            <w:shd w:val="clear" w:color="auto" w:fill="auto"/>
            <w:vAlign w:val="bottom"/>
          </w:tcPr>
          <w:p w14:paraId="7E08ED6E" w14:textId="77777777" w:rsidR="00A50AAF" w:rsidRPr="00B166D4" w:rsidRDefault="00A50AAF" w:rsidP="001C7249">
            <w:pPr>
              <w:spacing w:after="0" w:line="240" w:lineRule="auto"/>
              <w:rPr>
                <w:ins w:id="1194" w:author="Chasco, Brandon Edward" w:date="2020-08-26T11:47:00Z"/>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378992D7" w14:textId="77777777" w:rsidR="00A50AAF" w:rsidRPr="00B166D4" w:rsidRDefault="00A50AAF" w:rsidP="001C7249">
            <w:pPr>
              <w:spacing w:after="0" w:line="240" w:lineRule="auto"/>
              <w:jc w:val="center"/>
              <w:rPr>
                <w:ins w:id="1195" w:author="Chasco, Brandon Edward" w:date="2020-08-26T11:47:00Z"/>
                <w:color w:val="000000"/>
                <w:sz w:val="22"/>
                <w:szCs w:val="22"/>
              </w:rPr>
            </w:pPr>
            <w:ins w:id="1196" w:author="Chasco, Brandon Edward" w:date="2020-08-26T11:47:00Z">
              <w:r w:rsidRPr="00B166D4">
                <w:rPr>
                  <w:color w:val="000000"/>
                  <w:sz w:val="22"/>
                  <w:szCs w:val="22"/>
                </w:rPr>
                <w:t>Likelihood</w:t>
              </w:r>
            </w:ins>
          </w:p>
        </w:tc>
        <w:tc>
          <w:tcPr>
            <w:tcW w:w="672" w:type="dxa"/>
            <w:tcBorders>
              <w:top w:val="single" w:sz="4" w:space="0" w:color="000000"/>
              <w:left w:val="nil"/>
              <w:bottom w:val="nil"/>
              <w:right w:val="nil"/>
            </w:tcBorders>
          </w:tcPr>
          <w:p w14:paraId="33D321F1" w14:textId="77777777" w:rsidR="00A50AAF" w:rsidRPr="00B166D4" w:rsidRDefault="00A50AAF" w:rsidP="001C7249">
            <w:pPr>
              <w:spacing w:after="0" w:line="240" w:lineRule="auto"/>
              <w:jc w:val="center"/>
              <w:rPr>
                <w:ins w:id="1197" w:author="Chasco, Brandon Edward" w:date="2020-08-26T11:47:00Z"/>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5C9DA3D" w14:textId="77777777" w:rsidR="00A50AAF" w:rsidRPr="00B166D4" w:rsidRDefault="00A50AAF" w:rsidP="001C7249">
            <w:pPr>
              <w:spacing w:after="0" w:line="240" w:lineRule="auto"/>
              <w:jc w:val="center"/>
              <w:rPr>
                <w:ins w:id="1198" w:author="Chasco, Brandon Edward" w:date="2020-08-26T11:47:00Z"/>
                <w:color w:val="000000"/>
                <w:sz w:val="22"/>
                <w:szCs w:val="22"/>
              </w:rPr>
            </w:pPr>
            <w:ins w:id="1199" w:author="Chasco, Brandon Edward" w:date="2020-08-26T11:47:00Z">
              <w:r w:rsidRPr="00B166D4">
                <w:rPr>
                  <w:color w:val="000000"/>
                  <w:sz w:val="22"/>
                  <w:szCs w:val="22"/>
                </w:rPr>
                <w:t>Deviance ratio</w:t>
              </w:r>
            </w:ins>
          </w:p>
        </w:tc>
      </w:tr>
      <w:tr w:rsidR="00A50AAF" w:rsidRPr="006226B0" w14:paraId="02A6F9C4" w14:textId="77777777" w:rsidTr="001C7249">
        <w:trPr>
          <w:trHeight w:val="368"/>
          <w:ins w:id="1200" w:author="Chasco, Brandon Edward" w:date="2020-08-26T11:47:00Z"/>
        </w:trPr>
        <w:tc>
          <w:tcPr>
            <w:tcW w:w="3809" w:type="dxa"/>
            <w:tcBorders>
              <w:top w:val="nil"/>
              <w:left w:val="nil"/>
              <w:bottom w:val="single" w:sz="4" w:space="0" w:color="000000"/>
              <w:right w:val="nil"/>
            </w:tcBorders>
            <w:shd w:val="clear" w:color="auto" w:fill="auto"/>
            <w:vAlign w:val="bottom"/>
          </w:tcPr>
          <w:p w14:paraId="2F70E78D" w14:textId="77777777" w:rsidR="00A50AAF" w:rsidRPr="006226B0" w:rsidRDefault="00A50AAF" w:rsidP="001C7249">
            <w:pPr>
              <w:spacing w:after="0" w:line="240" w:lineRule="auto"/>
              <w:rPr>
                <w:ins w:id="1201" w:author="Chasco, Brandon Edward" w:date="2020-08-26T11:47:00Z"/>
                <w:sz w:val="22"/>
                <w:szCs w:val="22"/>
              </w:rPr>
            </w:pPr>
            <w:ins w:id="1202" w:author="Chasco, Brandon Edward" w:date="2020-08-26T11:47:00Z">
              <w:r w:rsidRPr="006226B0">
                <w:rPr>
                  <w:sz w:val="22"/>
                  <w:szCs w:val="22"/>
                </w:rPr>
                <w:t>Model</w:t>
              </w:r>
            </w:ins>
          </w:p>
        </w:tc>
        <w:tc>
          <w:tcPr>
            <w:tcW w:w="1110" w:type="dxa"/>
            <w:tcBorders>
              <w:top w:val="single" w:sz="4" w:space="0" w:color="000000"/>
              <w:left w:val="nil"/>
              <w:bottom w:val="single" w:sz="4" w:space="0" w:color="000000"/>
              <w:right w:val="nil"/>
            </w:tcBorders>
            <w:shd w:val="clear" w:color="auto" w:fill="auto"/>
            <w:vAlign w:val="bottom"/>
          </w:tcPr>
          <w:p w14:paraId="196FCACA" w14:textId="77777777" w:rsidR="00A50AAF" w:rsidRPr="006226B0" w:rsidRDefault="00A50AAF" w:rsidP="001C7249">
            <w:pPr>
              <w:spacing w:after="0" w:line="240" w:lineRule="auto"/>
              <w:jc w:val="center"/>
              <w:rPr>
                <w:ins w:id="1203" w:author="Chasco, Brandon Edward" w:date="2020-08-26T11:47:00Z"/>
                <w:color w:val="000000"/>
                <w:sz w:val="22"/>
                <w:szCs w:val="22"/>
              </w:rPr>
            </w:pPr>
            <w:ins w:id="1204" w:author="Chasco, Brandon Edward" w:date="2020-08-26T11:47:00Z">
              <w:r w:rsidRPr="006226B0">
                <w:rPr>
                  <w:color w:val="000000"/>
                  <w:sz w:val="22"/>
                  <w:szCs w:val="22"/>
                </w:rPr>
                <w:t>Hatchery</w:t>
              </w:r>
            </w:ins>
          </w:p>
        </w:tc>
        <w:tc>
          <w:tcPr>
            <w:tcW w:w="1143" w:type="dxa"/>
            <w:tcBorders>
              <w:top w:val="single" w:sz="4" w:space="0" w:color="000000"/>
              <w:left w:val="nil"/>
              <w:bottom w:val="single" w:sz="4" w:space="0" w:color="000000"/>
              <w:right w:val="nil"/>
            </w:tcBorders>
            <w:shd w:val="clear" w:color="auto" w:fill="auto"/>
            <w:vAlign w:val="bottom"/>
          </w:tcPr>
          <w:p w14:paraId="70C3748E" w14:textId="77777777" w:rsidR="00A50AAF" w:rsidRPr="006226B0" w:rsidRDefault="00A50AAF" w:rsidP="001C7249">
            <w:pPr>
              <w:spacing w:after="0" w:line="240" w:lineRule="auto"/>
              <w:jc w:val="center"/>
              <w:rPr>
                <w:ins w:id="1205" w:author="Chasco, Brandon Edward" w:date="2020-08-26T11:47:00Z"/>
                <w:color w:val="000000"/>
                <w:sz w:val="22"/>
                <w:szCs w:val="22"/>
              </w:rPr>
            </w:pPr>
            <w:ins w:id="1206" w:author="Chasco, Brandon Edward" w:date="2020-08-26T11:47:00Z">
              <w:r w:rsidRPr="006226B0">
                <w:rPr>
                  <w:color w:val="000000"/>
                  <w:sz w:val="22"/>
                  <w:szCs w:val="22"/>
                </w:rPr>
                <w:t>Wild</w:t>
              </w:r>
            </w:ins>
          </w:p>
        </w:tc>
        <w:tc>
          <w:tcPr>
            <w:tcW w:w="926" w:type="dxa"/>
            <w:gridSpan w:val="2"/>
            <w:tcBorders>
              <w:top w:val="nil"/>
              <w:left w:val="nil"/>
              <w:bottom w:val="single" w:sz="4" w:space="0" w:color="000000"/>
              <w:right w:val="nil"/>
            </w:tcBorders>
          </w:tcPr>
          <w:p w14:paraId="155B6F3D" w14:textId="77777777" w:rsidR="00A50AAF" w:rsidRPr="006226B0" w:rsidRDefault="00A50AAF" w:rsidP="001C7249">
            <w:pPr>
              <w:spacing w:after="0" w:line="240" w:lineRule="auto"/>
              <w:jc w:val="center"/>
              <w:rPr>
                <w:ins w:id="1207" w:author="Chasco, Brandon Edward" w:date="2020-08-26T11:47:00Z"/>
                <w:color w:val="000000"/>
                <w:sz w:val="22"/>
                <w:szCs w:val="22"/>
              </w:rPr>
            </w:pPr>
          </w:p>
        </w:tc>
        <w:tc>
          <w:tcPr>
            <w:tcW w:w="1255" w:type="dxa"/>
            <w:tcBorders>
              <w:top w:val="nil"/>
              <w:left w:val="nil"/>
              <w:bottom w:val="single" w:sz="4" w:space="0" w:color="000000"/>
              <w:right w:val="nil"/>
            </w:tcBorders>
            <w:shd w:val="clear" w:color="auto" w:fill="auto"/>
            <w:vAlign w:val="bottom"/>
          </w:tcPr>
          <w:p w14:paraId="6FC7302E" w14:textId="77777777" w:rsidR="00A50AAF" w:rsidRPr="006226B0" w:rsidRDefault="00A50AAF" w:rsidP="001C7249">
            <w:pPr>
              <w:spacing w:after="0" w:line="240" w:lineRule="auto"/>
              <w:jc w:val="center"/>
              <w:rPr>
                <w:ins w:id="1208" w:author="Chasco, Brandon Edward" w:date="2020-08-26T11:47:00Z"/>
                <w:color w:val="000000"/>
                <w:sz w:val="22"/>
                <w:szCs w:val="22"/>
              </w:rPr>
            </w:pPr>
            <w:ins w:id="1209" w:author="Chasco, Brandon Edward" w:date="2020-08-26T11:47:00Z">
              <w:r w:rsidRPr="006226B0">
                <w:rPr>
                  <w:color w:val="000000"/>
                  <w:sz w:val="22"/>
                  <w:szCs w:val="22"/>
                </w:rPr>
                <w:t>Hatchery</w:t>
              </w:r>
            </w:ins>
          </w:p>
        </w:tc>
        <w:tc>
          <w:tcPr>
            <w:tcW w:w="1319" w:type="dxa"/>
            <w:tcBorders>
              <w:top w:val="nil"/>
              <w:left w:val="nil"/>
              <w:bottom w:val="single" w:sz="4" w:space="0" w:color="000000"/>
              <w:right w:val="nil"/>
            </w:tcBorders>
            <w:shd w:val="clear" w:color="auto" w:fill="auto"/>
            <w:vAlign w:val="bottom"/>
          </w:tcPr>
          <w:p w14:paraId="47903751" w14:textId="77777777" w:rsidR="00A50AAF" w:rsidRPr="006226B0" w:rsidRDefault="00A50AAF" w:rsidP="001C7249">
            <w:pPr>
              <w:spacing w:after="0" w:line="240" w:lineRule="auto"/>
              <w:jc w:val="center"/>
              <w:rPr>
                <w:ins w:id="1210" w:author="Chasco, Brandon Edward" w:date="2020-08-26T11:47:00Z"/>
                <w:color w:val="000000"/>
                <w:sz w:val="22"/>
                <w:szCs w:val="22"/>
              </w:rPr>
            </w:pPr>
            <w:ins w:id="1211" w:author="Chasco, Brandon Edward" w:date="2020-08-26T11:47:00Z">
              <w:r w:rsidRPr="006226B0">
                <w:rPr>
                  <w:color w:val="000000"/>
                  <w:sz w:val="22"/>
                  <w:szCs w:val="22"/>
                </w:rPr>
                <w:t>Wild</w:t>
              </w:r>
            </w:ins>
          </w:p>
        </w:tc>
      </w:tr>
      <w:tr w:rsidR="00A50AAF" w:rsidRPr="006226B0" w14:paraId="6E5B4FBA" w14:textId="77777777" w:rsidTr="001C7249">
        <w:trPr>
          <w:trHeight w:val="368"/>
          <w:ins w:id="1212" w:author="Chasco, Brandon Edward" w:date="2020-08-26T11:47:00Z"/>
        </w:trPr>
        <w:tc>
          <w:tcPr>
            <w:tcW w:w="3809" w:type="dxa"/>
            <w:tcBorders>
              <w:top w:val="single" w:sz="4" w:space="0" w:color="000000"/>
              <w:left w:val="nil"/>
              <w:bottom w:val="nil"/>
              <w:right w:val="nil"/>
            </w:tcBorders>
            <w:shd w:val="clear" w:color="auto" w:fill="auto"/>
            <w:vAlign w:val="bottom"/>
          </w:tcPr>
          <w:p w14:paraId="5AC897CA" w14:textId="77777777" w:rsidR="00A50AAF" w:rsidRPr="006226B0" w:rsidRDefault="00A50AAF" w:rsidP="001C7249">
            <w:pPr>
              <w:spacing w:after="0" w:line="240" w:lineRule="auto"/>
              <w:rPr>
                <w:ins w:id="1213" w:author="Chasco, Brandon Edward" w:date="2020-08-26T11:47:00Z"/>
                <w:color w:val="000000"/>
                <w:sz w:val="22"/>
                <w:szCs w:val="22"/>
              </w:rPr>
            </w:pPr>
            <w:ins w:id="1214" w:author="Chasco, Brandon Edward" w:date="2020-08-26T11:47:00Z">
              <w:r w:rsidRPr="006226B0">
                <w:rPr>
                  <w:color w:val="000000"/>
                  <w:sz w:val="22"/>
                  <w:szCs w:val="22"/>
                </w:rPr>
                <w:t>Null</w:t>
              </w:r>
            </w:ins>
          </w:p>
        </w:tc>
        <w:tc>
          <w:tcPr>
            <w:tcW w:w="1110" w:type="dxa"/>
            <w:tcBorders>
              <w:top w:val="single" w:sz="4" w:space="0" w:color="000000"/>
              <w:left w:val="nil"/>
              <w:bottom w:val="nil"/>
              <w:right w:val="nil"/>
            </w:tcBorders>
            <w:shd w:val="clear" w:color="auto" w:fill="auto"/>
            <w:vAlign w:val="bottom"/>
          </w:tcPr>
          <w:p w14:paraId="5C73F414" w14:textId="77777777" w:rsidR="00A50AAF" w:rsidRPr="006226B0" w:rsidRDefault="00A50AAF" w:rsidP="001C7249">
            <w:pPr>
              <w:spacing w:after="0" w:line="240" w:lineRule="auto"/>
              <w:jc w:val="right"/>
              <w:rPr>
                <w:ins w:id="1215" w:author="Chasco, Brandon Edward" w:date="2020-08-26T11:47:00Z"/>
                <w:color w:val="000000"/>
                <w:sz w:val="22"/>
                <w:szCs w:val="22"/>
              </w:rPr>
            </w:pPr>
            <w:ins w:id="1216" w:author="Chasco, Brandon Edward" w:date="2020-08-26T11:47:00Z">
              <w:r w:rsidRPr="006226B0">
                <w:rPr>
                  <w:color w:val="000000"/>
                  <w:sz w:val="22"/>
                  <w:szCs w:val="22"/>
                </w:rPr>
                <w:t>1760.4</w:t>
              </w:r>
            </w:ins>
          </w:p>
        </w:tc>
        <w:tc>
          <w:tcPr>
            <w:tcW w:w="1143" w:type="dxa"/>
            <w:tcBorders>
              <w:top w:val="single" w:sz="4" w:space="0" w:color="000000"/>
              <w:left w:val="nil"/>
              <w:bottom w:val="nil"/>
              <w:right w:val="nil"/>
            </w:tcBorders>
            <w:shd w:val="clear" w:color="auto" w:fill="auto"/>
            <w:vAlign w:val="bottom"/>
          </w:tcPr>
          <w:p w14:paraId="67678FFC" w14:textId="77777777" w:rsidR="00A50AAF" w:rsidRPr="006226B0" w:rsidRDefault="00A50AAF" w:rsidP="001C7249">
            <w:pPr>
              <w:spacing w:after="0" w:line="240" w:lineRule="auto"/>
              <w:jc w:val="right"/>
              <w:rPr>
                <w:ins w:id="1217" w:author="Chasco, Brandon Edward" w:date="2020-08-26T11:47:00Z"/>
                <w:color w:val="000000"/>
                <w:sz w:val="22"/>
                <w:szCs w:val="22"/>
              </w:rPr>
            </w:pPr>
            <w:ins w:id="1218" w:author="Chasco, Brandon Edward" w:date="2020-08-26T11:47:00Z">
              <w:r w:rsidRPr="006226B0">
                <w:rPr>
                  <w:color w:val="000000"/>
                  <w:sz w:val="22"/>
                  <w:szCs w:val="22"/>
                </w:rPr>
                <w:t>998.3</w:t>
              </w:r>
            </w:ins>
          </w:p>
        </w:tc>
        <w:tc>
          <w:tcPr>
            <w:tcW w:w="926" w:type="dxa"/>
            <w:gridSpan w:val="2"/>
            <w:tcBorders>
              <w:top w:val="single" w:sz="4" w:space="0" w:color="000000"/>
              <w:left w:val="nil"/>
              <w:bottom w:val="nil"/>
              <w:right w:val="nil"/>
            </w:tcBorders>
          </w:tcPr>
          <w:p w14:paraId="0B0BA5E5" w14:textId="77777777" w:rsidR="00A50AAF" w:rsidRPr="006226B0" w:rsidRDefault="00A50AAF" w:rsidP="001C7249">
            <w:pPr>
              <w:spacing w:after="0" w:line="240" w:lineRule="auto"/>
              <w:jc w:val="right"/>
              <w:rPr>
                <w:ins w:id="1219" w:author="Chasco, Brandon Edward" w:date="2020-08-26T11:47:00Z"/>
                <w:color w:val="000000"/>
                <w:sz w:val="22"/>
                <w:szCs w:val="22"/>
              </w:rPr>
            </w:pPr>
          </w:p>
        </w:tc>
        <w:tc>
          <w:tcPr>
            <w:tcW w:w="1255" w:type="dxa"/>
            <w:tcBorders>
              <w:top w:val="single" w:sz="4" w:space="0" w:color="000000"/>
              <w:left w:val="nil"/>
              <w:bottom w:val="nil"/>
              <w:right w:val="nil"/>
            </w:tcBorders>
            <w:shd w:val="clear" w:color="auto" w:fill="auto"/>
            <w:vAlign w:val="bottom"/>
          </w:tcPr>
          <w:p w14:paraId="58E7F285" w14:textId="77777777" w:rsidR="00A50AAF" w:rsidRPr="006226B0" w:rsidRDefault="00A50AAF" w:rsidP="001C7249">
            <w:pPr>
              <w:spacing w:after="0" w:line="240" w:lineRule="auto"/>
              <w:jc w:val="right"/>
              <w:rPr>
                <w:ins w:id="1220" w:author="Chasco, Brandon Edward" w:date="2020-08-26T11:47:00Z"/>
                <w:color w:val="000000"/>
                <w:sz w:val="22"/>
                <w:szCs w:val="22"/>
              </w:rPr>
            </w:pPr>
            <w:ins w:id="1221" w:author="Chasco, Brandon Edward" w:date="2020-08-26T11:47:00Z">
              <w:r w:rsidRPr="006226B0">
                <w:rPr>
                  <w:color w:val="000000"/>
                  <w:sz w:val="22"/>
                  <w:szCs w:val="22"/>
                </w:rPr>
                <w:t>0</w:t>
              </w:r>
            </w:ins>
          </w:p>
        </w:tc>
        <w:tc>
          <w:tcPr>
            <w:tcW w:w="1319" w:type="dxa"/>
            <w:tcBorders>
              <w:top w:val="single" w:sz="4" w:space="0" w:color="000000"/>
              <w:left w:val="nil"/>
              <w:bottom w:val="nil"/>
              <w:right w:val="nil"/>
            </w:tcBorders>
            <w:shd w:val="clear" w:color="auto" w:fill="auto"/>
            <w:vAlign w:val="bottom"/>
          </w:tcPr>
          <w:p w14:paraId="554FB839" w14:textId="77777777" w:rsidR="00A50AAF" w:rsidRPr="006226B0" w:rsidRDefault="00A50AAF" w:rsidP="001C7249">
            <w:pPr>
              <w:spacing w:after="0" w:line="240" w:lineRule="auto"/>
              <w:jc w:val="right"/>
              <w:rPr>
                <w:ins w:id="1222" w:author="Chasco, Brandon Edward" w:date="2020-08-26T11:47:00Z"/>
                <w:color w:val="000000"/>
                <w:sz w:val="22"/>
                <w:szCs w:val="22"/>
              </w:rPr>
            </w:pPr>
            <w:ins w:id="1223" w:author="Chasco, Brandon Edward" w:date="2020-08-26T11:47:00Z">
              <w:r w:rsidRPr="006226B0">
                <w:rPr>
                  <w:color w:val="000000"/>
                  <w:sz w:val="22"/>
                  <w:szCs w:val="22"/>
                </w:rPr>
                <w:t>0</w:t>
              </w:r>
            </w:ins>
          </w:p>
        </w:tc>
      </w:tr>
      <w:tr w:rsidR="00A50AAF" w:rsidRPr="006226B0" w14:paraId="6194CB04" w14:textId="77777777" w:rsidTr="001C7249">
        <w:trPr>
          <w:trHeight w:val="368"/>
          <w:ins w:id="1224" w:author="Chasco, Brandon Edward" w:date="2020-08-26T11:47:00Z"/>
        </w:trPr>
        <w:tc>
          <w:tcPr>
            <w:tcW w:w="3809" w:type="dxa"/>
            <w:tcBorders>
              <w:top w:val="nil"/>
              <w:left w:val="nil"/>
              <w:bottom w:val="nil"/>
              <w:right w:val="nil"/>
            </w:tcBorders>
            <w:shd w:val="clear" w:color="auto" w:fill="auto"/>
            <w:vAlign w:val="bottom"/>
          </w:tcPr>
          <w:p w14:paraId="400E776D" w14:textId="77777777" w:rsidR="00A50AAF" w:rsidRPr="006226B0" w:rsidRDefault="00A50AAF" w:rsidP="001C7249">
            <w:pPr>
              <w:spacing w:after="0" w:line="240" w:lineRule="auto"/>
              <w:rPr>
                <w:ins w:id="1225" w:author="Chasco, Brandon Edward" w:date="2020-08-26T11:47:00Z"/>
                <w:color w:val="000000"/>
                <w:sz w:val="22"/>
                <w:szCs w:val="22"/>
              </w:rPr>
            </w:pPr>
            <w:ins w:id="1226" w:author="Chasco, Brandon Edward" w:date="2020-08-26T11:47:00Z">
              <w:r w:rsidRPr="006226B0">
                <w:rPr>
                  <w:color w:val="000000"/>
                  <w:sz w:val="22"/>
                  <w:szCs w:val="22"/>
                </w:rPr>
                <w:t>Marine</w:t>
              </w:r>
            </w:ins>
          </w:p>
        </w:tc>
        <w:tc>
          <w:tcPr>
            <w:tcW w:w="1110" w:type="dxa"/>
            <w:tcBorders>
              <w:top w:val="nil"/>
              <w:left w:val="nil"/>
              <w:bottom w:val="nil"/>
              <w:right w:val="nil"/>
            </w:tcBorders>
            <w:shd w:val="clear" w:color="auto" w:fill="auto"/>
            <w:vAlign w:val="bottom"/>
          </w:tcPr>
          <w:p w14:paraId="060856F6" w14:textId="77777777" w:rsidR="00A50AAF" w:rsidRPr="006226B0" w:rsidRDefault="00A50AAF" w:rsidP="001C7249">
            <w:pPr>
              <w:spacing w:after="0" w:line="240" w:lineRule="auto"/>
              <w:jc w:val="right"/>
              <w:rPr>
                <w:ins w:id="1227" w:author="Chasco, Brandon Edward" w:date="2020-08-26T11:47:00Z"/>
                <w:color w:val="000000"/>
                <w:sz w:val="22"/>
                <w:szCs w:val="22"/>
              </w:rPr>
            </w:pPr>
            <w:ins w:id="1228" w:author="Chasco, Brandon Edward" w:date="2020-08-26T11:47:00Z">
              <w:r w:rsidRPr="006226B0">
                <w:rPr>
                  <w:color w:val="000000"/>
                  <w:sz w:val="22"/>
                  <w:szCs w:val="22"/>
                </w:rPr>
                <w:t>1475.2</w:t>
              </w:r>
            </w:ins>
          </w:p>
        </w:tc>
        <w:tc>
          <w:tcPr>
            <w:tcW w:w="1143" w:type="dxa"/>
            <w:tcBorders>
              <w:top w:val="nil"/>
              <w:left w:val="nil"/>
              <w:bottom w:val="nil"/>
              <w:right w:val="nil"/>
            </w:tcBorders>
            <w:shd w:val="clear" w:color="auto" w:fill="auto"/>
            <w:vAlign w:val="bottom"/>
          </w:tcPr>
          <w:p w14:paraId="08FCBDFD" w14:textId="77777777" w:rsidR="00A50AAF" w:rsidRPr="006226B0" w:rsidRDefault="00A50AAF" w:rsidP="001C7249">
            <w:pPr>
              <w:spacing w:after="0" w:line="240" w:lineRule="auto"/>
              <w:jc w:val="right"/>
              <w:rPr>
                <w:ins w:id="1229" w:author="Chasco, Brandon Edward" w:date="2020-08-26T11:47:00Z"/>
                <w:color w:val="000000"/>
                <w:sz w:val="22"/>
                <w:szCs w:val="22"/>
              </w:rPr>
            </w:pPr>
            <w:ins w:id="1230" w:author="Chasco, Brandon Edward" w:date="2020-08-26T11:47:00Z">
              <w:r w:rsidRPr="006226B0">
                <w:rPr>
                  <w:color w:val="000000"/>
                  <w:sz w:val="22"/>
                  <w:szCs w:val="22"/>
                </w:rPr>
                <w:t>921.6</w:t>
              </w:r>
            </w:ins>
          </w:p>
        </w:tc>
        <w:tc>
          <w:tcPr>
            <w:tcW w:w="926" w:type="dxa"/>
            <w:gridSpan w:val="2"/>
            <w:tcBorders>
              <w:top w:val="nil"/>
              <w:left w:val="nil"/>
              <w:bottom w:val="nil"/>
              <w:right w:val="nil"/>
            </w:tcBorders>
          </w:tcPr>
          <w:p w14:paraId="6311433D" w14:textId="77777777" w:rsidR="00A50AAF" w:rsidRPr="006226B0" w:rsidRDefault="00A50AAF" w:rsidP="001C7249">
            <w:pPr>
              <w:spacing w:after="0" w:line="240" w:lineRule="auto"/>
              <w:jc w:val="right"/>
              <w:rPr>
                <w:ins w:id="1231"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284D5B12" w14:textId="77777777" w:rsidR="00A50AAF" w:rsidRPr="006226B0" w:rsidRDefault="00A50AAF" w:rsidP="001C7249">
            <w:pPr>
              <w:spacing w:after="0" w:line="240" w:lineRule="auto"/>
              <w:jc w:val="right"/>
              <w:rPr>
                <w:ins w:id="1232" w:author="Chasco, Brandon Edward" w:date="2020-08-26T11:47:00Z"/>
                <w:color w:val="000000"/>
                <w:sz w:val="22"/>
                <w:szCs w:val="22"/>
              </w:rPr>
            </w:pPr>
            <w:ins w:id="1233" w:author="Chasco, Brandon Edward" w:date="2020-08-26T11:47:00Z">
              <w:r w:rsidRPr="006226B0">
                <w:rPr>
                  <w:color w:val="000000"/>
                  <w:sz w:val="22"/>
                  <w:szCs w:val="22"/>
                </w:rPr>
                <w:t>0.162</w:t>
              </w:r>
            </w:ins>
          </w:p>
        </w:tc>
        <w:tc>
          <w:tcPr>
            <w:tcW w:w="1319" w:type="dxa"/>
            <w:tcBorders>
              <w:top w:val="nil"/>
              <w:left w:val="nil"/>
              <w:bottom w:val="nil"/>
              <w:right w:val="nil"/>
            </w:tcBorders>
            <w:shd w:val="clear" w:color="auto" w:fill="auto"/>
            <w:vAlign w:val="bottom"/>
          </w:tcPr>
          <w:p w14:paraId="3AAB8832" w14:textId="77777777" w:rsidR="00A50AAF" w:rsidRPr="006226B0" w:rsidRDefault="00A50AAF" w:rsidP="001C7249">
            <w:pPr>
              <w:spacing w:after="0" w:line="240" w:lineRule="auto"/>
              <w:jc w:val="right"/>
              <w:rPr>
                <w:ins w:id="1234" w:author="Chasco, Brandon Edward" w:date="2020-08-26T11:47:00Z"/>
                <w:color w:val="000000"/>
                <w:sz w:val="22"/>
                <w:szCs w:val="22"/>
              </w:rPr>
            </w:pPr>
            <w:ins w:id="1235" w:author="Chasco, Brandon Edward" w:date="2020-08-26T11:47:00Z">
              <w:r w:rsidRPr="006226B0">
                <w:rPr>
                  <w:color w:val="000000"/>
                  <w:sz w:val="22"/>
                  <w:szCs w:val="22"/>
                </w:rPr>
                <w:t>0.077</w:t>
              </w:r>
            </w:ins>
          </w:p>
        </w:tc>
      </w:tr>
      <w:tr w:rsidR="00A50AAF" w:rsidRPr="006226B0" w14:paraId="05E48830" w14:textId="77777777" w:rsidTr="001C7249">
        <w:trPr>
          <w:trHeight w:val="368"/>
          <w:ins w:id="1236" w:author="Chasco, Brandon Edward" w:date="2020-08-26T11:47:00Z"/>
        </w:trPr>
        <w:tc>
          <w:tcPr>
            <w:tcW w:w="3809" w:type="dxa"/>
            <w:tcBorders>
              <w:top w:val="nil"/>
              <w:left w:val="nil"/>
              <w:bottom w:val="nil"/>
              <w:right w:val="nil"/>
            </w:tcBorders>
            <w:shd w:val="clear" w:color="auto" w:fill="auto"/>
            <w:vAlign w:val="bottom"/>
          </w:tcPr>
          <w:p w14:paraId="243D4507" w14:textId="77777777" w:rsidR="00A50AAF" w:rsidRPr="006226B0" w:rsidRDefault="00A50AAF" w:rsidP="001C7249">
            <w:pPr>
              <w:spacing w:after="0" w:line="240" w:lineRule="auto"/>
              <w:rPr>
                <w:ins w:id="1237" w:author="Chasco, Brandon Edward" w:date="2020-08-26T11:47:00Z"/>
                <w:color w:val="000000"/>
                <w:sz w:val="22"/>
                <w:szCs w:val="22"/>
              </w:rPr>
            </w:pPr>
            <w:ins w:id="1238" w:author="Chasco, Brandon Edward" w:date="2020-08-26T11:47:00Z">
              <w:r w:rsidRPr="006226B0">
                <w:rPr>
                  <w:color w:val="000000"/>
                  <w:sz w:val="22"/>
                  <w:szCs w:val="22"/>
                </w:rPr>
                <w:t>Day</w:t>
              </w:r>
            </w:ins>
          </w:p>
        </w:tc>
        <w:tc>
          <w:tcPr>
            <w:tcW w:w="1110" w:type="dxa"/>
            <w:tcBorders>
              <w:top w:val="nil"/>
              <w:left w:val="nil"/>
              <w:bottom w:val="nil"/>
              <w:right w:val="nil"/>
            </w:tcBorders>
            <w:shd w:val="clear" w:color="auto" w:fill="auto"/>
            <w:vAlign w:val="bottom"/>
          </w:tcPr>
          <w:p w14:paraId="5D8DD896" w14:textId="77777777" w:rsidR="00A50AAF" w:rsidRPr="006226B0" w:rsidRDefault="00A50AAF" w:rsidP="001C7249">
            <w:pPr>
              <w:spacing w:after="0" w:line="240" w:lineRule="auto"/>
              <w:jc w:val="right"/>
              <w:rPr>
                <w:ins w:id="1239" w:author="Chasco, Brandon Edward" w:date="2020-08-26T11:47:00Z"/>
                <w:color w:val="000000"/>
                <w:sz w:val="22"/>
                <w:szCs w:val="22"/>
              </w:rPr>
            </w:pPr>
            <w:ins w:id="1240" w:author="Chasco, Brandon Edward" w:date="2020-08-26T11:47:00Z">
              <w:r w:rsidRPr="006226B0">
                <w:rPr>
                  <w:color w:val="000000"/>
                  <w:sz w:val="22"/>
                  <w:szCs w:val="22"/>
                </w:rPr>
                <w:t>1718.6</w:t>
              </w:r>
            </w:ins>
          </w:p>
        </w:tc>
        <w:tc>
          <w:tcPr>
            <w:tcW w:w="1143" w:type="dxa"/>
            <w:tcBorders>
              <w:top w:val="nil"/>
              <w:left w:val="nil"/>
              <w:bottom w:val="nil"/>
              <w:right w:val="nil"/>
            </w:tcBorders>
            <w:shd w:val="clear" w:color="auto" w:fill="auto"/>
            <w:vAlign w:val="bottom"/>
          </w:tcPr>
          <w:p w14:paraId="25BAD16E" w14:textId="77777777" w:rsidR="00A50AAF" w:rsidRPr="006226B0" w:rsidRDefault="00A50AAF" w:rsidP="001C7249">
            <w:pPr>
              <w:spacing w:after="0" w:line="240" w:lineRule="auto"/>
              <w:jc w:val="right"/>
              <w:rPr>
                <w:ins w:id="1241" w:author="Chasco, Brandon Edward" w:date="2020-08-26T11:47:00Z"/>
                <w:color w:val="000000"/>
                <w:sz w:val="22"/>
                <w:szCs w:val="22"/>
              </w:rPr>
            </w:pPr>
            <w:ins w:id="1242" w:author="Chasco, Brandon Edward" w:date="2020-08-26T11:47:00Z">
              <w:r w:rsidRPr="006226B0">
                <w:rPr>
                  <w:color w:val="000000"/>
                  <w:sz w:val="22"/>
                  <w:szCs w:val="22"/>
                </w:rPr>
                <w:t>952.1</w:t>
              </w:r>
            </w:ins>
          </w:p>
        </w:tc>
        <w:tc>
          <w:tcPr>
            <w:tcW w:w="926" w:type="dxa"/>
            <w:gridSpan w:val="2"/>
            <w:tcBorders>
              <w:top w:val="nil"/>
              <w:left w:val="nil"/>
              <w:bottom w:val="nil"/>
              <w:right w:val="nil"/>
            </w:tcBorders>
          </w:tcPr>
          <w:p w14:paraId="0B0121C3" w14:textId="77777777" w:rsidR="00A50AAF" w:rsidRPr="006226B0" w:rsidRDefault="00A50AAF" w:rsidP="001C7249">
            <w:pPr>
              <w:spacing w:after="0" w:line="240" w:lineRule="auto"/>
              <w:jc w:val="right"/>
              <w:rPr>
                <w:ins w:id="1243"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4578DD2D" w14:textId="77777777" w:rsidR="00A50AAF" w:rsidRPr="006226B0" w:rsidRDefault="00A50AAF" w:rsidP="001C7249">
            <w:pPr>
              <w:spacing w:after="0" w:line="240" w:lineRule="auto"/>
              <w:jc w:val="right"/>
              <w:rPr>
                <w:ins w:id="1244" w:author="Chasco, Brandon Edward" w:date="2020-08-26T11:47:00Z"/>
                <w:color w:val="000000"/>
                <w:sz w:val="22"/>
                <w:szCs w:val="22"/>
              </w:rPr>
            </w:pPr>
            <w:ins w:id="1245" w:author="Chasco, Brandon Edward" w:date="2020-08-26T11:47:00Z">
              <w:r w:rsidRPr="006226B0">
                <w:rPr>
                  <w:color w:val="000000"/>
                  <w:sz w:val="22"/>
                  <w:szCs w:val="22"/>
                </w:rPr>
                <w:t>0.024</w:t>
              </w:r>
            </w:ins>
          </w:p>
        </w:tc>
        <w:tc>
          <w:tcPr>
            <w:tcW w:w="1319" w:type="dxa"/>
            <w:tcBorders>
              <w:top w:val="nil"/>
              <w:left w:val="nil"/>
              <w:bottom w:val="nil"/>
              <w:right w:val="nil"/>
            </w:tcBorders>
            <w:shd w:val="clear" w:color="auto" w:fill="auto"/>
            <w:vAlign w:val="bottom"/>
          </w:tcPr>
          <w:p w14:paraId="48C9EF0C" w14:textId="77777777" w:rsidR="00A50AAF" w:rsidRPr="006226B0" w:rsidRDefault="00A50AAF" w:rsidP="001C7249">
            <w:pPr>
              <w:spacing w:after="0" w:line="240" w:lineRule="auto"/>
              <w:jc w:val="right"/>
              <w:rPr>
                <w:ins w:id="1246" w:author="Chasco, Brandon Edward" w:date="2020-08-26T11:47:00Z"/>
                <w:color w:val="000000"/>
                <w:sz w:val="22"/>
                <w:szCs w:val="22"/>
              </w:rPr>
            </w:pPr>
            <w:ins w:id="1247" w:author="Chasco, Brandon Edward" w:date="2020-08-26T11:47:00Z">
              <w:r w:rsidRPr="006226B0">
                <w:rPr>
                  <w:color w:val="000000"/>
                  <w:sz w:val="22"/>
                  <w:szCs w:val="22"/>
                </w:rPr>
                <w:t>0.047</w:t>
              </w:r>
            </w:ins>
          </w:p>
        </w:tc>
      </w:tr>
      <w:tr w:rsidR="00A50AAF" w:rsidRPr="006226B0" w14:paraId="3FD3F449" w14:textId="77777777" w:rsidTr="001C7249">
        <w:trPr>
          <w:trHeight w:val="368"/>
          <w:ins w:id="1248" w:author="Chasco, Brandon Edward" w:date="2020-08-26T11:47:00Z"/>
        </w:trPr>
        <w:tc>
          <w:tcPr>
            <w:tcW w:w="3809" w:type="dxa"/>
            <w:tcBorders>
              <w:top w:val="nil"/>
              <w:left w:val="nil"/>
              <w:bottom w:val="nil"/>
              <w:right w:val="nil"/>
            </w:tcBorders>
            <w:shd w:val="clear" w:color="auto" w:fill="auto"/>
            <w:vAlign w:val="bottom"/>
          </w:tcPr>
          <w:p w14:paraId="2B495156" w14:textId="77777777" w:rsidR="00A50AAF" w:rsidRPr="006226B0" w:rsidRDefault="00A50AAF" w:rsidP="001C7249">
            <w:pPr>
              <w:spacing w:after="0" w:line="240" w:lineRule="auto"/>
              <w:rPr>
                <w:ins w:id="1249" w:author="Chasco, Brandon Edward" w:date="2020-08-26T11:47:00Z"/>
                <w:color w:val="000000"/>
                <w:sz w:val="22"/>
                <w:szCs w:val="22"/>
              </w:rPr>
            </w:pPr>
            <w:ins w:id="1250" w:author="Chasco, Brandon Edward" w:date="2020-08-26T11:47:00Z">
              <w:r w:rsidRPr="006226B0">
                <w:rPr>
                  <w:color w:val="000000"/>
                  <w:sz w:val="22"/>
                  <w:szCs w:val="22"/>
                </w:rPr>
                <w:t>Day/year</w:t>
              </w:r>
            </w:ins>
          </w:p>
        </w:tc>
        <w:tc>
          <w:tcPr>
            <w:tcW w:w="1110" w:type="dxa"/>
            <w:tcBorders>
              <w:top w:val="nil"/>
              <w:left w:val="nil"/>
              <w:bottom w:val="nil"/>
              <w:right w:val="nil"/>
            </w:tcBorders>
            <w:shd w:val="clear" w:color="auto" w:fill="auto"/>
            <w:vAlign w:val="bottom"/>
          </w:tcPr>
          <w:p w14:paraId="36C2170D" w14:textId="77777777" w:rsidR="00A50AAF" w:rsidRPr="006226B0" w:rsidRDefault="00A50AAF" w:rsidP="001C7249">
            <w:pPr>
              <w:spacing w:after="0" w:line="240" w:lineRule="auto"/>
              <w:jc w:val="right"/>
              <w:rPr>
                <w:ins w:id="1251" w:author="Chasco, Brandon Edward" w:date="2020-08-26T11:47:00Z"/>
                <w:color w:val="000000"/>
                <w:sz w:val="22"/>
                <w:szCs w:val="22"/>
              </w:rPr>
            </w:pPr>
            <w:ins w:id="1252" w:author="Chasco, Brandon Edward" w:date="2020-08-26T11:47:00Z">
              <w:r w:rsidRPr="006226B0">
                <w:rPr>
                  <w:color w:val="000000"/>
                  <w:sz w:val="22"/>
                  <w:szCs w:val="22"/>
                </w:rPr>
                <w:t>1151.4</w:t>
              </w:r>
            </w:ins>
          </w:p>
        </w:tc>
        <w:tc>
          <w:tcPr>
            <w:tcW w:w="1143" w:type="dxa"/>
            <w:tcBorders>
              <w:top w:val="nil"/>
              <w:left w:val="nil"/>
              <w:bottom w:val="nil"/>
              <w:right w:val="nil"/>
            </w:tcBorders>
            <w:shd w:val="clear" w:color="auto" w:fill="auto"/>
            <w:vAlign w:val="bottom"/>
          </w:tcPr>
          <w:p w14:paraId="4EFB1A26" w14:textId="77777777" w:rsidR="00A50AAF" w:rsidRPr="006226B0" w:rsidRDefault="00A50AAF" w:rsidP="001C7249">
            <w:pPr>
              <w:spacing w:after="0" w:line="240" w:lineRule="auto"/>
              <w:jc w:val="right"/>
              <w:rPr>
                <w:ins w:id="1253" w:author="Chasco, Brandon Edward" w:date="2020-08-26T11:47:00Z"/>
                <w:color w:val="000000"/>
                <w:sz w:val="22"/>
                <w:szCs w:val="22"/>
              </w:rPr>
            </w:pPr>
            <w:ins w:id="1254" w:author="Chasco, Brandon Edward" w:date="2020-08-26T11:47:00Z">
              <w:r w:rsidRPr="006226B0">
                <w:rPr>
                  <w:color w:val="000000"/>
                  <w:sz w:val="22"/>
                  <w:szCs w:val="22"/>
                </w:rPr>
                <w:t>802.4</w:t>
              </w:r>
            </w:ins>
          </w:p>
        </w:tc>
        <w:tc>
          <w:tcPr>
            <w:tcW w:w="926" w:type="dxa"/>
            <w:gridSpan w:val="2"/>
            <w:tcBorders>
              <w:top w:val="nil"/>
              <w:left w:val="nil"/>
              <w:bottom w:val="nil"/>
              <w:right w:val="nil"/>
            </w:tcBorders>
          </w:tcPr>
          <w:p w14:paraId="12270823" w14:textId="77777777" w:rsidR="00A50AAF" w:rsidRPr="006226B0" w:rsidRDefault="00A50AAF" w:rsidP="001C7249">
            <w:pPr>
              <w:spacing w:after="0" w:line="240" w:lineRule="auto"/>
              <w:jc w:val="right"/>
              <w:rPr>
                <w:ins w:id="1255"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7E6FE281" w14:textId="77777777" w:rsidR="00A50AAF" w:rsidRPr="006226B0" w:rsidRDefault="00A50AAF" w:rsidP="001C7249">
            <w:pPr>
              <w:spacing w:after="0" w:line="240" w:lineRule="auto"/>
              <w:jc w:val="right"/>
              <w:rPr>
                <w:ins w:id="1256" w:author="Chasco, Brandon Edward" w:date="2020-08-26T11:47:00Z"/>
                <w:color w:val="000000"/>
                <w:sz w:val="22"/>
                <w:szCs w:val="22"/>
              </w:rPr>
            </w:pPr>
            <w:ins w:id="1257" w:author="Chasco, Brandon Edward" w:date="2020-08-26T11:47:00Z">
              <w:r w:rsidRPr="006226B0">
                <w:rPr>
                  <w:color w:val="000000"/>
                  <w:sz w:val="22"/>
                  <w:szCs w:val="22"/>
                </w:rPr>
                <w:t>0.346</w:t>
              </w:r>
            </w:ins>
          </w:p>
        </w:tc>
        <w:tc>
          <w:tcPr>
            <w:tcW w:w="1319" w:type="dxa"/>
            <w:tcBorders>
              <w:top w:val="nil"/>
              <w:left w:val="nil"/>
              <w:bottom w:val="nil"/>
              <w:right w:val="nil"/>
            </w:tcBorders>
            <w:shd w:val="clear" w:color="auto" w:fill="auto"/>
            <w:vAlign w:val="bottom"/>
          </w:tcPr>
          <w:p w14:paraId="25516D1F" w14:textId="77777777" w:rsidR="00A50AAF" w:rsidRPr="006226B0" w:rsidRDefault="00A50AAF" w:rsidP="001C7249">
            <w:pPr>
              <w:spacing w:after="0" w:line="240" w:lineRule="auto"/>
              <w:jc w:val="right"/>
              <w:rPr>
                <w:ins w:id="1258" w:author="Chasco, Brandon Edward" w:date="2020-08-26T11:47:00Z"/>
                <w:color w:val="000000"/>
                <w:sz w:val="22"/>
                <w:szCs w:val="22"/>
              </w:rPr>
            </w:pPr>
            <w:ins w:id="1259" w:author="Chasco, Brandon Edward" w:date="2020-08-26T11:47:00Z">
              <w:r w:rsidRPr="006226B0">
                <w:rPr>
                  <w:color w:val="000000"/>
                  <w:sz w:val="22"/>
                  <w:szCs w:val="22"/>
                </w:rPr>
                <w:t>0.197</w:t>
              </w:r>
            </w:ins>
          </w:p>
        </w:tc>
      </w:tr>
      <w:tr w:rsidR="00A50AAF" w:rsidRPr="006226B0" w14:paraId="19814C4D" w14:textId="77777777" w:rsidTr="001C7249">
        <w:trPr>
          <w:trHeight w:val="368"/>
          <w:ins w:id="1260" w:author="Chasco, Brandon Edward" w:date="2020-08-26T11:47:00Z"/>
        </w:trPr>
        <w:tc>
          <w:tcPr>
            <w:tcW w:w="3809" w:type="dxa"/>
            <w:tcBorders>
              <w:top w:val="nil"/>
              <w:left w:val="nil"/>
              <w:right w:val="nil"/>
            </w:tcBorders>
            <w:shd w:val="clear" w:color="auto" w:fill="auto"/>
            <w:vAlign w:val="bottom"/>
          </w:tcPr>
          <w:p w14:paraId="414F6CEF" w14:textId="77777777" w:rsidR="00A50AAF" w:rsidRPr="006226B0" w:rsidRDefault="00A50AAF" w:rsidP="001C7249">
            <w:pPr>
              <w:spacing w:after="0" w:line="240" w:lineRule="auto"/>
              <w:rPr>
                <w:ins w:id="1261" w:author="Chasco, Brandon Edward" w:date="2020-08-26T11:47:00Z"/>
                <w:color w:val="000000"/>
                <w:sz w:val="22"/>
                <w:szCs w:val="22"/>
              </w:rPr>
            </w:pPr>
            <w:ins w:id="1262" w:author="Chasco, Brandon Edward" w:date="2020-08-26T11:47:00Z">
              <w:r w:rsidRPr="006226B0">
                <w:rPr>
                  <w:color w:val="000000"/>
                  <w:sz w:val="22"/>
                  <w:szCs w:val="22"/>
                </w:rPr>
                <w:t>Day + day/year</w:t>
              </w:r>
            </w:ins>
          </w:p>
        </w:tc>
        <w:tc>
          <w:tcPr>
            <w:tcW w:w="1110" w:type="dxa"/>
            <w:tcBorders>
              <w:top w:val="nil"/>
              <w:left w:val="nil"/>
              <w:right w:val="nil"/>
            </w:tcBorders>
            <w:shd w:val="clear" w:color="auto" w:fill="auto"/>
            <w:vAlign w:val="bottom"/>
          </w:tcPr>
          <w:p w14:paraId="1F12F38E" w14:textId="77777777" w:rsidR="00A50AAF" w:rsidRPr="006226B0" w:rsidRDefault="00A50AAF" w:rsidP="001C7249">
            <w:pPr>
              <w:spacing w:after="0" w:line="240" w:lineRule="auto"/>
              <w:jc w:val="right"/>
              <w:rPr>
                <w:ins w:id="1263" w:author="Chasco, Brandon Edward" w:date="2020-08-26T11:47:00Z"/>
                <w:color w:val="000000"/>
                <w:sz w:val="22"/>
                <w:szCs w:val="22"/>
              </w:rPr>
            </w:pPr>
            <w:ins w:id="1264" w:author="Chasco, Brandon Edward" w:date="2020-08-26T11:47:00Z">
              <w:r w:rsidRPr="006226B0">
                <w:rPr>
                  <w:color w:val="000000"/>
                  <w:sz w:val="22"/>
                  <w:szCs w:val="22"/>
                </w:rPr>
                <w:t>1151.4</w:t>
              </w:r>
            </w:ins>
          </w:p>
        </w:tc>
        <w:tc>
          <w:tcPr>
            <w:tcW w:w="1143" w:type="dxa"/>
            <w:tcBorders>
              <w:top w:val="nil"/>
              <w:left w:val="nil"/>
              <w:right w:val="nil"/>
            </w:tcBorders>
            <w:shd w:val="clear" w:color="auto" w:fill="auto"/>
            <w:vAlign w:val="bottom"/>
          </w:tcPr>
          <w:p w14:paraId="35164330" w14:textId="77777777" w:rsidR="00A50AAF" w:rsidRPr="006226B0" w:rsidRDefault="00A50AAF" w:rsidP="001C7249">
            <w:pPr>
              <w:spacing w:after="0" w:line="240" w:lineRule="auto"/>
              <w:jc w:val="right"/>
              <w:rPr>
                <w:ins w:id="1265" w:author="Chasco, Brandon Edward" w:date="2020-08-26T11:47:00Z"/>
                <w:color w:val="000000"/>
                <w:sz w:val="22"/>
                <w:szCs w:val="22"/>
              </w:rPr>
            </w:pPr>
            <w:ins w:id="1266" w:author="Chasco, Brandon Edward" w:date="2020-08-26T11:47:00Z">
              <w:r w:rsidRPr="006226B0">
                <w:rPr>
                  <w:color w:val="000000"/>
                  <w:sz w:val="22"/>
                  <w:szCs w:val="22"/>
                </w:rPr>
                <w:t>800.4</w:t>
              </w:r>
            </w:ins>
          </w:p>
        </w:tc>
        <w:tc>
          <w:tcPr>
            <w:tcW w:w="926" w:type="dxa"/>
            <w:gridSpan w:val="2"/>
            <w:tcBorders>
              <w:top w:val="nil"/>
              <w:left w:val="nil"/>
              <w:right w:val="nil"/>
            </w:tcBorders>
          </w:tcPr>
          <w:p w14:paraId="321C4F8C" w14:textId="77777777" w:rsidR="00A50AAF" w:rsidRPr="006226B0" w:rsidRDefault="00A50AAF" w:rsidP="001C7249">
            <w:pPr>
              <w:spacing w:after="0" w:line="240" w:lineRule="auto"/>
              <w:jc w:val="right"/>
              <w:rPr>
                <w:ins w:id="1267" w:author="Chasco, Brandon Edward" w:date="2020-08-26T11:47:00Z"/>
                <w:color w:val="000000"/>
                <w:sz w:val="22"/>
                <w:szCs w:val="22"/>
              </w:rPr>
            </w:pPr>
          </w:p>
        </w:tc>
        <w:tc>
          <w:tcPr>
            <w:tcW w:w="1255" w:type="dxa"/>
            <w:tcBorders>
              <w:top w:val="nil"/>
              <w:left w:val="nil"/>
              <w:right w:val="nil"/>
            </w:tcBorders>
            <w:shd w:val="clear" w:color="auto" w:fill="auto"/>
            <w:vAlign w:val="bottom"/>
          </w:tcPr>
          <w:p w14:paraId="03246FCD" w14:textId="77777777" w:rsidR="00A50AAF" w:rsidRPr="006226B0" w:rsidRDefault="00A50AAF" w:rsidP="001C7249">
            <w:pPr>
              <w:spacing w:after="0" w:line="240" w:lineRule="auto"/>
              <w:jc w:val="right"/>
              <w:rPr>
                <w:ins w:id="1268" w:author="Chasco, Brandon Edward" w:date="2020-08-26T11:47:00Z"/>
                <w:color w:val="000000"/>
                <w:sz w:val="22"/>
                <w:szCs w:val="22"/>
              </w:rPr>
            </w:pPr>
            <w:ins w:id="1269" w:author="Chasco, Brandon Edward" w:date="2020-08-26T11:47:00Z">
              <w:r w:rsidRPr="006226B0">
                <w:rPr>
                  <w:color w:val="000000"/>
                  <w:sz w:val="22"/>
                  <w:szCs w:val="22"/>
                </w:rPr>
                <w:t>0.346</w:t>
              </w:r>
            </w:ins>
          </w:p>
        </w:tc>
        <w:tc>
          <w:tcPr>
            <w:tcW w:w="1319" w:type="dxa"/>
            <w:tcBorders>
              <w:top w:val="nil"/>
              <w:left w:val="nil"/>
              <w:right w:val="nil"/>
            </w:tcBorders>
            <w:shd w:val="clear" w:color="auto" w:fill="auto"/>
            <w:vAlign w:val="bottom"/>
          </w:tcPr>
          <w:p w14:paraId="27E1B8F5" w14:textId="77777777" w:rsidR="00A50AAF" w:rsidRPr="006226B0" w:rsidRDefault="00A50AAF" w:rsidP="001C7249">
            <w:pPr>
              <w:spacing w:after="0" w:line="240" w:lineRule="auto"/>
              <w:jc w:val="right"/>
              <w:rPr>
                <w:ins w:id="1270" w:author="Chasco, Brandon Edward" w:date="2020-08-26T11:47:00Z"/>
                <w:color w:val="000000"/>
                <w:sz w:val="22"/>
                <w:szCs w:val="22"/>
              </w:rPr>
            </w:pPr>
            <w:ins w:id="1271" w:author="Chasco, Brandon Edward" w:date="2020-08-26T11:47:00Z">
              <w:r w:rsidRPr="006226B0">
                <w:rPr>
                  <w:color w:val="000000"/>
                  <w:sz w:val="22"/>
                  <w:szCs w:val="22"/>
                </w:rPr>
                <w:t>0.198</w:t>
              </w:r>
            </w:ins>
          </w:p>
        </w:tc>
      </w:tr>
      <w:tr w:rsidR="00A50AAF" w:rsidRPr="006226B0" w14:paraId="487682D7" w14:textId="77777777" w:rsidTr="001C7249">
        <w:trPr>
          <w:trHeight w:val="368"/>
          <w:ins w:id="1272" w:author="Chasco, Brandon Edward" w:date="2020-08-26T11:47:00Z"/>
        </w:trPr>
        <w:tc>
          <w:tcPr>
            <w:tcW w:w="3809" w:type="dxa"/>
            <w:tcBorders>
              <w:top w:val="nil"/>
              <w:left w:val="nil"/>
              <w:bottom w:val="single" w:sz="4" w:space="0" w:color="000000"/>
              <w:right w:val="nil"/>
            </w:tcBorders>
            <w:shd w:val="clear" w:color="auto" w:fill="auto"/>
            <w:vAlign w:val="bottom"/>
          </w:tcPr>
          <w:p w14:paraId="1058E06C" w14:textId="77777777" w:rsidR="00A50AAF" w:rsidRPr="006226B0" w:rsidRDefault="00A50AAF" w:rsidP="001C7249">
            <w:pPr>
              <w:spacing w:after="0" w:line="240" w:lineRule="auto"/>
              <w:rPr>
                <w:ins w:id="1273" w:author="Chasco, Brandon Edward" w:date="2020-08-26T11:47:00Z"/>
                <w:color w:val="000000"/>
                <w:sz w:val="22"/>
                <w:szCs w:val="22"/>
              </w:rPr>
            </w:pPr>
            <w:ins w:id="1274" w:author="Chasco, Brandon Edward" w:date="2020-08-26T11:47:00Z">
              <w:r w:rsidRPr="006226B0">
                <w:rPr>
                  <w:color w:val="000000"/>
                  <w:sz w:val="22"/>
                  <w:szCs w:val="22"/>
                </w:rPr>
                <w:t>Marine covariates + day + day/year</w:t>
              </w:r>
            </w:ins>
          </w:p>
        </w:tc>
        <w:tc>
          <w:tcPr>
            <w:tcW w:w="1110" w:type="dxa"/>
            <w:tcBorders>
              <w:top w:val="nil"/>
              <w:left w:val="nil"/>
              <w:bottom w:val="single" w:sz="4" w:space="0" w:color="000000"/>
              <w:right w:val="nil"/>
            </w:tcBorders>
            <w:shd w:val="clear" w:color="auto" w:fill="auto"/>
            <w:vAlign w:val="bottom"/>
          </w:tcPr>
          <w:p w14:paraId="3CA6366C" w14:textId="77777777" w:rsidR="00A50AAF" w:rsidRPr="006226B0" w:rsidRDefault="00A50AAF" w:rsidP="001C7249">
            <w:pPr>
              <w:spacing w:after="0" w:line="240" w:lineRule="auto"/>
              <w:jc w:val="right"/>
              <w:rPr>
                <w:ins w:id="1275" w:author="Chasco, Brandon Edward" w:date="2020-08-26T11:47:00Z"/>
                <w:color w:val="000000"/>
                <w:sz w:val="22"/>
                <w:szCs w:val="22"/>
              </w:rPr>
            </w:pPr>
            <w:ins w:id="1276" w:author="Chasco, Brandon Edward" w:date="2020-08-26T11:47:00Z">
              <w:r w:rsidRPr="006226B0">
                <w:rPr>
                  <w:color w:val="000000"/>
                  <w:sz w:val="22"/>
                  <w:szCs w:val="22"/>
                </w:rPr>
                <w:t>1144.1</w:t>
              </w:r>
            </w:ins>
          </w:p>
        </w:tc>
        <w:tc>
          <w:tcPr>
            <w:tcW w:w="1143" w:type="dxa"/>
            <w:tcBorders>
              <w:top w:val="nil"/>
              <w:left w:val="nil"/>
              <w:bottom w:val="single" w:sz="4" w:space="0" w:color="000000"/>
              <w:right w:val="nil"/>
            </w:tcBorders>
            <w:shd w:val="clear" w:color="auto" w:fill="auto"/>
            <w:vAlign w:val="bottom"/>
          </w:tcPr>
          <w:p w14:paraId="4F82A6FF" w14:textId="77777777" w:rsidR="00A50AAF" w:rsidRPr="006226B0" w:rsidRDefault="00A50AAF" w:rsidP="001C7249">
            <w:pPr>
              <w:spacing w:after="0" w:line="240" w:lineRule="auto"/>
              <w:jc w:val="right"/>
              <w:rPr>
                <w:ins w:id="1277" w:author="Chasco, Brandon Edward" w:date="2020-08-26T11:47:00Z"/>
                <w:color w:val="000000"/>
                <w:sz w:val="22"/>
                <w:szCs w:val="22"/>
              </w:rPr>
            </w:pPr>
            <w:ins w:id="1278" w:author="Chasco, Brandon Edward" w:date="2020-08-26T11:47:00Z">
              <w:r w:rsidRPr="006226B0">
                <w:rPr>
                  <w:color w:val="000000"/>
                  <w:sz w:val="22"/>
                  <w:szCs w:val="22"/>
                </w:rPr>
                <w:t>790.8</w:t>
              </w:r>
            </w:ins>
          </w:p>
        </w:tc>
        <w:tc>
          <w:tcPr>
            <w:tcW w:w="926" w:type="dxa"/>
            <w:gridSpan w:val="2"/>
            <w:tcBorders>
              <w:top w:val="nil"/>
              <w:left w:val="nil"/>
              <w:bottom w:val="single" w:sz="4" w:space="0" w:color="000000"/>
              <w:right w:val="nil"/>
            </w:tcBorders>
          </w:tcPr>
          <w:p w14:paraId="624D75B4" w14:textId="77777777" w:rsidR="00A50AAF" w:rsidRPr="006226B0" w:rsidRDefault="00A50AAF" w:rsidP="001C7249">
            <w:pPr>
              <w:spacing w:after="0" w:line="240" w:lineRule="auto"/>
              <w:jc w:val="right"/>
              <w:rPr>
                <w:ins w:id="1279" w:author="Chasco, Brandon Edward" w:date="2020-08-26T11:47:00Z"/>
                <w:color w:val="000000"/>
                <w:sz w:val="22"/>
                <w:szCs w:val="22"/>
              </w:rPr>
            </w:pPr>
          </w:p>
        </w:tc>
        <w:tc>
          <w:tcPr>
            <w:tcW w:w="1255" w:type="dxa"/>
            <w:tcBorders>
              <w:top w:val="nil"/>
              <w:left w:val="nil"/>
              <w:bottom w:val="single" w:sz="4" w:space="0" w:color="000000"/>
              <w:right w:val="nil"/>
            </w:tcBorders>
            <w:shd w:val="clear" w:color="auto" w:fill="auto"/>
            <w:vAlign w:val="bottom"/>
          </w:tcPr>
          <w:p w14:paraId="50A957E7" w14:textId="77777777" w:rsidR="00A50AAF" w:rsidRPr="006226B0" w:rsidRDefault="00A50AAF" w:rsidP="001C7249">
            <w:pPr>
              <w:spacing w:after="0" w:line="240" w:lineRule="auto"/>
              <w:jc w:val="right"/>
              <w:rPr>
                <w:ins w:id="1280" w:author="Chasco, Brandon Edward" w:date="2020-08-26T11:47:00Z"/>
                <w:color w:val="000000"/>
                <w:sz w:val="22"/>
                <w:szCs w:val="22"/>
              </w:rPr>
            </w:pPr>
            <w:ins w:id="1281" w:author="Chasco, Brandon Edward" w:date="2020-08-26T11:47:00Z">
              <w:r w:rsidRPr="006226B0">
                <w:rPr>
                  <w:color w:val="000000"/>
                  <w:sz w:val="22"/>
                  <w:szCs w:val="22"/>
                </w:rPr>
                <w:t>0.350</w:t>
              </w:r>
            </w:ins>
          </w:p>
        </w:tc>
        <w:tc>
          <w:tcPr>
            <w:tcW w:w="1319" w:type="dxa"/>
            <w:tcBorders>
              <w:top w:val="nil"/>
              <w:left w:val="nil"/>
              <w:bottom w:val="single" w:sz="4" w:space="0" w:color="000000"/>
              <w:right w:val="nil"/>
            </w:tcBorders>
            <w:shd w:val="clear" w:color="auto" w:fill="auto"/>
            <w:vAlign w:val="bottom"/>
          </w:tcPr>
          <w:p w14:paraId="0B9E06C6" w14:textId="77777777" w:rsidR="00A50AAF" w:rsidRPr="006226B0" w:rsidRDefault="00A50AAF" w:rsidP="001C7249">
            <w:pPr>
              <w:spacing w:after="0" w:line="240" w:lineRule="auto"/>
              <w:jc w:val="right"/>
              <w:rPr>
                <w:ins w:id="1282" w:author="Chasco, Brandon Edward" w:date="2020-08-26T11:47:00Z"/>
                <w:color w:val="000000"/>
                <w:sz w:val="22"/>
                <w:szCs w:val="22"/>
              </w:rPr>
            </w:pPr>
            <w:ins w:id="1283" w:author="Chasco, Brandon Edward" w:date="2020-08-26T11:47:00Z">
              <w:r w:rsidRPr="006226B0">
                <w:rPr>
                  <w:color w:val="000000"/>
                  <w:sz w:val="22"/>
                  <w:szCs w:val="22"/>
                </w:rPr>
                <w:t>0.208</w:t>
              </w:r>
            </w:ins>
          </w:p>
        </w:tc>
      </w:tr>
    </w:tbl>
    <w:p w14:paraId="4069E0F2" w14:textId="2E2009C8" w:rsidR="00A50AAF" w:rsidRPr="00B166D4" w:rsidRDefault="00A50AAF" w:rsidP="00A50AAF">
      <w:pPr>
        <w:pPrChange w:id="1284" w:author="Chasco, Brandon Edward" w:date="2020-08-26T11:47:00Z">
          <w:pPr>
            <w:ind w:firstLine="720"/>
          </w:pPr>
        </w:pPrChange>
      </w:pPr>
    </w:p>
    <w:p w14:paraId="4A260274" w14:textId="5D1F7F0B" w:rsidR="00B11759" w:rsidRDefault="0086311F">
      <w:bookmarkStart w:id="1285" w:name="_2jxsxqh" w:colFirst="0" w:colLast="0"/>
      <w:bookmarkEnd w:id="1285"/>
      <w:r w:rsidRPr="00B166D4">
        <w:tab/>
        <w:t xml:space="preserve">Combining impacts from multiple environments has been applied in several past efforts to model Snake River spring/summer Chinook marine survival. The day effect was described by Scheuerell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Holsman et al. </w:t>
      </w:r>
      <w:r w:rsidR="00307FE4">
        <w:fldChar w:fldCharType="begin"/>
      </w:r>
      <w:r w:rsidR="009B0FE2">
        <w:instrText xml:space="preserve"> ADDIN ZOTERO_ITEM CSL_CITATION {"citationID":"Mq64ysGe","properties":{"formattedCitation":"[42]","plainCitation":"[42]","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9B0FE2" w:rsidRPr="009B0FE2">
        <w:t>[42]</w:t>
      </w:r>
      <w:r w:rsidR="00307FE4">
        <w:fldChar w:fldCharType="end"/>
      </w:r>
      <w:r w:rsidRPr="00B166D4">
        <w:t xml:space="preserve"> also use a logistic regression for this ESU and characterized the impacts of </w:t>
      </w:r>
      <w:r w:rsidRPr="00B166D4">
        <w:lastRenderedPageBreak/>
        <w:t xml:space="preserve">predators, prey, flow, and the temperature difference between the Columbia River and the nearshore ocean; however, they did not include a day effect in their model. Similarly, Haseker et al. </w:t>
      </w:r>
      <w:r w:rsidR="00307FE4">
        <w:fldChar w:fldCharType="begin"/>
      </w:r>
      <w:r w:rsidR="009B0FE2">
        <w:instrText xml:space="preserve"> ADDIN ZOTERO_ITEM CSL_CITATION {"citationID":"kVmWSOwM","properties":{"formattedCitation":"[43]","plainCitation":"[43]","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9B0FE2" w:rsidRPr="009B0FE2">
        <w:t>[43]</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9B0FE2">
        <w:instrText xml:space="preserve"> ADDIN ZOTERO_ITEM CSL_CITATION {"citationID":"02hUa1ag","properties":{"formattedCitation":"[44]","plainCitation":"[44]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9B0FE2" w:rsidRPr="009B0FE2">
        <w:t>[44]</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rsidP="006D27E2">
      <w:pPr>
        <w:pStyle w:val="Heading2"/>
        <w:pPrChange w:id="1286" w:author="Chasco, Brandon Edward" w:date="2020-08-26T10:32:00Z">
          <w:pPr/>
        </w:pPrChange>
      </w:pPr>
      <w:r>
        <w:t>Using the model prospectively</w:t>
      </w:r>
    </w:p>
    <w:p w14:paraId="7C3F1ABF" w14:textId="7DD0C36B"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Zabel et al. 2006).  This approach has been adopted by NOAA Fisheries to examine the effects of climate and climate change on salmon population viability </w:t>
      </w:r>
      <w:r w:rsidR="00C2295E">
        <w:fldChar w:fldCharType="begin"/>
      </w:r>
      <w:r w:rsidR="009B0FE2">
        <w:instrText xml:space="preserve"> ADDIN ZOTERO_ITEM CSL_CITATION {"citationID":"GuXaXwdF","properties":{"formattedCitation":"[45]","plainCitation":"[45]","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9B0FE2" w:rsidRPr="009B0FE2">
        <w:t>[45]</w:t>
      </w:r>
      <w:r w:rsidR="00C2295E">
        <w:fldChar w:fldCharType="end"/>
      </w:r>
      <w:r>
        <w:t xml:space="preserve">.  </w:t>
      </w:r>
      <w:r w:rsidR="003E78A8">
        <w:t xml:space="preserve">The fact that several of the most important ocean indicators </w:t>
      </w:r>
      <w:r w:rsidR="003E78A8">
        <w:lastRenderedPageBreak/>
        <w:t>(e.g., SST) are amenable to forecasting under climate change scenarios allows for an important examination of how Snake River spring/summer will respond to future climate conditions.</w:t>
      </w:r>
    </w:p>
    <w:p w14:paraId="2F38F66E" w14:textId="77777777" w:rsidR="00B11759" w:rsidRPr="000C3BB6" w:rsidRDefault="0086311F" w:rsidP="006D27E2">
      <w:pPr>
        <w:pStyle w:val="Heading2"/>
        <w:pPrChange w:id="1287" w:author="Chasco, Brandon Edward" w:date="2020-08-26T10:32:00Z">
          <w:pPr>
            <w:pStyle w:val="Heading4"/>
          </w:pPr>
        </w:pPrChange>
      </w:pPr>
      <w:bookmarkStart w:id="1288" w:name="_z337ya" w:colFirst="0" w:colLast="0"/>
      <w:bookmarkEnd w:id="1288"/>
      <w:r w:rsidRPr="00B166D4">
        <w:t>Caveats</w:t>
      </w:r>
    </w:p>
    <w:p w14:paraId="3752AF15" w14:textId="4625F6C9" w:rsidR="00B11759" w:rsidDel="00A50AAF" w:rsidRDefault="0086311F">
      <w:pPr>
        <w:rPr>
          <w:ins w:id="1289" w:author="Brian Burke" w:date="2020-07-23T13:43:00Z"/>
          <w:del w:id="1290" w:author="Chasco, Brandon Edward" w:date="2020-08-26T11:49:00Z"/>
        </w:rPr>
      </w:pPr>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9B0FE2">
        <w:instrText xml:space="preserve"> ADDIN ZOTERO_ITEM CSL_CITATION {"citationID":"D6Fz7RXr","properties":{"formattedCitation":"[13,26,27,46]","plainCitation":"[13,26,27,46]","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9B0FE2" w:rsidRPr="009B0FE2">
        <w:t>[13,26,27,46]</w:t>
      </w:r>
      <w:r w:rsidR="00307FE4">
        <w:fldChar w:fldCharType="end"/>
      </w:r>
      <w:r w:rsidRPr="000C3BB6">
        <w:t xml:space="preserve">.  Miller et al. </w:t>
      </w:r>
      <w:r w:rsidR="00307FE4">
        <w:fldChar w:fldCharType="begin"/>
      </w:r>
      <w:r w:rsidR="009B0FE2">
        <w:instrText xml:space="preserve"> ADDIN ZOTERO_ITEM CSL_CITATION {"citationID":"s1DjykTJ","properties":{"formattedCitation":"[44]","plainCitation":"[44]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9B0FE2" w:rsidRPr="009B0FE2">
        <w:t>[44]</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w:t>
      </w:r>
      <w:ins w:id="1291" w:author="Lisa.Crozier" w:date="2020-07-24T11:24:00Z">
        <w:r w:rsidR="00EC3488">
          <w:t>We note that although</w:t>
        </w:r>
      </w:ins>
      <w:ins w:id="1292" w:author="Chasco, Brandon Edward" w:date="2020-07-20T11:09:00Z">
        <w:del w:id="1293" w:author="Lisa.Crozier" w:date="2020-07-24T11:24:00Z">
          <w:r w:rsidR="00092099" w:rsidDel="00EC3488">
            <w:delText>Furthermore</w:delText>
          </w:r>
        </w:del>
        <w:r w:rsidR="00092099">
          <w:t>, fish size is known to affect migration pathways through the hydrosystem</w:t>
        </w:r>
      </w:ins>
      <w:ins w:id="1294" w:author="Chasco, Brandon Edward" w:date="2020-07-20T11:11:00Z">
        <w:r w:rsidR="00092099">
          <w:t xml:space="preserve"> </w:t>
        </w:r>
      </w:ins>
      <w:r w:rsidR="00197095">
        <w:fldChar w:fldCharType="begin"/>
      </w:r>
      <w:r w:rsidR="00197095">
        <w:instrText xml:space="preserve"> ADDIN ZOTERO_ITEM CSL_CITATION {"citationID":"995zoKhZ","properties":{"formattedCitation":"[47]","plainCitation":"[47]","noteIndex":0},"citationItems":[{"id":196,"uris":["http://zotero.org/users/local/sALjQm7t/items/FDCDCPL8"],"uri":["http://zotero.org/users/local/sALjQm7t/items/FDCDCPL8"],"itemData":{"id":196,"type":"article-journal","container-title":"Transactions of the American Fisheries Society","issue":"6","note":"publisher: Wiley Online Library","page":"1069–1087","source":"Google Scholar","title":"Associations among Fish Length, Dam Passage History, and Survival to Adulthood in Two At-Risk Species of Pacific Salmon","volume":"148","author":[{"family":"Faulkner","given":"James R."},{"family":"Bellerud","given":"Blane L."},{"family":"Widener","given":"Daniel L."},{"family":"Zabel","given":"Richard W."}],"issued":{"date-parts":[["2019"]]}}}],"schema":"https://github.com/citation-style-language/schema/raw/master/csl-citation.json"} </w:instrText>
      </w:r>
      <w:r w:rsidR="00197095">
        <w:fldChar w:fldCharType="separate"/>
      </w:r>
      <w:r w:rsidR="00197095" w:rsidRPr="00197095">
        <w:t>[47]</w:t>
      </w:r>
      <w:r w:rsidR="00197095">
        <w:fldChar w:fldCharType="end"/>
      </w:r>
      <w:ins w:id="1295" w:author="Lisa.Crozier" w:date="2020-07-24T11:24:00Z">
        <w:r w:rsidR="00EC3488">
          <w:t xml:space="preserve">, </w:t>
        </w:r>
      </w:ins>
      <w:ins w:id="1296" w:author="Lisa.Crozier" w:date="2020-07-24T11:26:00Z">
        <w:r w:rsidR="00EC3488">
          <w:t xml:space="preserve">detections at Bonneville Dam </w:t>
        </w:r>
      </w:ins>
      <w:ins w:id="1297" w:author="Lisa.Crozier" w:date="2020-07-24T11:27:00Z">
        <w:r w:rsidR="00EC3488">
          <w:t>did not show a sign</w:t>
        </w:r>
      </w:ins>
      <w:ins w:id="1298" w:author="Chasco, Brandon Edward" w:date="2020-08-26T11:28:00Z">
        <w:r w:rsidR="000A428B">
          <w:t>i</w:t>
        </w:r>
      </w:ins>
      <w:ins w:id="1299" w:author="Lisa.Crozier" w:date="2020-07-24T11:27:00Z">
        <w:r w:rsidR="00EC3488">
          <w:t>ficant size</w:t>
        </w:r>
      </w:ins>
      <w:ins w:id="1300" w:author="Lisa.Crozier" w:date="2020-07-24T11:24:00Z">
        <w:r w:rsidR="00EC3488">
          <w:t xml:space="preserve"> bias</w:t>
        </w:r>
      </w:ins>
      <w:ins w:id="1301" w:author="Lisa.Crozier" w:date="2020-07-24T11:27:00Z">
        <w:r w:rsidR="00EC3488">
          <w:t xml:space="preserve"> (see Fig 3 in Faulkner et al</w:t>
        </w:r>
        <w:del w:id="1302" w:author="Chasco, Brandon Edward" w:date="2020-08-26T11:34:00Z">
          <w:r w:rsidR="00EC3488" w:rsidDel="00197095">
            <w:delText xml:space="preserve"> 2019</w:delText>
          </w:r>
        </w:del>
      </w:ins>
      <w:ins w:id="1303" w:author="Chasco, Brandon Edward" w:date="2020-08-26T11:34:00Z">
        <w:r w:rsidR="00197095">
          <w:t>.</w:t>
        </w:r>
      </w:ins>
      <w:ins w:id="1304" w:author="Lisa.Crozier" w:date="2020-07-24T11:27:00Z">
        <w:r w:rsidR="00EC3488">
          <w:t>).</w:t>
        </w:r>
      </w:ins>
      <w:ins w:id="1305" w:author="Lisa.Crozier" w:date="2020-07-24T11:28:00Z">
        <w:r w:rsidR="00EC3488">
          <w:t xml:space="preserve"> Nonetheless, we acknowledge that there may be other ways in which detected fish were not fully representative of the run-at-large, so our conclusions apply specifically to this set of fish.</w:t>
        </w:r>
      </w:ins>
      <w:ins w:id="1306" w:author="Chasco, Brandon Edward" w:date="2020-07-20T11:10:00Z">
        <w:del w:id="1307" w:author="Lisa.Crozier" w:date="2020-07-24T11:27:00Z">
          <w:r w:rsidR="00092099" w:rsidDel="00EC3488">
            <w:delText>.</w:delText>
          </w:r>
        </w:del>
        <w:r w:rsidR="00092099">
          <w:t xml:space="preserve"> </w:t>
        </w:r>
      </w:ins>
      <w:ins w:id="1308" w:author="Chasco, Brandon Edward" w:date="2020-07-20T11:11:00Z">
        <w:del w:id="1309" w:author="Lisa.Crozier" w:date="2020-07-24T08:17:00Z">
          <w:r w:rsidR="00092099" w:rsidDel="003135DC">
            <w:delText xml:space="preserve">While smaller fish are more likely to </w:delText>
          </w:r>
        </w:del>
      </w:ins>
      <w:ins w:id="1310" w:author="Rich Zabel" w:date="2020-07-21T12:46:00Z">
        <w:del w:id="1311" w:author="Lisa.Crozier" w:date="2020-07-24T08:17:00Z">
          <w:r w:rsidR="008533AE" w:rsidDel="003135DC">
            <w:delText xml:space="preserve"> be detected in juvenile bypass syste</w:delText>
          </w:r>
        </w:del>
      </w:ins>
      <w:ins w:id="1312" w:author="Rich Zabel" w:date="2020-07-21T12:47:00Z">
        <w:del w:id="1313" w:author="Lisa.Crozier" w:date="2020-07-24T08:17:00Z">
          <w:r w:rsidR="008533AE" w:rsidDel="003135DC">
            <w:delText>ms</w:delText>
          </w:r>
        </w:del>
      </w:ins>
      <w:ins w:id="1314" w:author="Chasco, Brandon Edward" w:date="2020-07-20T11:11:00Z">
        <w:del w:id="1315" w:author="Lisa.Crozier" w:date="2020-07-24T08:17:00Z">
          <w:r w:rsidR="00092099" w:rsidDel="003135DC">
            <w:delText xml:space="preserve">bypass the turbine and spillways, </w:delText>
          </w:r>
        </w:del>
      </w:ins>
      <w:ins w:id="1316" w:author="Brian Burke" w:date="2020-07-23T13:40:00Z">
        <w:del w:id="1317" w:author="Lisa.Crozier" w:date="2020-07-24T11:29:00Z">
          <w:r w:rsidR="008F6525" w:rsidDel="00EC3488">
            <w:delText xml:space="preserve">and therefore included in our study, </w:delText>
          </w:r>
        </w:del>
      </w:ins>
      <w:ins w:id="1318" w:author="Chasco, Brandon Edward" w:date="2020-07-20T11:13:00Z">
        <w:del w:id="1319" w:author="Lisa.Crozier" w:date="2020-07-24T11:27:00Z">
          <w:r w:rsidR="00092099" w:rsidDel="00EC3488">
            <w:delText xml:space="preserve">Faulkner et al (2019) found that it was the size of the fish, not the migration pathway through the hydrosystem that provided a better explanation of changes in </w:delText>
          </w:r>
        </w:del>
      </w:ins>
      <w:ins w:id="1320" w:author="Chasco, Brandon Edward" w:date="2020-07-20T11:17:00Z">
        <w:del w:id="1321" w:author="Lisa.Crozier" w:date="2020-07-24T11:27:00Z">
          <w:r w:rsidR="00092099" w:rsidDel="00EC3488">
            <w:delText xml:space="preserve">marine </w:delText>
          </w:r>
        </w:del>
      </w:ins>
      <w:ins w:id="1322" w:author="Chasco, Brandon Edward" w:date="2020-07-20T11:14:00Z">
        <w:del w:id="1323" w:author="Lisa.Crozier" w:date="2020-07-24T11:27:00Z">
          <w:r w:rsidR="00092099" w:rsidDel="00EC3488">
            <w:delText>survival</w:delText>
          </w:r>
        </w:del>
      </w:ins>
      <w:ins w:id="1324" w:author="Chasco, Brandon Edward" w:date="2020-07-20T11:13:00Z">
        <w:del w:id="1325" w:author="Lisa.Crozier" w:date="2020-07-24T11:27:00Z">
          <w:r w:rsidR="00092099" w:rsidDel="00EC3488">
            <w:delText>.</w:delText>
          </w:r>
        </w:del>
      </w:ins>
      <w:ins w:id="1326" w:author="Chasco, Brandon Edward" w:date="2020-07-20T11:11:00Z">
        <w:del w:id="1327" w:author="Lisa.Crozier" w:date="2020-07-24T11:27:00Z">
          <w:r w:rsidR="00092099" w:rsidDel="00EC3488">
            <w:delText xml:space="preserve"> </w:delText>
          </w:r>
        </w:del>
      </w:ins>
      <w:ins w:id="1328" w:author="Chasco, Brandon Edward" w:date="2020-07-20T11:10:00Z">
        <w:del w:id="1329" w:author="Lisa.Crozier" w:date="2020-07-24T11:27:00Z">
          <w:r w:rsidR="00092099" w:rsidDel="00EC3488">
            <w:delText xml:space="preserve"> </w:delText>
          </w:r>
        </w:del>
      </w:ins>
      <w:ins w:id="1330" w:author="Chasco, Brandon Edward" w:date="2020-07-20T11:16:00Z">
        <w:del w:id="1331" w:author="Lisa.Crozier" w:date="2020-07-24T11:27:00Z">
          <w:r w:rsidR="00092099" w:rsidDel="00EC3488">
            <w:delText>Our modeling integrat</w:delText>
          </w:r>
        </w:del>
      </w:ins>
      <w:ins w:id="1332" w:author="Chasco, Brandon Edward" w:date="2020-07-20T11:29:00Z">
        <w:del w:id="1333" w:author="Lisa.Crozier" w:date="2020-07-24T11:27:00Z">
          <w:r w:rsidR="00B93B06" w:rsidDel="00EC3488">
            <w:delText xml:space="preserve">es </w:delText>
          </w:r>
        </w:del>
      </w:ins>
      <w:ins w:id="1334" w:author="Chasco, Brandon Edward" w:date="2020-07-20T10:44:00Z">
        <w:del w:id="1335" w:author="Lisa.Crozier" w:date="2020-07-24T11:27:00Z">
          <w:r w:rsidR="000F4AAA" w:rsidDel="00EC3488">
            <w:delText xml:space="preserve">all of the </w:delText>
          </w:r>
        </w:del>
      </w:ins>
      <w:ins w:id="1336" w:author="Chasco, Brandon Edward" w:date="2020-07-20T10:45:00Z">
        <w:del w:id="1337" w:author="Lisa.Crozier" w:date="2020-07-24T11:27:00Z">
          <w:r w:rsidR="000F4AAA" w:rsidDel="00EC3488">
            <w:delText xml:space="preserve">downstream freshwater </w:delText>
          </w:r>
        </w:del>
      </w:ins>
      <w:ins w:id="1338" w:author="Chasco, Brandon Edward" w:date="2020-07-20T10:44:00Z">
        <w:del w:id="1339" w:author="Lisa.Crozier" w:date="2020-07-24T11:27:00Z">
          <w:r w:rsidR="000F4AAA" w:rsidDel="00EC3488">
            <w:delText>hydrosystem experience</w:delText>
          </w:r>
        </w:del>
      </w:ins>
      <w:ins w:id="1340" w:author="Chasco, Brandon Edward" w:date="2020-07-20T10:45:00Z">
        <w:del w:id="1341" w:author="Lisa.Crozier" w:date="2020-07-24T11:27:00Z">
          <w:r w:rsidR="000F4AAA" w:rsidDel="00EC3488">
            <w:delText>s</w:delText>
          </w:r>
        </w:del>
      </w:ins>
      <w:ins w:id="1342" w:author="Chasco, Brandon Edward" w:date="2020-07-20T10:44:00Z">
        <w:del w:id="1343" w:author="Lisa.Crozier" w:date="2020-07-24T11:27:00Z">
          <w:r w:rsidR="000F4AAA" w:rsidDel="00EC3488">
            <w:delText xml:space="preserve"> of the </w:delText>
          </w:r>
        </w:del>
      </w:ins>
      <w:ins w:id="1344" w:author="Chasco, Brandon Edward" w:date="2020-07-20T10:45:00Z">
        <w:del w:id="1345" w:author="Lisa.Crozier" w:date="2020-07-24T11:27:00Z">
          <w:r w:rsidR="000F4AAA" w:rsidDel="00EC3488">
            <w:delText xml:space="preserve">juvenile </w:delText>
          </w:r>
        </w:del>
      </w:ins>
      <w:ins w:id="1346" w:author="Chasco, Brandon Edward" w:date="2020-07-20T10:44:00Z">
        <w:del w:id="1347" w:author="Lisa.Crozier" w:date="2020-07-24T11:27:00Z">
          <w:r w:rsidR="000F4AAA" w:rsidDel="00EC3488">
            <w:delText xml:space="preserve">salmon </w:delText>
          </w:r>
        </w:del>
      </w:ins>
      <w:ins w:id="1348" w:author="Chasco, Brandon Edward" w:date="2020-07-20T10:45:00Z">
        <w:del w:id="1349" w:author="Lisa.Crozier" w:date="2020-07-24T11:27:00Z">
          <w:r w:rsidR="000F4AAA" w:rsidDel="00EC3488">
            <w:delText xml:space="preserve">by </w:delText>
          </w:r>
        </w:del>
      </w:ins>
      <w:ins w:id="1350" w:author="Chasco, Brandon Edward" w:date="2020-07-20T10:44:00Z">
        <w:del w:id="1351" w:author="Lisa.Crozier" w:date="2020-07-24T11:27:00Z">
          <w:r w:rsidR="000F4AAA" w:rsidDel="00EC3488">
            <w:delText>condition</w:delText>
          </w:r>
        </w:del>
      </w:ins>
      <w:ins w:id="1352" w:author="Chasco, Brandon Edward" w:date="2020-07-20T10:45:00Z">
        <w:del w:id="1353" w:author="Lisa.Crozier" w:date="2020-07-24T11:27:00Z">
          <w:r w:rsidR="000F4AAA" w:rsidDel="00EC3488">
            <w:delText>ing the marine survival</w:delText>
          </w:r>
        </w:del>
      </w:ins>
      <w:ins w:id="1354" w:author="Chasco, Brandon Edward" w:date="2020-07-20T10:44:00Z">
        <w:del w:id="1355" w:author="Lisa.Crozier" w:date="2020-07-24T11:27:00Z">
          <w:r w:rsidR="000F4AAA" w:rsidDel="00EC3488">
            <w:delText xml:space="preserve"> of fish detected a</w:delText>
          </w:r>
        </w:del>
      </w:ins>
      <w:ins w:id="1356" w:author="Brian Burke" w:date="2020-07-23T13:35:00Z">
        <w:del w:id="1357" w:author="Lisa.Crozier" w:date="2020-07-24T11:27:00Z">
          <w:r w:rsidR="008F6525" w:rsidDel="00EC3488">
            <w:delText>t</w:delText>
          </w:r>
        </w:del>
      </w:ins>
      <w:ins w:id="1358" w:author="Chasco, Brandon Edward" w:date="2020-07-20T10:44:00Z">
        <w:del w:id="1359" w:author="Lisa.Crozier" w:date="2020-07-24T11:27:00Z">
          <w:r w:rsidR="000F4AAA" w:rsidDel="00EC3488">
            <w:delText xml:space="preserve"> Bonneville</w:delText>
          </w:r>
        </w:del>
      </w:ins>
      <w:ins w:id="1360" w:author="Brian Burke" w:date="2020-07-23T13:35:00Z">
        <w:del w:id="1361" w:author="Lisa.Crozier" w:date="2020-07-24T11:27:00Z">
          <w:r w:rsidR="008F6525" w:rsidDel="00EC3488">
            <w:delText>,</w:delText>
          </w:r>
        </w:del>
      </w:ins>
      <w:ins w:id="1362" w:author="Chasco, Brandon Edward" w:date="2020-07-20T11:14:00Z">
        <w:del w:id="1363" w:author="Lisa.Crozier" w:date="2020-07-24T11:27:00Z">
          <w:r w:rsidR="00092099" w:rsidDel="00EC3488">
            <w:delText xml:space="preserve"> i</w:delText>
          </w:r>
        </w:del>
      </w:ins>
      <w:ins w:id="1364" w:author="Brian Burke" w:date="2020-07-23T13:35:00Z">
        <w:del w:id="1365" w:author="Lisa.Crozier" w:date="2020-07-24T11:27:00Z">
          <w:r w:rsidR="008F6525" w:rsidDel="00EC3488">
            <w:delText>a</w:delText>
          </w:r>
        </w:del>
      </w:ins>
      <w:ins w:id="1366" w:author="Chasco, Brandon Edward" w:date="2020-07-20T11:14:00Z">
        <w:del w:id="1367" w:author="Lisa.Crozier" w:date="2020-07-24T11:27:00Z">
          <w:r w:rsidR="00092099" w:rsidDel="00EC3488">
            <w:delText xml:space="preserve">s supported by </w:delText>
          </w:r>
        </w:del>
      </w:ins>
      <w:ins w:id="1368" w:author="Chasco, Brandon Edward" w:date="2020-07-20T10:44:00Z">
        <w:del w:id="1369" w:author="Lisa.Crozier" w:date="2020-07-24T11:27:00Z">
          <w:r w:rsidR="000F4AAA" w:rsidRPr="00E83BBE" w:rsidDel="00EC3488">
            <w:rPr>
              <w:highlight w:val="yellow"/>
            </w:rPr>
            <w:delText>Faulkner et al.</w:delText>
          </w:r>
        </w:del>
      </w:ins>
      <w:ins w:id="1370" w:author="Chasco, Brandon Edward" w:date="2020-07-20T11:29:00Z">
        <w:del w:id="1371" w:author="Lisa.Crozier" w:date="2020-07-24T11:27:00Z">
          <w:r w:rsidR="00B93B06" w:rsidDel="00EC3488">
            <w:rPr>
              <w:highlight w:val="yellow"/>
            </w:rPr>
            <w:delText>’s</w:delText>
          </w:r>
        </w:del>
      </w:ins>
      <w:ins w:id="1372" w:author="Chasco, Brandon Edward" w:date="2020-07-20T10:44:00Z">
        <w:del w:id="1373" w:author="Lisa.Crozier" w:date="2020-07-24T11:27:00Z">
          <w:r w:rsidR="000F4AAA" w:rsidRPr="00E83BBE" w:rsidDel="00EC3488">
            <w:rPr>
              <w:highlight w:val="yellow"/>
            </w:rPr>
            <w:delText xml:space="preserve"> (2019)</w:delText>
          </w:r>
        </w:del>
      </w:ins>
      <w:ins w:id="1374" w:author="Chasco, Brandon Edward" w:date="2020-07-20T11:29:00Z">
        <w:del w:id="1375" w:author="Lisa.Crozier" w:date="2020-07-24T11:27:00Z">
          <w:r w:rsidR="00B93B06" w:rsidDel="00EC3488">
            <w:delText xml:space="preserve"> research</w:delText>
          </w:r>
        </w:del>
      </w:ins>
      <w:ins w:id="1376" w:author="Chasco, Brandon Edward" w:date="2020-07-20T11:15:00Z">
        <w:del w:id="1377" w:author="Lisa.Crozier" w:date="2020-07-24T11:27:00Z">
          <w:r w:rsidR="00092099" w:rsidDel="00EC3488">
            <w:delText>, but f</w:delText>
          </w:r>
        </w:del>
      </w:ins>
      <w:del w:id="1378" w:author="Chasco, Brandon Edward" w:date="2020-07-20T11:15:00Z">
        <w:r w:rsidRPr="000C3BB6" w:rsidDel="00092099">
          <w:delText>F</w:delText>
        </w:r>
      </w:del>
      <w:ins w:id="1379" w:author="Chasco, Brandon Edward" w:date="2020-08-26T11:27:00Z">
        <w:r w:rsidR="000A428B">
          <w:t>F</w:t>
        </w:r>
      </w:ins>
      <w:r w:rsidRPr="000C3BB6">
        <w:t xml:space="preserve">urther research to extend this model is necessary to fully understand how </w:t>
      </w:r>
      <w:ins w:id="1380" w:author="Chasco, Brandon Edward" w:date="2020-07-20T11:17:00Z">
        <w:r w:rsidR="00092099">
          <w:t xml:space="preserve">the interaction of </w:t>
        </w:r>
      </w:ins>
      <w:r w:rsidRPr="000C3BB6">
        <w:t xml:space="preserve">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spawner-recruit analysis suggests that climate conditions affect both the maturation schedule and the survival of some stocks of salmon </w:t>
      </w:r>
      <w:r w:rsidR="00307FE4">
        <w:fldChar w:fldCharType="begin"/>
      </w:r>
      <w:r w:rsidR="00197095">
        <w:instrText xml:space="preserve"> ADDIN ZOTERO_ITEM CSL_CITATION {"citationID":"SLmMjlAG","properties":{"formattedCitation":"[48]","plainCitation":"[48]","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197095" w:rsidRPr="00197095">
        <w:t>[48]</w:t>
      </w:r>
      <w:r w:rsidR="00307FE4">
        <w:fldChar w:fldCharType="end"/>
      </w:r>
      <w:r w:rsidRPr="000C3BB6">
        <w:t xml:space="preserve">; however, timing and size were not a part of these models. Future iterations of our model could examine the effects of size and maturation simultaneously, with the goal of </w:t>
      </w:r>
      <w:r w:rsidRPr="000C3BB6">
        <w:lastRenderedPageBreak/>
        <w:t xml:space="preserve">understanding how management actions in freshwater environment affect size, maturation, and ultimately, survival. </w:t>
      </w:r>
      <w:del w:id="1381" w:author="Chasco, Brandon Edward" w:date="2020-07-20T10:37:00Z">
        <w:r w:rsidRPr="000C3BB6" w:rsidDel="00D23BA6">
          <w:delText xml:space="preserve"> </w:delText>
        </w:r>
      </w:del>
      <w:bookmarkStart w:id="1382" w:name="_GoBack"/>
      <w:bookmarkEnd w:id="1382"/>
    </w:p>
    <w:p w14:paraId="4B413F57" w14:textId="3813C74A" w:rsidR="008F6525" w:rsidRPr="000C3BB6" w:rsidRDefault="008F6525">
      <w:ins w:id="1383" w:author="Brian Burke" w:date="2020-07-23T13:43:00Z">
        <w:del w:id="1384" w:author="Chasco, Brandon Edward" w:date="2020-08-26T11:49:00Z">
          <w:r w:rsidDel="00A50AAF">
            <w:tab/>
          </w:r>
        </w:del>
        <w:del w:id="1385" w:author="Chasco, Brandon Edward" w:date="2020-08-26T09:42:00Z">
          <w:r w:rsidDel="009B0FE2">
            <w:delText xml:space="preserve">Our </w:delText>
          </w:r>
        </w:del>
      </w:ins>
      <w:ins w:id="1386" w:author="Brian Burke" w:date="2020-07-23T13:44:00Z">
        <w:del w:id="1387" w:author="Chasco, Brandon Edward" w:date="2020-08-26T09:42:00Z">
          <w:r w:rsidDel="009B0FE2">
            <w:delText>research</w:delText>
          </w:r>
        </w:del>
      </w:ins>
      <w:ins w:id="1388" w:author="Brian Burke" w:date="2020-07-23T13:43:00Z">
        <w:del w:id="1389" w:author="Chasco, Brandon Edward" w:date="2020-08-26T09:42:00Z">
          <w:r w:rsidDel="009B0FE2">
            <w:delText xml:space="preserve"> used all PIT-tagged fish that were detected at Bonneville Dam as our study </w:delText>
          </w:r>
        </w:del>
      </w:ins>
      <w:ins w:id="1390" w:author="Brian Burke" w:date="2020-07-23T13:44:00Z">
        <w:del w:id="1391" w:author="Chasco, Brandon Edward" w:date="2020-08-26T09:42:00Z">
          <w:r w:rsidDel="009B0FE2">
            <w:delText>population</w:delText>
          </w:r>
        </w:del>
      </w:ins>
      <w:ins w:id="1392" w:author="Brian Burke" w:date="2020-07-23T13:43:00Z">
        <w:del w:id="1393" w:author="Chasco, Brandon Edward" w:date="2020-08-26T09:42:00Z">
          <w:r w:rsidDel="009B0FE2">
            <w:delText>.</w:delText>
          </w:r>
        </w:del>
      </w:ins>
      <w:ins w:id="1394" w:author="Brian Burke" w:date="2020-07-23T13:44:00Z">
        <w:del w:id="1395" w:author="Chasco, Brandon Edward" w:date="2020-08-26T09:42:00Z">
          <w:r w:rsidDel="009B0FE2">
            <w:delText xml:space="preserve">  However, this group of fish could potentially be biased in size, migration timing, or other ecologically important attributes.  For example, not all </w:delText>
          </w:r>
        </w:del>
      </w:ins>
      <w:ins w:id="1396" w:author="Brian Burke" w:date="2020-07-23T13:45:00Z">
        <w:del w:id="1397" w:author="Chasco, Brandon Edward" w:date="2020-08-26T09:42:00Z">
          <w:r w:rsidR="007947BA" w:rsidDel="009B0FE2">
            <w:delText>tributaries of</w:delText>
          </w:r>
          <w:r w:rsidDel="009B0FE2">
            <w:delText xml:space="preserve"> the Snake River </w:delText>
          </w:r>
          <w:r w:rsidR="007947BA" w:rsidDel="009B0FE2">
            <w:delText>a</w:delText>
          </w:r>
          <w:r w:rsidDel="009B0FE2">
            <w:delText xml:space="preserve">re </w:delText>
          </w:r>
          <w:r w:rsidR="007947BA" w:rsidDel="009B0FE2">
            <w:delText>sampled for Chinook to tag.</w:delText>
          </w:r>
        </w:del>
      </w:ins>
      <w:ins w:id="1398" w:author="Brian Burke" w:date="2020-07-23T13:46:00Z">
        <w:del w:id="1399" w:author="Chasco, Brandon Edward" w:date="2020-08-26T09:42:00Z">
          <w:r w:rsidR="007947BA" w:rsidDel="009B0FE2">
            <w:delText xml:space="preserve">  Moreover, Faulkner et</w:delText>
          </w:r>
        </w:del>
      </w:ins>
      <w:ins w:id="1400" w:author="Brian Burke" w:date="2020-07-23T13:47:00Z">
        <w:del w:id="1401" w:author="Chasco, Brandon Edward" w:date="2020-08-26T09:42:00Z">
          <w:r w:rsidR="007947BA" w:rsidDel="009B0FE2">
            <w:delText xml:space="preserve"> </w:delText>
          </w:r>
        </w:del>
      </w:ins>
      <w:ins w:id="1402" w:author="Brian Burke" w:date="2020-07-23T13:46:00Z">
        <w:del w:id="1403" w:author="Chasco, Brandon Edward" w:date="2020-08-26T09:42:00Z">
          <w:r w:rsidR="007947BA" w:rsidDel="009B0FE2">
            <w:delText>al. (2019) found a bias in the size of fish detected at Bonneville Dam, so our starting population of individuals may represent slightly smaller fish on average than the PIT-tagged population.</w:delText>
          </w:r>
        </w:del>
      </w:ins>
      <w:ins w:id="1404" w:author="Brian Burke" w:date="2020-07-23T13:47:00Z">
        <w:del w:id="1405" w:author="Chasco, Brandon Edward" w:date="2020-08-26T09:42:00Z">
          <w:r w:rsidR="007947BA" w:rsidDel="009B0FE2">
            <w:delText xml:space="preserve">  As more data become available, these potential biases can be better evaluated using this model framework.</w:delText>
          </w:r>
        </w:del>
      </w:ins>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14604237" w14:textId="77B5734E" w:rsidR="00FB5091" w:rsidRDefault="00FB5091" w:rsidP="006D27E2">
      <w:pPr>
        <w:pStyle w:val="Heading1"/>
        <w:pPrChange w:id="1406" w:author="Chasco, Brandon Edward" w:date="2020-08-26T10:32:00Z">
          <w:pPr>
            <w:spacing w:line="259" w:lineRule="auto"/>
          </w:pPr>
        </w:pPrChange>
      </w:pPr>
      <w:r w:rsidRPr="000B716D">
        <w:t>A</w:t>
      </w:r>
      <w:r w:rsidRPr="000A428B">
        <w:t>cknowledgements</w:t>
      </w:r>
    </w:p>
    <w:p w14:paraId="72FDD399" w14:textId="7BFCD59F" w:rsidR="008C711D" w:rsidRPr="00FB5091" w:rsidRDefault="00FB5091" w:rsidP="008C711D">
      <w:r>
        <w:t>We would like to thank Jeff Jorgenson and David Huff for the</w:t>
      </w:r>
      <w:r w:rsidR="008C711D">
        <w:t>ir</w:t>
      </w:r>
      <w:r>
        <w:t xml:space="preserve"> reviews of previous versions of this manuscript, Susan Iltus for help</w:t>
      </w:r>
      <w:r w:rsidR="008C711D">
        <w:t>ing us to compile PIT tag data for this analysis, and Jennifer Gosselin for listening to our initial formulations of the model.</w:t>
      </w:r>
    </w:p>
    <w:p w14:paraId="582102B8" w14:textId="7AAB3013" w:rsidR="00B11759" w:rsidRPr="00B166D4" w:rsidRDefault="0086311F" w:rsidP="006D27E2">
      <w:pPr>
        <w:pStyle w:val="Heading1"/>
        <w:pPrChange w:id="1407" w:author="Chasco, Brandon Edward" w:date="2020-08-26T10:32:00Z">
          <w:pPr>
            <w:spacing w:line="259" w:lineRule="auto"/>
          </w:pPr>
        </w:pPrChange>
      </w:pPr>
      <w:r w:rsidRPr="000B716D">
        <w:t>References</w:t>
      </w:r>
    </w:p>
    <w:p w14:paraId="7F246669" w14:textId="77777777" w:rsidR="00197095" w:rsidRPr="00197095" w:rsidRDefault="00293ABB" w:rsidP="00197095">
      <w:pPr>
        <w:pStyle w:val="Bibliography"/>
      </w:pPr>
      <w:r>
        <w:fldChar w:fldCharType="begin"/>
      </w:r>
      <w:r w:rsidR="00C2295E">
        <w:instrText xml:space="preserve"> ADDIN ZOTERO_BIBL {"uncited":[],"omitted":[],"custom":[]} CSL_BIBLIOGRAPHY </w:instrText>
      </w:r>
      <w:r>
        <w:fldChar w:fldCharType="separate"/>
      </w:r>
      <w:r w:rsidR="00197095" w:rsidRPr="00197095">
        <w:t xml:space="preserve">1. </w:t>
      </w:r>
      <w:r w:rsidR="00197095" w:rsidRPr="00197095">
        <w:tab/>
        <w:t xml:space="preserve">Crozier LG, McClure MM, Beechie T, Bograd SJ, Boughton DA, Carr M, et al. Climate vulnerability assessment for Pacific salmon and steelhead in the California Current Large Marine Ecosystem. PloS one. 2019;14. </w:t>
      </w:r>
    </w:p>
    <w:p w14:paraId="3279B585" w14:textId="77777777" w:rsidR="00197095" w:rsidRPr="00197095" w:rsidRDefault="00197095" w:rsidP="00197095">
      <w:pPr>
        <w:pStyle w:val="Bibliography"/>
      </w:pPr>
      <w:r w:rsidRPr="00197095">
        <w:t xml:space="preserve">2. </w:t>
      </w:r>
      <w:r w:rsidRPr="00197095">
        <w:tab/>
        <w:t xml:space="preserve">Scheuerell MD, Williams JG. Forecasting climate-induced changes in the survival of Snake River spring/summer Chinook salmon (Oncorhynchus tshawytscha). Fisheries Oceanography. 2005;14: 448–457. </w:t>
      </w:r>
    </w:p>
    <w:p w14:paraId="02356E09" w14:textId="77777777" w:rsidR="00197095" w:rsidRPr="00197095" w:rsidRDefault="00197095" w:rsidP="00197095">
      <w:pPr>
        <w:pStyle w:val="Bibliography"/>
      </w:pPr>
      <w:r w:rsidRPr="00197095">
        <w:lastRenderedPageBreak/>
        <w:t xml:space="preserve">3. </w:t>
      </w:r>
      <w:r w:rsidRPr="00197095">
        <w:tab/>
        <w:t xml:space="preserve">Kilduff DP, Botsford LW, Teo SL. Spatial and temporal covariability in early ocean survival of Chinook salmon (Oncorhynchus tshawytscha) along the west coast of North America. ICES Journal of Marine Science. 2014;71: 1671–1682. </w:t>
      </w:r>
    </w:p>
    <w:p w14:paraId="56CB0405" w14:textId="77777777" w:rsidR="00197095" w:rsidRPr="00197095" w:rsidRDefault="00197095" w:rsidP="00197095">
      <w:pPr>
        <w:pStyle w:val="Bibliography"/>
      </w:pPr>
      <w:r w:rsidRPr="00197095">
        <w:t xml:space="preserve">4. </w:t>
      </w:r>
      <w:r w:rsidRPr="00197095">
        <w:tab/>
        <w:t xml:space="preserve">Woodson CB, Litvin SY. Ocean fronts drive marine fishery production and biogeochemical cycling. Proceedings of the National Academy of Sciences. 2015;112: 1710–1715. </w:t>
      </w:r>
    </w:p>
    <w:p w14:paraId="456608DD" w14:textId="77777777" w:rsidR="00197095" w:rsidRPr="00197095" w:rsidRDefault="00197095" w:rsidP="00197095">
      <w:pPr>
        <w:pStyle w:val="Bibliography"/>
      </w:pPr>
      <w:r w:rsidRPr="00197095">
        <w:t xml:space="preserve">5. </w:t>
      </w:r>
      <w:r w:rsidRPr="00197095">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66ED6FB" w14:textId="77777777" w:rsidR="00197095" w:rsidRPr="00197095" w:rsidRDefault="00197095" w:rsidP="00197095">
      <w:pPr>
        <w:pStyle w:val="Bibliography"/>
      </w:pPr>
      <w:r w:rsidRPr="00197095">
        <w:t xml:space="preserve">6. </w:t>
      </w:r>
      <w:r w:rsidRPr="00197095">
        <w:tab/>
        <w:t xml:space="preserve">Scheuerell MD, Zabel RW, Sandford BP. Relating juvenile migration timing and survival to adulthood in two species of threatened Pacific salmon (Oncorhynchus spp.). Journal of Applied Ecology. 2009;46: 983–990. </w:t>
      </w:r>
    </w:p>
    <w:p w14:paraId="153A4D14" w14:textId="77777777" w:rsidR="00197095" w:rsidRPr="00197095" w:rsidRDefault="00197095" w:rsidP="00197095">
      <w:pPr>
        <w:pStyle w:val="Bibliography"/>
      </w:pPr>
      <w:r w:rsidRPr="00197095">
        <w:t xml:space="preserve">7. </w:t>
      </w:r>
      <w:r w:rsidRPr="00197095">
        <w:tab/>
        <w:t xml:space="preserve">Gosselin JL, Zabel RW, Anderson JJ, Faulkner JR, Baptista AM, Sandford BP. Conservation planning for freshwater–marine carryover effects on Chinook salmon survival. Ecology and evolution. 2018;8: 319–332. </w:t>
      </w:r>
    </w:p>
    <w:p w14:paraId="78ABAF56" w14:textId="77777777" w:rsidR="00197095" w:rsidRPr="00197095" w:rsidRDefault="00197095" w:rsidP="00197095">
      <w:pPr>
        <w:pStyle w:val="Bibliography"/>
      </w:pPr>
      <w:r w:rsidRPr="00197095">
        <w:t xml:space="preserve">8. </w:t>
      </w:r>
      <w:r w:rsidRPr="00197095">
        <w:tab/>
        <w:t xml:space="preserve">Thorson JT, Minto C. Mixed effects: a unifying framework for statistical modelling in fisheries biology. ICES Journal of Marine Science. 2015;72: 1245–1256. </w:t>
      </w:r>
    </w:p>
    <w:p w14:paraId="6D72637C" w14:textId="77777777" w:rsidR="00197095" w:rsidRPr="00197095" w:rsidRDefault="00197095" w:rsidP="00197095">
      <w:pPr>
        <w:pStyle w:val="Bibliography"/>
      </w:pPr>
      <w:r w:rsidRPr="00197095">
        <w:t xml:space="preserve">9. </w:t>
      </w:r>
      <w:r w:rsidRPr="00197095">
        <w:tab/>
        <w:t xml:space="preserve">Quinn TP. The behavior and ecology of Pacific salmon and trout. University of Washington press; 2018. </w:t>
      </w:r>
    </w:p>
    <w:p w14:paraId="585F85F4" w14:textId="77777777" w:rsidR="00197095" w:rsidRPr="00197095" w:rsidRDefault="00197095" w:rsidP="00197095">
      <w:pPr>
        <w:pStyle w:val="Bibliography"/>
      </w:pPr>
      <w:r w:rsidRPr="00197095">
        <w:t xml:space="preserve">10. </w:t>
      </w:r>
      <w:r w:rsidRPr="00197095">
        <w:tab/>
        <w:t xml:space="preserve">Mantua NJ, Hare S. Pacific-Decadal Oscillation (PDO). Encyclopedia of global environmental change. 2002;1: 592–594. </w:t>
      </w:r>
    </w:p>
    <w:p w14:paraId="63A2CFDC" w14:textId="77777777" w:rsidR="00197095" w:rsidRPr="00197095" w:rsidRDefault="00197095" w:rsidP="00197095">
      <w:pPr>
        <w:pStyle w:val="Bibliography"/>
      </w:pPr>
      <w:r w:rsidRPr="00197095">
        <w:t xml:space="preserve">11. </w:t>
      </w:r>
      <w:r w:rsidRPr="00197095">
        <w:tab/>
        <w:t xml:space="preserve">Zabel RW, Scheuerell MD, McCLURE MM, Williams JG. The interplay between climate variability and density dependence in the population viability of Chinook salmon. Conservation Biology. 2006;20: 190–200. </w:t>
      </w:r>
    </w:p>
    <w:p w14:paraId="780D0C2D" w14:textId="77777777" w:rsidR="00197095" w:rsidRPr="00197095" w:rsidRDefault="00197095" w:rsidP="00197095">
      <w:pPr>
        <w:pStyle w:val="Bibliography"/>
      </w:pPr>
      <w:r w:rsidRPr="00197095">
        <w:t xml:space="preserve">12. </w:t>
      </w:r>
      <w:r w:rsidRPr="00197095">
        <w:tab/>
        <w:t xml:space="preserve">Beamish RJ, Thomson BL, McFarlane GA. Spiny dogfish predation on chinook and coho salmon and the potential effects on hatchery-produced salmon. Transactions of the American Fisheries Society. 1992;121: 444–455. </w:t>
      </w:r>
    </w:p>
    <w:p w14:paraId="279911B6" w14:textId="77777777" w:rsidR="00197095" w:rsidRPr="00197095" w:rsidRDefault="00197095" w:rsidP="00197095">
      <w:pPr>
        <w:pStyle w:val="Bibliography"/>
      </w:pPr>
      <w:r w:rsidRPr="00197095">
        <w:t xml:space="preserve">13. </w:t>
      </w:r>
      <w:r w:rsidRPr="00197095">
        <w:tab/>
        <w:t xml:space="preserve">Duffy EJ, Beauchamp DA. Rapid growth in the early marine period improves the marine survival of Chinook salmon (Oncorhynchus tshawytscha) in Puget Sound, Washington. Canadian Journal of Fisheries and Aquatic Sciences. 2011;68: 232–240. </w:t>
      </w:r>
    </w:p>
    <w:p w14:paraId="3649343B" w14:textId="77777777" w:rsidR="00197095" w:rsidRPr="00197095" w:rsidRDefault="00197095" w:rsidP="00197095">
      <w:pPr>
        <w:pStyle w:val="Bibliography"/>
      </w:pPr>
      <w:r w:rsidRPr="00197095">
        <w:t xml:space="preserve">14. </w:t>
      </w:r>
      <w:r w:rsidRPr="00197095">
        <w:tab/>
        <w:t xml:space="preserve">Chasco BE, Kaplan IC, Thomas AC, Acevedo-Gutiérrez A, Noren DP, Ford MJ, et al. Competing tradeoffs between increasing marine mammal predation and fisheries harvest of Chinook salmon. Scientific Reports. 2017;7: 1–14. </w:t>
      </w:r>
    </w:p>
    <w:p w14:paraId="31658F5B" w14:textId="77777777" w:rsidR="00197095" w:rsidRPr="00197095" w:rsidRDefault="00197095" w:rsidP="00197095">
      <w:pPr>
        <w:pStyle w:val="Bibliography"/>
      </w:pPr>
      <w:r w:rsidRPr="00197095">
        <w:t xml:space="preserve">15. </w:t>
      </w:r>
      <w:r w:rsidRPr="00197095">
        <w:tab/>
        <w:t xml:space="preserve">Hodgson S, Quinn TP. The timing of adult sockeye salmon migration into fresh water: adaptations by populations to prevailing thermal regimes. Canadian Journal of Zoology. 2002;80: 542–555. </w:t>
      </w:r>
    </w:p>
    <w:p w14:paraId="20395A52" w14:textId="77777777" w:rsidR="00197095" w:rsidRPr="00197095" w:rsidRDefault="00197095" w:rsidP="00197095">
      <w:pPr>
        <w:pStyle w:val="Bibliography"/>
      </w:pPr>
      <w:r w:rsidRPr="00197095">
        <w:lastRenderedPageBreak/>
        <w:t xml:space="preserve">16. </w:t>
      </w:r>
      <w:r w:rsidRPr="00197095">
        <w:tab/>
        <w:t xml:space="preserve">Litzow MA, Ciannelli L, Puerta P, Wettstein JJ, Rykaczewski RR, Opiekun M. Non-stationary climate–salmon relationships in the Gulf of Alaska. Proceedings of the Royal Society B. 2018;285: 20181855. </w:t>
      </w:r>
    </w:p>
    <w:p w14:paraId="534AC179" w14:textId="77777777" w:rsidR="00197095" w:rsidRPr="00197095" w:rsidRDefault="00197095" w:rsidP="00197095">
      <w:pPr>
        <w:pStyle w:val="Bibliography"/>
      </w:pPr>
      <w:r w:rsidRPr="00197095">
        <w:t xml:space="preserve">17. </w:t>
      </w:r>
      <w:r w:rsidRPr="00197095">
        <w:tab/>
        <w:t xml:space="preserve">O’Connor CM, Norris DR, Crossin GT, Cooke SJ. Biological carryover effects: linking common concepts and mechanisms in ecology and evolution. Ecosphere. 2014;5: 1–11. </w:t>
      </w:r>
    </w:p>
    <w:p w14:paraId="75ED15F2" w14:textId="77777777" w:rsidR="00197095" w:rsidRPr="00197095" w:rsidRDefault="00197095" w:rsidP="00197095">
      <w:pPr>
        <w:pStyle w:val="Bibliography"/>
      </w:pPr>
      <w:r w:rsidRPr="00197095">
        <w:t xml:space="preserve">18. </w:t>
      </w:r>
      <w:r w:rsidRPr="00197095">
        <w:tab/>
        <w:t xml:space="preserve">Halsing DL, Moore MR. Cost-Effective Management of Snake River Chinook Salmon: Response to Wilson et al. Conservation Biology. 2009;23: 479–481. </w:t>
      </w:r>
    </w:p>
    <w:p w14:paraId="236FE0B3" w14:textId="77777777" w:rsidR="00197095" w:rsidRPr="00197095" w:rsidRDefault="00197095" w:rsidP="00197095">
      <w:pPr>
        <w:pStyle w:val="Bibliography"/>
      </w:pPr>
      <w:r w:rsidRPr="00197095">
        <w:t xml:space="preserve">19. </w:t>
      </w:r>
      <w:r w:rsidRPr="00197095">
        <w:tab/>
        <w:t xml:space="preserve">Burke BJ, Peterson WT, Beckman BR, Morgan C, Daly EA, Litz M. Multivariate models of adult Pacific salmon returns. PloS one. 2013;8. </w:t>
      </w:r>
    </w:p>
    <w:p w14:paraId="160BE934" w14:textId="77777777" w:rsidR="00197095" w:rsidRPr="00197095" w:rsidRDefault="00197095" w:rsidP="00197095">
      <w:pPr>
        <w:pStyle w:val="Bibliography"/>
      </w:pPr>
      <w:r w:rsidRPr="00197095">
        <w:t xml:space="preserve">20. </w:t>
      </w:r>
      <w:r w:rsidRPr="00197095">
        <w:tab/>
        <w:t xml:space="preserve">Peterson WT, Fisher JL, Peterson JO, Morgan CA, Burke BJ, Fresh KL. Applied fisheries oceanography: Ecosystem indicators of ocean conditions inform fisheries management in the California Current. Oceanography. 2014;27: 80–89. </w:t>
      </w:r>
    </w:p>
    <w:p w14:paraId="61FE2FE1" w14:textId="77777777" w:rsidR="00197095" w:rsidRPr="00197095" w:rsidRDefault="00197095" w:rsidP="00197095">
      <w:pPr>
        <w:pStyle w:val="Bibliography"/>
      </w:pPr>
      <w:r w:rsidRPr="00197095">
        <w:t xml:space="preserve">21. </w:t>
      </w:r>
      <w:r w:rsidRPr="00197095">
        <w:tab/>
        <w:t xml:space="preserve">Kristensen K, Nielsen A, Berg CW, Skaug H, Bell B. TMB: automatic differentiation and Laplace approximation. arXiv preprint arXiv:150900660. 2015. </w:t>
      </w:r>
    </w:p>
    <w:p w14:paraId="6F7FA938" w14:textId="77777777" w:rsidR="00197095" w:rsidRPr="00197095" w:rsidRDefault="00197095" w:rsidP="00197095">
      <w:pPr>
        <w:pStyle w:val="Bibliography"/>
      </w:pPr>
      <w:r w:rsidRPr="00197095">
        <w:t xml:space="preserve">22. </w:t>
      </w:r>
      <w:r w:rsidRPr="00197095">
        <w:tab/>
        <w:t xml:space="preserve">Team RC. R: A language and environment for statistical computing. 2013. </w:t>
      </w:r>
    </w:p>
    <w:p w14:paraId="0F8BCB6C" w14:textId="77777777" w:rsidR="00197095" w:rsidRPr="00197095" w:rsidRDefault="00197095" w:rsidP="00197095">
      <w:pPr>
        <w:pStyle w:val="Bibliography"/>
      </w:pPr>
      <w:r w:rsidRPr="00197095">
        <w:t xml:space="preserve">23. </w:t>
      </w:r>
      <w:r w:rsidRPr="00197095">
        <w:tab/>
        <w:t xml:space="preserve">Akaike H. A new look at the statistical model identification. IEEE transactions on automatic control. 1974;19: 716–723. </w:t>
      </w:r>
    </w:p>
    <w:p w14:paraId="0107AE4D" w14:textId="77777777" w:rsidR="00197095" w:rsidRPr="00197095" w:rsidRDefault="00197095" w:rsidP="00197095">
      <w:pPr>
        <w:pStyle w:val="Bibliography"/>
      </w:pPr>
      <w:r w:rsidRPr="00197095">
        <w:t xml:space="preserve">24. </w:t>
      </w:r>
      <w:r w:rsidRPr="00197095">
        <w:tab/>
        <w:t xml:space="preserve">Robin X, Turck N, Hainard A, Tiberti N, Lisacek F, Sanchez J-C, et al. Package ‘pROC.’ 2012-09-10 09: 34; 2020. </w:t>
      </w:r>
    </w:p>
    <w:p w14:paraId="1EB67F11" w14:textId="77777777" w:rsidR="00197095" w:rsidRPr="00197095" w:rsidRDefault="00197095" w:rsidP="00197095">
      <w:pPr>
        <w:pStyle w:val="Bibliography"/>
      </w:pPr>
      <w:r w:rsidRPr="00197095">
        <w:t xml:space="preserve">25. </w:t>
      </w:r>
      <w:r w:rsidRPr="00197095">
        <w:tab/>
        <w:t xml:space="preserve">Henderson MA, Cass AJ. Effect of smolt size on smolt-to-adult survival for Chilko Lake sockeye salmon (Oncorhynchus nerka). Canadian Journal of Fisheries and Aquatic Sciences. 1991;48: 988–994. </w:t>
      </w:r>
    </w:p>
    <w:p w14:paraId="5A356067" w14:textId="77777777" w:rsidR="00197095" w:rsidRPr="00197095" w:rsidRDefault="00197095" w:rsidP="00197095">
      <w:pPr>
        <w:pStyle w:val="Bibliography"/>
      </w:pPr>
      <w:r w:rsidRPr="00197095">
        <w:t xml:space="preserve">26. </w:t>
      </w:r>
      <w:r w:rsidRPr="00197095">
        <w:tab/>
        <w:t xml:space="preserve">Beamish RJ, Mahnken C. A critical size and period hypothesis to explain natural regulation of salmon abundance and the linkage to climate and climate change. Progress in Oceanography. 2001;49: 423–437. </w:t>
      </w:r>
    </w:p>
    <w:p w14:paraId="4CC041B8" w14:textId="77777777" w:rsidR="00197095" w:rsidRPr="00197095" w:rsidRDefault="00197095" w:rsidP="00197095">
      <w:pPr>
        <w:pStyle w:val="Bibliography"/>
      </w:pPr>
      <w:r w:rsidRPr="00197095">
        <w:t xml:space="preserve">27. </w:t>
      </w:r>
      <w:r w:rsidRPr="00197095">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06A62064" w14:textId="77777777" w:rsidR="00197095" w:rsidRPr="00197095" w:rsidRDefault="00197095" w:rsidP="00197095">
      <w:pPr>
        <w:pStyle w:val="Bibliography"/>
      </w:pPr>
      <w:r w:rsidRPr="00197095">
        <w:t xml:space="preserve">28. </w:t>
      </w:r>
      <w:r w:rsidRPr="00197095">
        <w:tab/>
        <w:t xml:space="preserve">Keefer ML, Peery CA, Caudill CC. Migration timing of Columbia River spring Chinook salmon: effects of temperature, river discharge, and ocean environment. Transactions of the American Fisheries Society. 2008;137: 1120–1133. </w:t>
      </w:r>
    </w:p>
    <w:p w14:paraId="2E354910" w14:textId="77777777" w:rsidR="00197095" w:rsidRPr="00197095" w:rsidRDefault="00197095" w:rsidP="00197095">
      <w:pPr>
        <w:pStyle w:val="Bibliography"/>
      </w:pPr>
      <w:r w:rsidRPr="00197095">
        <w:t xml:space="preserve">29. </w:t>
      </w:r>
      <w:r w:rsidRPr="00197095">
        <w:tab/>
        <w:t xml:space="preserve">Mantua NJ, Hare SR, Zhang Y, Wallace JM, Francis RC. A Pacific interdecadal climate oscillation with impacts on salmon production. Bulletin of the american Meteorological Society. 1997;78: 1069–1080. </w:t>
      </w:r>
    </w:p>
    <w:p w14:paraId="4D40AF26" w14:textId="77777777" w:rsidR="00197095" w:rsidRPr="00197095" w:rsidRDefault="00197095" w:rsidP="00197095">
      <w:pPr>
        <w:pStyle w:val="Bibliography"/>
      </w:pPr>
      <w:r w:rsidRPr="00197095">
        <w:lastRenderedPageBreak/>
        <w:t xml:space="preserve">30. </w:t>
      </w:r>
      <w:r w:rsidRPr="00197095">
        <w:tab/>
        <w:t xml:space="preserve">Du X, Peterson WT. Seasonal cycle of phytoplankton community composition in the coastal upwelling system off central Oregon in 2009. Estuaries and coasts. 2014;37: 299–311. </w:t>
      </w:r>
    </w:p>
    <w:p w14:paraId="458C1175" w14:textId="77777777" w:rsidR="00197095" w:rsidRPr="00197095" w:rsidRDefault="00197095" w:rsidP="00197095">
      <w:pPr>
        <w:pStyle w:val="Bibliography"/>
      </w:pPr>
      <w:r w:rsidRPr="00197095">
        <w:t xml:space="preserve">31. </w:t>
      </w:r>
      <w:r w:rsidRPr="00197095">
        <w:tab/>
        <w:t xml:space="preserve">Hooff RC, Peterson WT. Copepod biodiversity as an indicator of changes in ocean and climate conditions of the northern California current ecosystem. Limnology and Oceanography. 2006;51: 2607–2620. </w:t>
      </w:r>
    </w:p>
    <w:p w14:paraId="29868860" w14:textId="77777777" w:rsidR="00197095" w:rsidRPr="00197095" w:rsidRDefault="00197095" w:rsidP="00197095">
      <w:pPr>
        <w:pStyle w:val="Bibliography"/>
      </w:pPr>
      <w:r w:rsidRPr="00197095">
        <w:t xml:space="preserve">32. </w:t>
      </w:r>
      <w:r w:rsidRPr="00197095">
        <w:tab/>
        <w:t xml:space="preserve">Keister JE, Di Lorenzo E, Morgan CA, Combes V, Peterson WT. Zooplankton species composition is linked to ocean transport in the Northern California Current. Global Change Biology. 2011;17: 2498–2511. </w:t>
      </w:r>
    </w:p>
    <w:p w14:paraId="292AA0AB" w14:textId="77777777" w:rsidR="00197095" w:rsidRPr="00197095" w:rsidRDefault="00197095" w:rsidP="00197095">
      <w:pPr>
        <w:pStyle w:val="Bibliography"/>
      </w:pPr>
      <w:r w:rsidRPr="00197095">
        <w:t xml:space="preserve">33. </w:t>
      </w:r>
      <w:r w:rsidRPr="00197095">
        <w:tab/>
        <w:t xml:space="preserve">Spence BC, Dick EJ. Geographic variation in environmental factors regulating outmigration timing of coho salmon (Oncorhynchus kisutch) smolts. Canadian journal of fisheries and aquatic sciences. 2014;71: 56–69. </w:t>
      </w:r>
    </w:p>
    <w:p w14:paraId="63629922" w14:textId="77777777" w:rsidR="00197095" w:rsidRPr="00197095" w:rsidRDefault="00197095" w:rsidP="00197095">
      <w:pPr>
        <w:pStyle w:val="Bibliography"/>
      </w:pPr>
      <w:r w:rsidRPr="00197095">
        <w:t xml:space="preserve">34. </w:t>
      </w:r>
      <w:r w:rsidRPr="00197095">
        <w:tab/>
        <w:t xml:space="preserve">Schindler DE, Hilborn R, Chasco B, Boatright CP, Quinn TP, Rogers LA, et al. Population diversity and the portfolio effect in an exploited species. Nature. 2010;465: 609–612. </w:t>
      </w:r>
    </w:p>
    <w:p w14:paraId="5899A576" w14:textId="77777777" w:rsidR="00197095" w:rsidRPr="00197095" w:rsidRDefault="00197095" w:rsidP="00197095">
      <w:pPr>
        <w:pStyle w:val="Bibliography"/>
      </w:pPr>
      <w:r w:rsidRPr="00197095">
        <w:t xml:space="preserve">35. </w:t>
      </w:r>
      <w:r w:rsidRPr="00197095">
        <w:tab/>
        <w:t xml:space="preserve">Griffiths JR, Schindler DE, Armstrong JB, Scheuerell MD, Whited DC, Clark RA, et al. Performance of salmon fishery portfolios across western N orth A merica. Journal of Applied Ecology. 2014;51: 1554–1563. </w:t>
      </w:r>
    </w:p>
    <w:p w14:paraId="196D803A" w14:textId="77777777" w:rsidR="00197095" w:rsidRPr="00197095" w:rsidRDefault="00197095" w:rsidP="00197095">
      <w:pPr>
        <w:pStyle w:val="Bibliography"/>
      </w:pPr>
      <w:r w:rsidRPr="00197095">
        <w:t xml:space="preserve">36. </w:t>
      </w:r>
      <w:r w:rsidRPr="00197095">
        <w:tab/>
        <w:t xml:space="preserve">Crozier LG, Hendry AP, Lawson PW, Quinn TP, Mantua NJ, Battin J, et al. Potential responses to climate change in organisms with complex life histories: evolution and plasticity in Pacific salmon. Evolutionary Applications. 2008;1: 252–270. </w:t>
      </w:r>
    </w:p>
    <w:p w14:paraId="18DCFB2D" w14:textId="77777777" w:rsidR="00197095" w:rsidRPr="00197095" w:rsidRDefault="00197095" w:rsidP="00197095">
      <w:pPr>
        <w:pStyle w:val="Bibliography"/>
      </w:pPr>
      <w:r w:rsidRPr="00197095">
        <w:t xml:space="preserve">37. </w:t>
      </w:r>
      <w:r w:rsidRPr="00197095">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709CB979" w14:textId="77777777" w:rsidR="00197095" w:rsidRPr="00197095" w:rsidRDefault="00197095" w:rsidP="00197095">
      <w:pPr>
        <w:pStyle w:val="Bibliography"/>
      </w:pPr>
      <w:r w:rsidRPr="00197095">
        <w:t xml:space="preserve">38. </w:t>
      </w:r>
      <w:r w:rsidRPr="00197095">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478445C7" w14:textId="77777777" w:rsidR="00197095" w:rsidRPr="00197095" w:rsidRDefault="00197095" w:rsidP="00197095">
      <w:pPr>
        <w:pStyle w:val="Bibliography"/>
      </w:pPr>
      <w:r w:rsidRPr="00197095">
        <w:t xml:space="preserve">39. </w:t>
      </w:r>
      <w:r w:rsidRPr="00197095">
        <w:tab/>
        <w:t xml:space="preserve">Litzow MA, Hunsicker ME, Bond NA, Burke BJ, Cunningham CJ, Gosselin JL, et al. The changing physical and ecological meanings of North Pacific Ocean climate indices. Proceedings of the National Academy of Sciences. 2020;117: 7665–7671. </w:t>
      </w:r>
    </w:p>
    <w:p w14:paraId="3875AFA5" w14:textId="77777777" w:rsidR="00197095" w:rsidRPr="00197095" w:rsidRDefault="00197095" w:rsidP="00197095">
      <w:pPr>
        <w:pStyle w:val="Bibliography"/>
      </w:pPr>
      <w:r w:rsidRPr="00197095">
        <w:t xml:space="preserve">40. </w:t>
      </w:r>
      <w:r w:rsidRPr="00197095">
        <w:tab/>
        <w:t xml:space="preserve">Hollowed AB, Bax N, Beamish R, Collie J, Fogarty M, Livingston P, et al. Are multispecies models an improvement on single-species models for measuring fishing impacts on marine ecosystems? ICES Journal of Marine Science. 2000;57: 707–719. </w:t>
      </w:r>
    </w:p>
    <w:p w14:paraId="15E02A4E" w14:textId="77777777" w:rsidR="00197095" w:rsidRPr="00197095" w:rsidRDefault="00197095" w:rsidP="00197095">
      <w:pPr>
        <w:pStyle w:val="Bibliography"/>
      </w:pPr>
      <w:r w:rsidRPr="00197095">
        <w:t xml:space="preserve">41. </w:t>
      </w:r>
      <w:r w:rsidRPr="00197095">
        <w:tab/>
        <w:t xml:space="preserve">Fulton EA, Link JS, Kaplan IC, Savina-Rolland M, Johnson P, Ainsworth C, et al. Lessons in modelling and management of marine ecosystems: the Atlantis experience. Fish and Fisheries. 2011;12: 171–188. </w:t>
      </w:r>
    </w:p>
    <w:p w14:paraId="53C3B240" w14:textId="77777777" w:rsidR="00197095" w:rsidRPr="00197095" w:rsidRDefault="00197095" w:rsidP="00197095">
      <w:pPr>
        <w:pStyle w:val="Bibliography"/>
      </w:pPr>
      <w:r w:rsidRPr="00197095">
        <w:lastRenderedPageBreak/>
        <w:t xml:space="preserve">42. </w:t>
      </w:r>
      <w:r w:rsidRPr="00197095">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159A18C5" w14:textId="77777777" w:rsidR="00197095" w:rsidRPr="00197095" w:rsidRDefault="00197095" w:rsidP="00197095">
      <w:pPr>
        <w:pStyle w:val="Bibliography"/>
      </w:pPr>
      <w:r w:rsidRPr="00197095">
        <w:t xml:space="preserve">43. </w:t>
      </w:r>
      <w:r w:rsidRPr="00197095">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53B4F709" w14:textId="77777777" w:rsidR="00197095" w:rsidRPr="00197095" w:rsidRDefault="00197095" w:rsidP="00197095">
      <w:pPr>
        <w:pStyle w:val="Bibliography"/>
      </w:pPr>
      <w:r w:rsidRPr="00197095">
        <w:t xml:space="preserve">44. </w:t>
      </w:r>
      <w:r w:rsidRPr="00197095">
        <w:tab/>
        <w:t xml:space="preserve">Miller JA, Teel DJ, Peterson WT, Baptista AM. Assessing the relative importance of local and regional processes on the survival of a threatened salmon population. PLoS One. 2014;9. </w:t>
      </w:r>
    </w:p>
    <w:p w14:paraId="6075FA52" w14:textId="77777777" w:rsidR="00197095" w:rsidRPr="00197095" w:rsidRDefault="00197095" w:rsidP="00197095">
      <w:pPr>
        <w:pStyle w:val="Bibliography"/>
      </w:pPr>
      <w:r w:rsidRPr="00197095">
        <w:t xml:space="preserve">45. </w:t>
      </w:r>
      <w:r w:rsidRPr="00197095">
        <w:tab/>
        <w:t xml:space="preserve">NMFS M. Endangered Species Act (ESA) Section 7 (a)(2) Biological Opinion and Magnuson-Stevens Fishery Conservation and Management Act Essential Fish Habitat (EFH) Consultation. 2019. </w:t>
      </w:r>
    </w:p>
    <w:p w14:paraId="291104C4" w14:textId="77777777" w:rsidR="00197095" w:rsidRPr="00197095" w:rsidRDefault="00197095" w:rsidP="00197095">
      <w:pPr>
        <w:pStyle w:val="Bibliography"/>
      </w:pPr>
      <w:r w:rsidRPr="00197095">
        <w:t xml:space="preserve">46. </w:t>
      </w:r>
      <w:r w:rsidRPr="00197095">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0CF0990A" w14:textId="77777777" w:rsidR="00197095" w:rsidRPr="00197095" w:rsidRDefault="00197095" w:rsidP="00197095">
      <w:pPr>
        <w:pStyle w:val="Bibliography"/>
      </w:pPr>
      <w:r w:rsidRPr="00197095">
        <w:t xml:space="preserve">47. </w:t>
      </w:r>
      <w:r w:rsidRPr="00197095">
        <w:tab/>
        <w:t xml:space="preserve">Faulkner JR, Bellerud BL, Widener DL, Zabel RW. Associations among Fish Length, Dam Passage History, and Survival to Adulthood in Two At-Risk Species of Pacific Salmon. Transactions of the American Fisheries Society. 2019;148: 1069–1087. </w:t>
      </w:r>
    </w:p>
    <w:p w14:paraId="052BD334" w14:textId="77777777" w:rsidR="00197095" w:rsidRPr="00197095" w:rsidRDefault="00197095" w:rsidP="00197095">
      <w:pPr>
        <w:pStyle w:val="Bibliography"/>
      </w:pPr>
      <w:r w:rsidRPr="00197095">
        <w:t xml:space="preserve">48. </w:t>
      </w:r>
      <w:r w:rsidRPr="00197095">
        <w:tab/>
        <w:t xml:space="preserve">Scheuerell MD, Ruff CP, Anderson JH, Beamer EM. An integrated population model for estimating the relative effects of natural and anthropogenic factors on a threatened population of Pacific trout. bioRxiv. 2019; 734996. </w:t>
      </w:r>
    </w:p>
    <w:p w14:paraId="2B413B6A" w14:textId="1041374B" w:rsidR="00B11759" w:rsidRPr="00B166D4" w:rsidDel="00E1020B" w:rsidRDefault="00293ABB" w:rsidP="00127BF1">
      <w:pPr>
        <w:rPr>
          <w:del w:id="1408" w:author="Chasco, Brandon Edward" w:date="2020-08-26T11:40:00Z"/>
        </w:rPr>
      </w:pPr>
      <w:r>
        <w:rPr>
          <w:color w:val="000000"/>
        </w:rPr>
        <w:fldChar w:fldCharType="end"/>
      </w:r>
      <w:r w:rsidR="0086311F" w:rsidRPr="00B166D4">
        <w:br w:type="page"/>
      </w:r>
    </w:p>
    <w:p w14:paraId="00910BCE" w14:textId="25FA653C" w:rsidR="00B11759" w:rsidRPr="00B166D4" w:rsidDel="00590648" w:rsidRDefault="0086311F" w:rsidP="00E1020B">
      <w:pPr>
        <w:rPr>
          <w:del w:id="1409" w:author="Chasco, Brandon Edward" w:date="2020-08-26T10:13:00Z"/>
          <w:b/>
        </w:rPr>
        <w:pPrChange w:id="1410" w:author="Chasco, Brandon Edward" w:date="2020-08-26T11:40:00Z">
          <w:pPr/>
        </w:pPrChange>
      </w:pPr>
      <w:del w:id="1411" w:author="Chasco, Brandon Edward" w:date="2020-08-26T10:13:00Z">
        <w:r w:rsidRPr="00B166D4" w:rsidDel="00590648">
          <w:rPr>
            <w:b/>
          </w:rPr>
          <w:delText>Figure captions</w:delText>
        </w:r>
      </w:del>
    </w:p>
    <w:p w14:paraId="577E9D73" w14:textId="5EE90408" w:rsidR="00B11759" w:rsidRPr="00127BF1" w:rsidDel="00590648" w:rsidRDefault="00532405" w:rsidP="00D9742C">
      <w:pPr>
        <w:pStyle w:val="Caption"/>
        <w:rPr>
          <w:del w:id="1412" w:author="Chasco, Brandon Edward" w:date="2020-08-26T10:13:00Z"/>
        </w:rPr>
      </w:pPr>
      <w:bookmarkStart w:id="1413" w:name="_Ref39563045"/>
      <w:del w:id="1414" w:author="Chasco, Brandon Edward" w:date="2020-08-26T10:13:00Z">
        <w:r w:rsidDel="00590648">
          <w:delText>Fig</w:delText>
        </w:r>
      </w:del>
      <w:del w:id="1415" w:author="Chasco, Brandon Edward" w:date="2020-08-26T10:08:00Z">
        <w:r w:rsidDel="00590648">
          <w:delText>ure</w:delText>
        </w:r>
      </w:del>
      <w:del w:id="1416"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1</w:delText>
        </w:r>
        <w:r w:rsidR="009B0FE2" w:rsidDel="00590648">
          <w:rPr>
            <w:noProof/>
          </w:rPr>
          <w:fldChar w:fldCharType="end"/>
        </w:r>
        <w:bookmarkEnd w:id="1413"/>
        <w:r w:rsidDel="00590648">
          <w:delText xml:space="preserve">. </w:delText>
        </w:r>
        <w:r w:rsidR="0086311F" w:rsidRPr="00B166D4" w:rsidDel="00590648">
          <w:delText>Environmental effects on survival of wild (upper panel) and hatchery (lower panel) spring/summer Chinook salmon based on the model fit to the observed data as selected by AIC (see</w:delText>
        </w:r>
        <w:r w:rsidR="00D9742C" w:rsidDel="00590648">
          <w:delText xml:space="preserve"> </w:delText>
        </w:r>
        <w:r w:rsidR="00D9742C" w:rsidDel="00590648">
          <w:fldChar w:fldCharType="begin"/>
        </w:r>
        <w:r w:rsidR="00D9742C" w:rsidDel="00590648">
          <w:delInstrText xml:space="preserve"> REF _Ref39754795 \h </w:delInstrText>
        </w:r>
        <w:r w:rsidR="00D9742C" w:rsidDel="00590648">
          <w:fldChar w:fldCharType="separate"/>
        </w:r>
        <w:r w:rsidR="00D27709" w:rsidDel="00590648">
          <w:delText xml:space="preserve">Table </w:delText>
        </w:r>
        <w:r w:rsidR="00D27709" w:rsidDel="00590648">
          <w:rPr>
            <w:noProof/>
          </w:rPr>
          <w:delText>4</w:delText>
        </w:r>
        <w:r w:rsidR="00D9742C" w:rsidDel="00590648">
          <w:fldChar w:fldCharType="end"/>
        </w:r>
        <w:r w:rsidR="00D9742C" w:rsidDel="00590648">
          <w:delText xml:space="preserve"> </w:delText>
        </w:r>
        <w:r w:rsidR="0086311F" w:rsidRPr="00B166D4" w:rsidDel="00590648">
          <w:delText>for summary of best fit models).</w:delText>
        </w:r>
      </w:del>
    </w:p>
    <w:p w14:paraId="2F6B26C9" w14:textId="07BC8E4E" w:rsidR="00B11759" w:rsidRPr="00B166D4" w:rsidDel="00590648" w:rsidRDefault="00532405" w:rsidP="00127BF1">
      <w:pPr>
        <w:pStyle w:val="Caption"/>
        <w:rPr>
          <w:del w:id="1417" w:author="Chasco, Brandon Edward" w:date="2020-08-26T10:13:00Z"/>
          <w:b/>
        </w:rPr>
      </w:pPr>
      <w:bookmarkStart w:id="1418" w:name="_Ref39563076"/>
      <w:del w:id="1419" w:author="Chasco, Brandon Edward" w:date="2020-08-26T10:13:00Z">
        <w:r w:rsidDel="00590648">
          <w:delText>Fig</w:delText>
        </w:r>
      </w:del>
      <w:del w:id="1420" w:author="Chasco, Brandon Edward" w:date="2020-08-26T10:09:00Z">
        <w:r w:rsidDel="00590648">
          <w:delText>ure</w:delText>
        </w:r>
      </w:del>
      <w:del w:id="1421"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2</w:delText>
        </w:r>
        <w:r w:rsidR="009B0FE2" w:rsidDel="00590648">
          <w:rPr>
            <w:noProof/>
          </w:rPr>
          <w:fldChar w:fldCharType="end"/>
        </w:r>
        <w:bookmarkEnd w:id="1418"/>
        <w:r w:rsidDel="00590648">
          <w:delText xml:space="preserve">. </w:delText>
        </w:r>
        <w:r w:rsidR="0086311F" w:rsidRPr="00B166D4" w:rsidDel="00590648">
          <w:delText xml:space="preserve">Relative importance of the different marine covariates for predicting the marine survival of hatchery (left column) and wild (right column) spring/summer Chinook salmon, where the aggregated weight of a covariate </w:delText>
        </w:r>
        <w:r w:rsidR="0086311F" w:rsidRPr="006226B0" w:rsidDel="00590648">
          <w:delText xml:space="preserve">c </w:delText>
        </w:r>
        <w:r w:rsidR="0086311F" w:rsidRPr="00B166D4" w:rsidDel="00590648">
          <w:delText xml:space="preserve">is equal to the sum of the AIC weights for all </w:delText>
        </w:r>
        <w:r w:rsidR="0086311F" w:rsidRPr="006226B0" w:rsidDel="00590648">
          <w:delText xml:space="preserve">m </w:delText>
        </w:r>
        <w:r w:rsidR="0086311F" w:rsidRPr="00B166D4" w:rsidDel="00590648">
          <w:delText xml:space="preserve">models containing covariate </w:delText>
        </w:r>
        <w:r w:rsidR="0086311F" w:rsidRPr="006226B0" w:rsidDel="00590648">
          <w:delText>c</w:delText>
        </w:r>
        <w:r w:rsidR="0086311F" w:rsidRPr="00B166D4" w:rsidDel="00590648">
          <w:delText xml:space="preserve">, divided by the total weight across all </w:delText>
        </w:r>
        <w:r w:rsidR="0086311F" w:rsidRPr="006226B0" w:rsidDel="00590648">
          <w:delText xml:space="preserve">m </w:delText>
        </w:r>
        <w:r w:rsidR="0086311F" w:rsidRPr="00B166D4" w:rsidDel="00590648">
          <w:delText xml:space="preserve">models, </w:delTex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rsidDel="00590648">
          <w:delText>. The “blank” environmental variable is for models with no environmental predictors.</w:delText>
        </w:r>
      </w:del>
    </w:p>
    <w:p w14:paraId="3CBBC270" w14:textId="7DFBE4E2" w:rsidR="00B11759" w:rsidDel="00590648" w:rsidRDefault="00532405" w:rsidP="00D9742C">
      <w:pPr>
        <w:pStyle w:val="Caption"/>
        <w:rPr>
          <w:del w:id="1422" w:author="Chasco, Brandon Edward" w:date="2020-08-26T10:13:00Z"/>
          <w:color w:val="000000"/>
        </w:rPr>
      </w:pPr>
      <w:bookmarkStart w:id="1423" w:name="_Ref39563104"/>
      <w:del w:id="1424" w:author="Chasco, Brandon Edward" w:date="2020-08-26T10:13:00Z">
        <w:r w:rsidDel="00590648">
          <w:delText>Fig</w:delText>
        </w:r>
      </w:del>
      <w:del w:id="1425" w:author="Chasco, Brandon Edward" w:date="2020-08-26T10:09:00Z">
        <w:r w:rsidDel="00590648">
          <w:delText>ure</w:delText>
        </w:r>
      </w:del>
      <w:del w:id="1426"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3</w:delText>
        </w:r>
        <w:r w:rsidR="009B0FE2" w:rsidDel="00590648">
          <w:rPr>
            <w:noProof/>
          </w:rPr>
          <w:fldChar w:fldCharType="end"/>
        </w:r>
        <w:bookmarkEnd w:id="1423"/>
        <w:r w:rsidDel="00590648">
          <w:delText xml:space="preserve">. </w:delText>
        </w:r>
        <w:r w:rsidR="0086311F" w:rsidRPr="00B166D4" w:rsidDel="00590648">
          <w:rPr>
            <w:color w:val="000000"/>
          </w:rPr>
          <w:delText xml:space="preserve">Split violin plot comparing the percent difference (upper panel) between the estimated and true parameter values and the standard errors for the fixed effects </w:delText>
        </w:r>
        <m:oMath>
          <m:r>
            <m:rPr>
              <m:sty m:val="p"/>
            </m:rPr>
            <w:rPr>
              <w:rFonts w:ascii="Cambria Math" w:hAnsi="Cambria Math"/>
            </w:rPr>
            <m:t>μ</m:t>
          </m:r>
        </m:oMath>
        <w:r w:rsidR="0086311F" w:rsidRPr="00B166D4" w:rsidDel="00590648">
          <w:rPr>
            <w:color w:val="000000"/>
          </w:rPr>
          <w:delText xml:space="preserve">,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sidDel="00590648">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sidDel="00590648">
          <w:rPr>
            <w:color w:val="000000"/>
          </w:rPr>
          <w:delText xml:space="preserve"> (lower panel) for the mixed-effect model with AR1 processes for day and day/year interaction (TMB; blue violins) and the fixed-effect model for day, day</w:delText>
        </w:r>
        <w:r w:rsidR="0086311F" w:rsidRPr="00B166D4" w:rsidDel="00590648">
          <w:rPr>
            <w:color w:val="000000"/>
            <w:vertAlign w:val="superscript"/>
          </w:rPr>
          <w:delText>2</w:delText>
        </w:r>
        <w:r w:rsidR="0086311F" w:rsidRPr="00B166D4" w:rsidDel="00590648">
          <w:rPr>
            <w:color w:val="000000"/>
          </w:rPr>
          <w:delText>, and day/year interaction (glm; red violins) fit to simulated data for wild spring/summer Chinook salmon. Simulated the data were generated from the model with the lowest AIC for wild fish (see</w:delText>
        </w:r>
        <w:r w:rsidR="00D9742C" w:rsidDel="00590648">
          <w:rPr>
            <w:color w:val="000000"/>
          </w:rPr>
          <w:delText xml:space="preserve"> </w:delText>
        </w:r>
        <w:r w:rsidR="00D9742C" w:rsidDel="00590648">
          <w:rPr>
            <w:color w:val="000000"/>
          </w:rPr>
          <w:fldChar w:fldCharType="begin"/>
        </w:r>
        <w:r w:rsidR="00D9742C" w:rsidDel="00590648">
          <w:rPr>
            <w:color w:val="000000"/>
          </w:rPr>
          <w:delInstrText xml:space="preserve"> REF _Ref39754795 \h </w:delInstrText>
        </w:r>
        <w:r w:rsidR="00D9742C" w:rsidDel="00590648">
          <w:rPr>
            <w:color w:val="000000"/>
          </w:rPr>
        </w:r>
        <w:r w:rsidR="00D9742C" w:rsidDel="00590648">
          <w:rPr>
            <w:color w:val="000000"/>
          </w:rPr>
          <w:fldChar w:fldCharType="separate"/>
        </w:r>
        <w:r w:rsidR="00D27709" w:rsidDel="00590648">
          <w:delText xml:space="preserve">Table </w:delText>
        </w:r>
        <w:r w:rsidR="00D27709" w:rsidDel="00590648">
          <w:rPr>
            <w:noProof/>
          </w:rPr>
          <w:delText>4</w:delText>
        </w:r>
        <w:r w:rsidR="00D9742C" w:rsidDel="00590648">
          <w:rPr>
            <w:color w:val="000000"/>
          </w:rPr>
          <w:fldChar w:fldCharType="end"/>
        </w:r>
        <w:r w:rsidR="00D9742C" w:rsidDel="00590648">
          <w:rPr>
            <w:color w:val="000000"/>
          </w:rPr>
          <w:delText>)</w:delText>
        </w:r>
        <w:r w:rsidR="0086311F" w:rsidRPr="00B166D4" w:rsidDel="00590648">
          <w:rPr>
            <w:color w:val="000000"/>
          </w:rPr>
          <w:delText>. Horizontal lines represent median values for the violins and the horizontal blue line in panel (A) represents zero percent difference between the estimated and true parameter values.</w:delText>
        </w:r>
      </w:del>
    </w:p>
    <w:p w14:paraId="0A1F1F3A" w14:textId="0B349D34" w:rsidR="00B11759" w:rsidRPr="00B166D4" w:rsidDel="00590648" w:rsidRDefault="00532405" w:rsidP="00127BF1">
      <w:pPr>
        <w:pStyle w:val="Caption"/>
        <w:rPr>
          <w:del w:id="1427" w:author="Chasco, Brandon Edward" w:date="2020-08-26T10:13:00Z"/>
          <w:color w:val="000000"/>
        </w:rPr>
      </w:pPr>
      <w:bookmarkStart w:id="1428" w:name="_Ref39563135"/>
      <w:del w:id="1429" w:author="Chasco, Brandon Edward" w:date="2020-08-26T10:13:00Z">
        <w:r w:rsidDel="00590648">
          <w:delText>Fig</w:delText>
        </w:r>
      </w:del>
      <w:del w:id="1430" w:author="Chasco, Brandon Edward" w:date="2020-08-26T10:09:00Z">
        <w:r w:rsidDel="00590648">
          <w:delText>ure</w:delText>
        </w:r>
      </w:del>
      <w:del w:id="1431"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4</w:delText>
        </w:r>
        <w:r w:rsidR="009B0FE2" w:rsidDel="00590648">
          <w:rPr>
            <w:noProof/>
          </w:rPr>
          <w:fldChar w:fldCharType="end"/>
        </w:r>
        <w:bookmarkEnd w:id="1428"/>
        <w:r w:rsidDel="00590648">
          <w:delText>.</w:delText>
        </w:r>
        <w:r w:rsidR="0086311F" w:rsidRPr="00B166D4" w:rsidDel="00590648">
          <w:rPr>
            <w:color w:val="000000"/>
          </w:rPr>
          <w:delTex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delText>
        </w:r>
      </w:del>
    </w:p>
    <w:p w14:paraId="66FDB40F" w14:textId="48043141" w:rsidR="00B11759" w:rsidDel="00590648" w:rsidRDefault="00127BF1" w:rsidP="00D9742C">
      <w:pPr>
        <w:pStyle w:val="Caption"/>
        <w:rPr>
          <w:del w:id="1432" w:author="Chasco, Brandon Edward" w:date="2020-08-26T10:13:00Z"/>
        </w:rPr>
      </w:pPr>
      <w:bookmarkStart w:id="1433" w:name="_Ref39563185"/>
      <w:del w:id="1434" w:author="Chasco, Brandon Edward" w:date="2020-08-26T10:13:00Z">
        <w:r w:rsidDel="00590648">
          <w:delText>Fig</w:delText>
        </w:r>
      </w:del>
      <w:del w:id="1435" w:author="Chasco, Brandon Edward" w:date="2020-08-26T10:09:00Z">
        <w:r w:rsidDel="00590648">
          <w:delText>ure</w:delText>
        </w:r>
      </w:del>
      <w:del w:id="1436"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5</w:delText>
        </w:r>
        <w:r w:rsidR="009B0FE2" w:rsidDel="00590648">
          <w:rPr>
            <w:noProof/>
          </w:rPr>
          <w:fldChar w:fldCharType="end"/>
        </w:r>
        <w:bookmarkEnd w:id="1433"/>
        <w:r w:rsidDel="00590648">
          <w:delText xml:space="preserve">. </w:delText>
        </w:r>
        <w:r w:rsidR="0086311F" w:rsidRPr="00B166D4" w:rsidDel="00590648">
          <w:delText>Predicted smolt-to-adult survival by day for hatchery (red) and wild (blue) spring/summer Chinook salmon (upper panel) for best fit models for each rear type that include both day and day/year interactions (see</w:delText>
        </w:r>
        <w:r w:rsidR="00D9742C" w:rsidDel="00590648">
          <w:delText xml:space="preserve"> </w:delText>
        </w:r>
        <w:r w:rsidR="00D9742C" w:rsidDel="00590648">
          <w:fldChar w:fldCharType="begin"/>
        </w:r>
        <w:r w:rsidR="00D9742C" w:rsidDel="00590648">
          <w:delInstrText xml:space="preserve"> REF _Ref39754795 \h </w:delInstrText>
        </w:r>
        <w:r w:rsidR="00D9742C" w:rsidDel="00590648">
          <w:fldChar w:fldCharType="separate"/>
        </w:r>
        <w:r w:rsidR="00D27709" w:rsidDel="00590648">
          <w:delText xml:space="preserve">Table </w:delText>
        </w:r>
        <w:r w:rsidR="00D27709" w:rsidDel="00590648">
          <w:rPr>
            <w:noProof/>
          </w:rPr>
          <w:delText>4</w:delText>
        </w:r>
        <w:r w:rsidR="00D9742C" w:rsidDel="00590648">
          <w:fldChar w:fldCharType="end"/>
        </w:r>
        <w:r w:rsidR="00D9742C" w:rsidDel="00590648">
          <w:delText>)</w:delText>
        </w:r>
        <w:r w:rsidR="0086311F" w:rsidRPr="00B166D4" w:rsidDel="00590648">
          <w:delText>. Lines represent expected survivals and shaded regions represent 95% credible intervals. Average daily proportion (across all years) of smolts arriving to and migrating past</w:delText>
        </w:r>
      </w:del>
      <w:del w:id="1437" w:author="Chasco, Brandon Edward" w:date="2020-07-20T10:20:00Z">
        <w:r w:rsidR="0086311F" w:rsidRPr="00B166D4" w:rsidDel="006B478A">
          <w:delText xml:space="preserve"> </w:delText>
        </w:r>
      </w:del>
      <w:del w:id="1438" w:author="Chasco, Brandon Edward" w:date="2020-08-26T10:13:00Z">
        <w:r w:rsidR="0086311F" w:rsidRPr="00B166D4" w:rsidDel="00590648">
          <w:delText xml:space="preserve"> Bonneville Dam (2000 to 2015) (lower panel).</w:delText>
        </w:r>
      </w:del>
    </w:p>
    <w:p w14:paraId="2DF181EF" w14:textId="321EEB0F" w:rsidR="00B11759" w:rsidRPr="00B166D4" w:rsidDel="00590648" w:rsidRDefault="00127BF1" w:rsidP="00127BF1">
      <w:pPr>
        <w:pStyle w:val="Caption"/>
        <w:rPr>
          <w:del w:id="1439" w:author="Chasco, Brandon Edward" w:date="2020-08-26T10:13:00Z"/>
          <w:b/>
        </w:rPr>
      </w:pPr>
      <w:bookmarkStart w:id="1440" w:name="_Ref39563205"/>
      <w:del w:id="1441" w:author="Chasco, Brandon Edward" w:date="2020-08-26T10:13:00Z">
        <w:r w:rsidDel="00590648">
          <w:delText>Fig</w:delText>
        </w:r>
      </w:del>
      <w:del w:id="1442" w:author="Chasco, Brandon Edward" w:date="2020-08-26T10:09:00Z">
        <w:r w:rsidDel="00590648">
          <w:delText>ure</w:delText>
        </w:r>
      </w:del>
      <w:del w:id="1443" w:author="Chasco, Brandon Edward" w:date="2020-08-26T10:13:00Z">
        <w:r w:rsidDel="00590648">
          <w:delText xml:space="preserve"> </w:delText>
        </w:r>
        <w:r w:rsidR="009B0FE2" w:rsidDel="00590648">
          <w:fldChar w:fldCharType="begin"/>
        </w:r>
        <w:r w:rsidR="009B0FE2" w:rsidDel="00590648">
          <w:delInstrText xml:space="preserve"> SEQ Figure \* ARABIC </w:delInstrText>
        </w:r>
        <w:r w:rsidR="009B0FE2" w:rsidDel="00590648">
          <w:fldChar w:fldCharType="separate"/>
        </w:r>
        <w:r w:rsidR="00D27709" w:rsidDel="00590648">
          <w:rPr>
            <w:noProof/>
          </w:rPr>
          <w:delText>6</w:delText>
        </w:r>
        <w:r w:rsidR="009B0FE2" w:rsidDel="00590648">
          <w:rPr>
            <w:noProof/>
          </w:rPr>
          <w:fldChar w:fldCharType="end"/>
        </w:r>
        <w:bookmarkEnd w:id="1440"/>
        <w:r w:rsidDel="00590648">
          <w:delText xml:space="preserve">. </w:delText>
        </w:r>
        <w:r w:rsidR="0086311F" w:rsidRPr="00B166D4" w:rsidDel="00590648">
          <w:delText xml:space="preserve">Observed (points) and estimated (line) annual survival with 95% credible intervals (polygons) for hatchery (red) and wild (blue) spring/summer Chinook salmon from 2000 through 2015. </w:delText>
        </w:r>
      </w:del>
    </w:p>
    <w:p w14:paraId="2512898A" w14:textId="4677C1E7" w:rsidR="00B11759" w:rsidRPr="00B166D4" w:rsidDel="00E1020B" w:rsidRDefault="0086311F">
      <w:pPr>
        <w:spacing w:after="0" w:line="240" w:lineRule="auto"/>
        <w:rPr>
          <w:del w:id="1444" w:author="Chasco, Brandon Edward" w:date="2020-08-26T11:40:00Z"/>
          <w:b/>
        </w:rPr>
      </w:pPr>
      <w:del w:id="1445" w:author="Chasco, Brandon Edward" w:date="2020-08-26T11:40:00Z">
        <w:r w:rsidRPr="00B166D4" w:rsidDel="00E1020B">
          <w:br w:type="page"/>
        </w:r>
      </w:del>
    </w:p>
    <w:p w14:paraId="53333332" w14:textId="5340AF83" w:rsidR="00B11759" w:rsidRPr="00B166D4" w:rsidDel="00307946" w:rsidRDefault="0086311F">
      <w:pPr>
        <w:rPr>
          <w:del w:id="1446" w:author="Chasco, Brandon Edward" w:date="2020-08-26T11:38:00Z"/>
          <w:b/>
        </w:rPr>
      </w:pPr>
      <w:del w:id="1447" w:author="Chasco, Brandon Edward" w:date="2020-08-26T11:38:00Z">
        <w:r w:rsidRPr="00B166D4" w:rsidDel="00307946">
          <w:rPr>
            <w:b/>
          </w:rPr>
          <w:delText>Table captions</w:delText>
        </w:r>
      </w:del>
    </w:p>
    <w:p w14:paraId="498BF2F3" w14:textId="0B8FCD0F" w:rsidR="00616B98" w:rsidDel="00307946" w:rsidRDefault="00B26111" w:rsidP="00616B98">
      <w:pPr>
        <w:pStyle w:val="Caption"/>
        <w:rPr>
          <w:del w:id="1448" w:author="Chasco, Brandon Edward" w:date="2020-08-26T11:38:00Z"/>
        </w:rPr>
      </w:pPr>
      <w:bookmarkStart w:id="1449" w:name="_Ref39754432"/>
      <w:bookmarkStart w:id="1450" w:name="_Ref39754173"/>
      <w:bookmarkStart w:id="1451" w:name="_Ref39562312"/>
      <w:del w:id="1452"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1</w:delText>
        </w:r>
        <w:r w:rsidR="009B0FE2" w:rsidDel="00307946">
          <w:rPr>
            <w:noProof/>
          </w:rPr>
          <w:fldChar w:fldCharType="end"/>
        </w:r>
        <w:bookmarkEnd w:id="1449"/>
        <w:r w:rsidDel="00307946">
          <w:delText xml:space="preserve">. </w:delText>
        </w:r>
        <w:r w:rsidRPr="00B166D4" w:rsidDel="00307946">
          <w:delText>Sample size of hatchery and wild juvenile Chinook salmon from different watersheds within the Snake River Basin.</w:delText>
        </w:r>
        <w:bookmarkEnd w:id="1450"/>
      </w:del>
    </w:p>
    <w:p w14:paraId="10EBDBB4" w14:textId="26BA7B83" w:rsidR="00D9742C" w:rsidRPr="00D9742C" w:rsidDel="00307946" w:rsidRDefault="00D9742C" w:rsidP="00D9742C">
      <w:pPr>
        <w:rPr>
          <w:del w:id="1453" w:author="Chasco, Brandon Edward" w:date="2020-08-26T11:38:00Z"/>
        </w:rPr>
      </w:pPr>
    </w:p>
    <w:p w14:paraId="25D65D53" w14:textId="5BFABAA2" w:rsidR="00B26111" w:rsidRPr="00107154" w:rsidDel="00307946" w:rsidRDefault="00B26111" w:rsidP="00B26111">
      <w:pPr>
        <w:pStyle w:val="Caption"/>
        <w:rPr>
          <w:del w:id="1454" w:author="Chasco, Brandon Edward" w:date="2020-08-26T11:38:00Z"/>
        </w:rPr>
      </w:pPr>
      <w:bookmarkStart w:id="1455" w:name="_Ref39754441"/>
      <w:bookmarkStart w:id="1456" w:name="_Ref39754194"/>
      <w:del w:id="1457"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2</w:delText>
        </w:r>
        <w:r w:rsidR="009B0FE2" w:rsidDel="00307946">
          <w:rPr>
            <w:noProof/>
          </w:rPr>
          <w:fldChar w:fldCharType="end"/>
        </w:r>
        <w:bookmarkEnd w:id="1455"/>
        <w:r w:rsidDel="00307946">
          <w:delText xml:space="preserve">. </w:delText>
        </w:r>
        <w:r w:rsidRPr="00B166D4" w:rsidDel="00307946">
          <w:delText xml:space="preserve">Description of the environmental variable names, the years of available data, and the </w:delText>
        </w:r>
        <w:r w:rsidRPr="00532405" w:rsidDel="00307946">
          <w:delText>website location of the data.</w:delText>
        </w:r>
        <w:bookmarkEnd w:id="1456"/>
      </w:del>
    </w:p>
    <w:p w14:paraId="021EF164" w14:textId="3CD6B47D" w:rsidR="00D9742C" w:rsidDel="00307946" w:rsidRDefault="00D9742C" w:rsidP="00B26111">
      <w:pPr>
        <w:pStyle w:val="Caption"/>
        <w:rPr>
          <w:del w:id="1458" w:author="Chasco, Brandon Edward" w:date="2020-08-26T11:38:00Z"/>
        </w:rPr>
      </w:pPr>
      <w:bookmarkStart w:id="1459" w:name="_Ref39754455"/>
      <w:bookmarkStart w:id="1460" w:name="_Ref39754212"/>
    </w:p>
    <w:p w14:paraId="2BC6F6BF" w14:textId="6938F094" w:rsidR="00B26111" w:rsidDel="00307946" w:rsidRDefault="00B26111" w:rsidP="00B26111">
      <w:pPr>
        <w:pStyle w:val="Caption"/>
        <w:rPr>
          <w:del w:id="1461" w:author="Chasco, Brandon Edward" w:date="2020-08-26T11:38:00Z"/>
        </w:rPr>
      </w:pPr>
      <w:bookmarkStart w:id="1462" w:name="_Ref39755390"/>
      <w:bookmarkStart w:id="1463" w:name="_Ref39755688"/>
      <w:del w:id="1464"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3</w:delText>
        </w:r>
        <w:r w:rsidR="009B0FE2" w:rsidDel="00307946">
          <w:rPr>
            <w:noProof/>
          </w:rPr>
          <w:fldChar w:fldCharType="end"/>
        </w:r>
        <w:bookmarkEnd w:id="1459"/>
        <w:bookmarkEnd w:id="1462"/>
        <w:r w:rsidDel="00307946">
          <w:delText xml:space="preserve">. </w:delText>
        </w:r>
        <w:r w:rsidRPr="00B166D4" w:rsidDel="00307946">
          <w:rPr>
            <w:color w:val="000000"/>
          </w:rPr>
          <w:delText>List of data types, subscripts, parameters (i.e., fixed effects), and random effects used to model the smolt to adult survival of spring/summer Chinook salmon originating from the Snake River Basin.</w:delText>
        </w:r>
        <w:bookmarkEnd w:id="1460"/>
        <w:bookmarkEnd w:id="1463"/>
      </w:del>
    </w:p>
    <w:p w14:paraId="1CCB8EAD" w14:textId="4872598C" w:rsidR="00D9742C" w:rsidDel="00307946" w:rsidRDefault="00D9742C" w:rsidP="00127BF1">
      <w:pPr>
        <w:pStyle w:val="Caption"/>
        <w:rPr>
          <w:del w:id="1465" w:author="Chasco, Brandon Edward" w:date="2020-08-26T11:38:00Z"/>
        </w:rPr>
      </w:pPr>
      <w:bookmarkStart w:id="1466" w:name="_Ref39754278"/>
      <w:bookmarkStart w:id="1467" w:name="_Ref39754234"/>
    </w:p>
    <w:p w14:paraId="3CAFCDEB" w14:textId="133E4564" w:rsidR="00B11759" w:rsidRPr="00B166D4" w:rsidDel="00307946" w:rsidRDefault="00127BF1" w:rsidP="00127BF1">
      <w:pPr>
        <w:pStyle w:val="Caption"/>
        <w:rPr>
          <w:del w:id="1468" w:author="Chasco, Brandon Edward" w:date="2020-08-26T11:38:00Z"/>
          <w:b/>
        </w:rPr>
      </w:pPr>
      <w:bookmarkStart w:id="1469" w:name="_Ref39754795"/>
      <w:bookmarkStart w:id="1470" w:name="_Ref39755703"/>
      <w:del w:id="1471"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4</w:delText>
        </w:r>
        <w:r w:rsidR="009B0FE2" w:rsidDel="00307946">
          <w:rPr>
            <w:noProof/>
          </w:rPr>
          <w:fldChar w:fldCharType="end"/>
        </w:r>
        <w:bookmarkEnd w:id="1451"/>
        <w:bookmarkEnd w:id="1466"/>
        <w:bookmarkEnd w:id="1469"/>
        <w:r w:rsidDel="00307946">
          <w:delText>.</w:delText>
        </w:r>
        <w:r w:rsidR="0086311F" w:rsidRPr="00B166D4" w:rsidDel="00307946">
          <w:delText xml:space="preserve">  Top models for each origin type based on the random effects and number of marine covariates. The gradient is a measure of the likelihood surface for the maximum likelihood estimate, PD Hessian stands for positive definite Hessian, and N.E. stands for not estimated.</w:delText>
        </w:r>
        <w:bookmarkEnd w:id="1467"/>
        <w:bookmarkEnd w:id="1470"/>
        <w:r w:rsidR="0086311F" w:rsidRPr="00B166D4" w:rsidDel="00307946">
          <w:delText xml:space="preserve"> </w:delText>
        </w:r>
      </w:del>
    </w:p>
    <w:p w14:paraId="6202C5CB" w14:textId="56F8C91F" w:rsidR="00D9742C" w:rsidDel="00307946" w:rsidRDefault="00D9742C" w:rsidP="00127BF1">
      <w:pPr>
        <w:pStyle w:val="Caption"/>
        <w:rPr>
          <w:del w:id="1472" w:author="Chasco, Brandon Edward" w:date="2020-08-26T11:38:00Z"/>
        </w:rPr>
      </w:pPr>
      <w:bookmarkStart w:id="1473" w:name="_Ref39562644"/>
    </w:p>
    <w:p w14:paraId="3F7B9599" w14:textId="55800464" w:rsidR="00B11759" w:rsidRPr="00B166D4" w:rsidDel="00307946" w:rsidRDefault="00127BF1" w:rsidP="00127BF1">
      <w:pPr>
        <w:pStyle w:val="Caption"/>
        <w:rPr>
          <w:del w:id="1474" w:author="Chasco, Brandon Edward" w:date="2020-08-26T11:38:00Z"/>
          <w:b/>
        </w:rPr>
      </w:pPr>
      <w:bookmarkStart w:id="1475" w:name="_Ref39755756"/>
      <w:bookmarkStart w:id="1476" w:name="_Ref39755717"/>
      <w:del w:id="1477"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5</w:delText>
        </w:r>
        <w:r w:rsidR="009B0FE2" w:rsidDel="00307946">
          <w:rPr>
            <w:noProof/>
          </w:rPr>
          <w:fldChar w:fldCharType="end"/>
        </w:r>
        <w:bookmarkEnd w:id="1473"/>
        <w:bookmarkEnd w:id="1475"/>
        <w:r w:rsidDel="00307946">
          <w:delText>.</w:delText>
        </w:r>
        <w:r w:rsidR="0086311F" w:rsidRPr="00B166D4" w:rsidDel="00307946">
          <w:delText xml:space="preserve"> Estimated fixed effects for the model with lowest marginal AIC values for wild spring/summer Chinook salmon, and the models with the lowest marginal AIC for hatchery fish with and without a random day effect included (N.E. means not estimated).</w:delText>
        </w:r>
        <w:bookmarkEnd w:id="1476"/>
        <w:r w:rsidR="0086311F" w:rsidRPr="00B166D4" w:rsidDel="00307946">
          <w:delText xml:space="preserve"> </w:delText>
        </w:r>
      </w:del>
    </w:p>
    <w:p w14:paraId="0326F7A3" w14:textId="7CFC8280" w:rsidR="00B11759" w:rsidDel="00307946" w:rsidRDefault="00127BF1" w:rsidP="00127BF1">
      <w:pPr>
        <w:pStyle w:val="Caption"/>
        <w:rPr>
          <w:del w:id="1478" w:author="Chasco, Brandon Edward" w:date="2020-08-26T11:38:00Z"/>
          <w:b/>
        </w:rPr>
      </w:pPr>
      <w:bookmarkStart w:id="1479" w:name="_Ref39562748"/>
      <w:del w:id="1480" w:author="Chasco, Brandon Edward" w:date="2020-08-26T11:38:00Z">
        <w:r w:rsidDel="00307946">
          <w:delText xml:space="preserve">Table </w:delText>
        </w:r>
        <w:r w:rsidR="009B0FE2" w:rsidDel="00307946">
          <w:fldChar w:fldCharType="begin"/>
        </w:r>
        <w:r w:rsidR="009B0FE2" w:rsidDel="00307946">
          <w:delInstrText xml:space="preserve"> SEQ Table \* ARABIC </w:delInstrText>
        </w:r>
        <w:r w:rsidR="009B0FE2" w:rsidDel="00307946">
          <w:fldChar w:fldCharType="separate"/>
        </w:r>
        <w:r w:rsidR="00D27709" w:rsidDel="00307946">
          <w:rPr>
            <w:noProof/>
          </w:rPr>
          <w:delText>6</w:delText>
        </w:r>
        <w:r w:rsidR="009B0FE2" w:rsidDel="00307946">
          <w:rPr>
            <w:noProof/>
          </w:rPr>
          <w:fldChar w:fldCharType="end"/>
        </w:r>
        <w:bookmarkEnd w:id="1479"/>
        <w:r w:rsidDel="00307946">
          <w:delText>.</w:delText>
        </w:r>
        <w:r w:rsidR="0086311F" w:rsidRPr="00B166D4" w:rsidDel="00307946">
          <w:delText xml:space="preserve"> Deviance ratios </w:delTex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rsidDel="00307946">
          <w:delText xml:space="preserve"> for different fixed and mixed-effects models for hatchery and wild fish, where </w:delTex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r w:rsidR="0086311F" w:rsidRPr="00B166D4" w:rsidDel="00307946">
          <w:delText xml:space="preserve"> is -2 times the log-likelihood of model </w:delText>
        </w:r>
        <w:r w:rsidR="0086311F" w:rsidRPr="006226B0" w:rsidDel="00307946">
          <w:delText>m</w:delText>
        </w:r>
        <w:r w:rsidR="0086311F" w:rsidRPr="00B166D4" w:rsidDel="00307946">
          <w:delText xml:space="preserve"> and </w:delTex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rsidDel="00307946">
          <w:delText xml:space="preserve"> is -2 times the log-likelihood of the null model. The deviance ratio explains how close the model is to the best model that fits the data exactly.</w:delText>
        </w:r>
        <w:r w:rsidR="0086311F" w:rsidRPr="00B166D4" w:rsidDel="00307946">
          <w:rPr>
            <w:b/>
          </w:rPr>
          <w:delText xml:space="preserve"> </w:delText>
        </w:r>
      </w:del>
    </w:p>
    <w:p w14:paraId="08F6CEA8" w14:textId="4605D473" w:rsidR="00B11759" w:rsidRPr="00B166D4" w:rsidDel="00307946" w:rsidRDefault="0086311F">
      <w:pPr>
        <w:spacing w:after="0" w:line="240" w:lineRule="auto"/>
        <w:rPr>
          <w:del w:id="1481" w:author="Chasco, Brandon Edward" w:date="2020-08-26T11:38:00Z"/>
          <w:b/>
        </w:rPr>
      </w:pPr>
      <w:del w:id="1482" w:author="Chasco, Brandon Edward" w:date="2020-08-26T11:38:00Z">
        <w:r w:rsidRPr="00B166D4" w:rsidDel="00307946">
          <w:br w:type="page"/>
        </w:r>
      </w:del>
    </w:p>
    <w:p w14:paraId="7F62BD79" w14:textId="600E16A8" w:rsidR="00B11759" w:rsidRPr="00B166D4" w:rsidDel="00307946" w:rsidRDefault="0086311F">
      <w:pPr>
        <w:rPr>
          <w:del w:id="1483" w:author="Chasco, Brandon Edward" w:date="2020-08-26T11:38:00Z"/>
          <w:b/>
        </w:rPr>
      </w:pPr>
      <w:del w:id="1484" w:author="Chasco, Brandon Edward" w:date="2020-08-26T11:38:00Z">
        <w:r w:rsidRPr="00B166D4" w:rsidDel="00307946">
          <w:rPr>
            <w:b/>
          </w:rPr>
          <w:delText>Figures</w:delText>
        </w:r>
      </w:del>
    </w:p>
    <w:p w14:paraId="0A0BD5DE" w14:textId="58F8E7A1" w:rsidR="00B11759" w:rsidRPr="00B166D4" w:rsidDel="00307946" w:rsidRDefault="0086311F">
      <w:pPr>
        <w:rPr>
          <w:del w:id="1485" w:author="Chasco, Brandon Edward" w:date="2020-08-26T11:38:00Z"/>
        </w:rPr>
      </w:pPr>
      <w:del w:id="1486" w:author="Chasco, Brandon Edward" w:date="2020-08-26T11:38:00Z">
        <w:r w:rsidRPr="00B166D4" w:rsidDel="00307946">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del>
    </w:p>
    <w:bookmarkStart w:id="1487" w:name="_3j2qqm3" w:colFirst="0" w:colLast="0"/>
    <w:bookmarkEnd w:id="1487"/>
    <w:p w14:paraId="03186737" w14:textId="5FA04DAF" w:rsidR="00B11759" w:rsidRPr="006226B0" w:rsidDel="00307946" w:rsidRDefault="00316CB8" w:rsidP="00D9742C">
      <w:pPr>
        <w:pStyle w:val="Caption"/>
        <w:rPr>
          <w:del w:id="1488" w:author="Chasco, Brandon Edward" w:date="2020-08-26T11:38:00Z"/>
          <w:color w:val="000000"/>
        </w:rPr>
      </w:pPr>
      <w:del w:id="1489" w:author="Chasco, Brandon Edward" w:date="2020-08-26T11:38:00Z">
        <w:r w:rsidDel="00307946">
          <w:rPr>
            <w:color w:val="000000"/>
          </w:rPr>
          <w:fldChar w:fldCharType="begin"/>
        </w:r>
        <w:r w:rsidDel="00307946">
          <w:rPr>
            <w:color w:val="000000"/>
          </w:rPr>
          <w:delInstrText xml:space="preserve"> REF _Ref39563045 \h </w:delInstrText>
        </w:r>
        <w:r w:rsidDel="00307946">
          <w:rPr>
            <w:color w:val="000000"/>
          </w:rPr>
        </w:r>
        <w:r w:rsidDel="00307946">
          <w:rPr>
            <w:color w:val="000000"/>
          </w:rPr>
          <w:fldChar w:fldCharType="separate"/>
        </w:r>
        <w:r w:rsidR="00D27709" w:rsidDel="00307946">
          <w:delText>Fig</w:delText>
        </w:r>
      </w:del>
      <w:del w:id="1490" w:author="Chasco, Brandon Edward" w:date="2020-08-26T10:09:00Z">
        <w:r w:rsidR="00D27709" w:rsidDel="00590648">
          <w:delText>ure</w:delText>
        </w:r>
      </w:del>
      <w:del w:id="1491" w:author="Chasco, Brandon Edward" w:date="2020-08-26T11:38:00Z">
        <w:r w:rsidR="00D27709" w:rsidDel="00307946">
          <w:delText xml:space="preserve"> </w:delText>
        </w:r>
        <w:r w:rsidR="00D27709" w:rsidDel="00307946">
          <w:rPr>
            <w:noProof/>
          </w:rPr>
          <w:delText>1</w:delText>
        </w:r>
        <w:r w:rsidDel="00307946">
          <w:rPr>
            <w:color w:val="000000"/>
          </w:rPr>
          <w:fldChar w:fldCharType="end"/>
        </w:r>
        <w:r w:rsidR="0086311F" w:rsidRPr="00B166D4" w:rsidDel="00307946">
          <w:rPr>
            <w:color w:val="000000"/>
          </w:rPr>
          <w:delText xml:space="preserve">. Environmental effects on survival of wild (upper panel) and hatchery (lower panel) spring/summer Chinook salmon based on the model fit to the observed data as selected by AIC </w:delText>
        </w:r>
        <w:r w:rsidR="00D9742C" w:rsidDel="00307946">
          <w:rPr>
            <w:color w:val="000000"/>
          </w:rPr>
          <w:delText xml:space="preserve">(see </w:delText>
        </w:r>
        <w:r w:rsidR="00D9742C" w:rsidDel="00307946">
          <w:rPr>
            <w:color w:val="000000"/>
          </w:rPr>
          <w:fldChar w:fldCharType="begin"/>
        </w:r>
        <w:r w:rsidR="00D9742C" w:rsidDel="00307946">
          <w:rPr>
            <w:color w:val="000000"/>
          </w:rPr>
          <w:delInstrText xml:space="preserve"> REF _Ref39754795 \h </w:delInstrText>
        </w:r>
        <w:r w:rsidR="00D9742C" w:rsidDel="00307946">
          <w:rPr>
            <w:color w:val="000000"/>
          </w:rPr>
        </w:r>
        <w:r w:rsidR="00D9742C" w:rsidDel="00307946">
          <w:rPr>
            <w:color w:val="000000"/>
          </w:rPr>
          <w:fldChar w:fldCharType="separate"/>
        </w:r>
        <w:r w:rsidR="00D27709" w:rsidDel="00307946">
          <w:delText xml:space="preserve">Table </w:delText>
        </w:r>
        <w:r w:rsidR="00D27709" w:rsidDel="00307946">
          <w:rPr>
            <w:noProof/>
          </w:rPr>
          <w:delText>4</w:delText>
        </w:r>
        <w:r w:rsidR="00D9742C" w:rsidDel="00307946">
          <w:rPr>
            <w:color w:val="000000"/>
          </w:rPr>
          <w:fldChar w:fldCharType="end"/>
        </w:r>
        <w:r w:rsidR="00D9742C" w:rsidDel="00307946">
          <w:delText xml:space="preserve"> </w:delText>
        </w:r>
        <w:r w:rsidR="0086311F" w:rsidRPr="00B166D4" w:rsidDel="00307946">
          <w:rPr>
            <w:color w:val="000000"/>
          </w:rPr>
          <w:delText xml:space="preserve">for summary of best fit models). </w:delText>
        </w:r>
      </w:del>
    </w:p>
    <w:p w14:paraId="5A3C59FB" w14:textId="25773473" w:rsidR="00B11759" w:rsidRPr="00B166D4" w:rsidDel="00307946" w:rsidRDefault="0086311F">
      <w:pPr>
        <w:rPr>
          <w:del w:id="1492" w:author="Chasco, Brandon Edward" w:date="2020-08-26T11:38:00Z"/>
        </w:rPr>
      </w:pPr>
      <w:del w:id="1493" w:author="Chasco, Brandon Edward" w:date="2020-08-26T11:38:00Z">
        <w:r w:rsidRPr="00B166D4" w:rsidDel="00307946">
          <w:rPr>
            <w:noProof/>
          </w:rPr>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del>
    </w:p>
    <w:bookmarkStart w:id="1494" w:name="_1y810tw" w:colFirst="0" w:colLast="0"/>
    <w:bookmarkEnd w:id="1494"/>
    <w:p w14:paraId="5854EA72" w14:textId="292559BC" w:rsidR="00B11759" w:rsidRPr="006226B0" w:rsidDel="00307946" w:rsidRDefault="00316CB8">
      <w:pPr>
        <w:pBdr>
          <w:top w:val="nil"/>
          <w:left w:val="nil"/>
          <w:bottom w:val="nil"/>
          <w:right w:val="nil"/>
          <w:between w:val="nil"/>
        </w:pBdr>
        <w:spacing w:after="200"/>
        <w:rPr>
          <w:del w:id="1495" w:author="Chasco, Brandon Edward" w:date="2020-08-26T11:38:00Z"/>
          <w:color w:val="000000"/>
        </w:rPr>
      </w:pPr>
      <w:del w:id="1496" w:author="Chasco, Brandon Edward" w:date="2020-08-26T11:38:00Z">
        <w:r w:rsidDel="00307946">
          <w:rPr>
            <w:color w:val="000000"/>
          </w:rPr>
          <w:fldChar w:fldCharType="begin"/>
        </w:r>
        <w:r w:rsidDel="00307946">
          <w:rPr>
            <w:color w:val="000000"/>
          </w:rPr>
          <w:delInstrText xml:space="preserve"> REF _Ref39563076 \h </w:delInstrText>
        </w:r>
        <w:r w:rsidDel="00307946">
          <w:rPr>
            <w:color w:val="000000"/>
          </w:rPr>
        </w:r>
        <w:r w:rsidDel="00307946">
          <w:rPr>
            <w:color w:val="000000"/>
          </w:rPr>
          <w:fldChar w:fldCharType="separate"/>
        </w:r>
        <w:r w:rsidR="00D27709" w:rsidDel="00307946">
          <w:delText>Fig</w:delText>
        </w:r>
      </w:del>
      <w:del w:id="1497" w:author="Chasco, Brandon Edward" w:date="2020-08-26T10:09:00Z">
        <w:r w:rsidR="00D27709" w:rsidDel="00590648">
          <w:delText>ure</w:delText>
        </w:r>
      </w:del>
      <w:del w:id="1498" w:author="Chasco, Brandon Edward" w:date="2020-08-26T11:38:00Z">
        <w:r w:rsidR="00D27709" w:rsidDel="00307946">
          <w:delText xml:space="preserve"> </w:delText>
        </w:r>
        <w:r w:rsidR="00D27709" w:rsidDel="00307946">
          <w:rPr>
            <w:noProof/>
          </w:rPr>
          <w:delText>2</w:delText>
        </w:r>
        <w:r w:rsidDel="00307946">
          <w:rPr>
            <w:color w:val="000000"/>
          </w:rPr>
          <w:fldChar w:fldCharType="end"/>
        </w:r>
        <w:r w:rsidR="0086311F" w:rsidRPr="00B166D4" w:rsidDel="00307946">
          <w:rPr>
            <w:color w:val="000000"/>
          </w:rPr>
          <w:delText xml:space="preserve">.  Relative importance of the different marine covariates for predicting the marine survival of hatchery (left column) and wild (right column) spring/summer Chinook salmon, where the aggregated weight of a covariate </w:delText>
        </w:r>
        <w:r w:rsidR="0086311F" w:rsidRPr="006226B0" w:rsidDel="00307946">
          <w:rPr>
            <w:color w:val="000000"/>
          </w:rPr>
          <w:delText xml:space="preserve">c </w:delText>
        </w:r>
        <w:r w:rsidR="0086311F" w:rsidRPr="00B166D4" w:rsidDel="00307946">
          <w:rPr>
            <w:color w:val="000000"/>
          </w:rPr>
          <w:delText xml:space="preserve">is equal to the sum of the AIC weights for all </w:delText>
        </w:r>
        <w:r w:rsidR="0086311F" w:rsidRPr="006226B0" w:rsidDel="00307946">
          <w:rPr>
            <w:color w:val="000000"/>
          </w:rPr>
          <w:delText xml:space="preserve">m </w:delText>
        </w:r>
        <w:r w:rsidR="0086311F" w:rsidRPr="00B166D4" w:rsidDel="00307946">
          <w:rPr>
            <w:color w:val="000000"/>
          </w:rPr>
          <w:delText xml:space="preserve">models containing covariate </w:delText>
        </w:r>
        <w:r w:rsidR="0086311F" w:rsidRPr="006226B0" w:rsidDel="00307946">
          <w:rPr>
            <w:color w:val="000000"/>
          </w:rPr>
          <w:delText>c</w:delText>
        </w:r>
        <w:r w:rsidR="0086311F" w:rsidRPr="00B166D4" w:rsidDel="00307946">
          <w:rPr>
            <w:color w:val="000000"/>
          </w:rPr>
          <w:delText xml:space="preserve">, divided by the total weight across all </w:delText>
        </w:r>
        <w:r w:rsidR="0086311F" w:rsidRPr="006226B0" w:rsidDel="00307946">
          <w:rPr>
            <w:color w:val="000000"/>
          </w:rPr>
          <w:delText xml:space="preserve">m </w:delText>
        </w:r>
        <w:r w:rsidR="0086311F" w:rsidRPr="00B166D4" w:rsidDel="00307946">
          <w:rPr>
            <w:color w:val="000000"/>
          </w:rPr>
          <w:delText xml:space="preserve">models, </w:delTex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0086311F" w:rsidRPr="00B166D4" w:rsidDel="00307946">
          <w:rPr>
            <w:color w:val="000000"/>
          </w:rPr>
          <w:delText>. The “blank” environmental variable is for models with no environmental predictors.</w:delText>
        </w:r>
      </w:del>
    </w:p>
    <w:p w14:paraId="4CB2F659" w14:textId="18F04EDA" w:rsidR="00B11759" w:rsidRPr="00B166D4" w:rsidDel="00F65155" w:rsidRDefault="0086311F">
      <w:pPr>
        <w:spacing w:after="0" w:line="240" w:lineRule="auto"/>
        <w:rPr>
          <w:del w:id="1499" w:author="Chasco, Brandon Edward" w:date="2020-08-26T11:03:00Z"/>
        </w:rPr>
      </w:pPr>
      <w:del w:id="1500" w:author="Chasco, Brandon Edward" w:date="2020-08-26T11:38:00Z">
        <w:r w:rsidRPr="00B166D4" w:rsidDel="00307946">
          <w:br w:type="page"/>
        </w:r>
      </w:del>
    </w:p>
    <w:p w14:paraId="08A1937F" w14:textId="560DB498" w:rsidR="00B11759" w:rsidRPr="00B166D4" w:rsidDel="00307946" w:rsidRDefault="00B11759" w:rsidP="00F65155">
      <w:pPr>
        <w:spacing w:after="0" w:line="240" w:lineRule="auto"/>
        <w:rPr>
          <w:del w:id="1501" w:author="Chasco, Brandon Edward" w:date="2020-08-26T11:38:00Z"/>
        </w:rPr>
        <w:pPrChange w:id="1502" w:author="Chasco, Brandon Edward" w:date="2020-08-26T11:03:00Z">
          <w:pPr/>
        </w:pPrChange>
      </w:pPr>
    </w:p>
    <w:p w14:paraId="39A4167A" w14:textId="3F07FA08" w:rsidR="00B11759" w:rsidRPr="00B166D4" w:rsidDel="00307946" w:rsidRDefault="0086311F">
      <w:pPr>
        <w:pBdr>
          <w:top w:val="nil"/>
          <w:left w:val="nil"/>
          <w:bottom w:val="nil"/>
          <w:right w:val="nil"/>
          <w:between w:val="nil"/>
        </w:pBdr>
        <w:spacing w:after="200"/>
        <w:rPr>
          <w:del w:id="1503" w:author="Chasco, Brandon Edward" w:date="2020-08-26T11:38:00Z"/>
          <w:color w:val="000000"/>
        </w:rPr>
      </w:pPr>
      <w:bookmarkStart w:id="1504" w:name="_4i7ojhp" w:colFirst="0" w:colLast="0"/>
      <w:bookmarkEnd w:id="1504"/>
      <w:del w:id="1505" w:author="Chasco, Brandon Edward" w:date="2020-08-26T11:38:00Z">
        <w:r w:rsidRPr="00B166D4" w:rsidDel="00307946">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del>
    </w:p>
    <w:p w14:paraId="66FF07A8" w14:textId="3AC16698" w:rsidR="00B11759" w:rsidRPr="00B166D4" w:rsidDel="00307946" w:rsidRDefault="00B11759">
      <w:pPr>
        <w:rPr>
          <w:del w:id="1506" w:author="Chasco, Brandon Edward" w:date="2020-08-26T11:38:00Z"/>
        </w:rPr>
      </w:pPr>
    </w:p>
    <w:p w14:paraId="60D5A0DB" w14:textId="28899ECD" w:rsidR="00B11759" w:rsidRPr="00B166D4" w:rsidDel="00307946" w:rsidRDefault="00B11759">
      <w:pPr>
        <w:pBdr>
          <w:top w:val="nil"/>
          <w:left w:val="nil"/>
          <w:bottom w:val="nil"/>
          <w:right w:val="nil"/>
          <w:between w:val="nil"/>
        </w:pBdr>
        <w:spacing w:after="200"/>
        <w:rPr>
          <w:del w:id="1507" w:author="Chasco, Brandon Edward" w:date="2020-08-26T11:38:00Z"/>
          <w:color w:val="000000"/>
        </w:rPr>
      </w:pPr>
      <w:bookmarkStart w:id="1508" w:name="_2xcytpi" w:colFirst="0" w:colLast="0"/>
      <w:bookmarkEnd w:id="1508"/>
    </w:p>
    <w:bookmarkStart w:id="1509" w:name="_1ci93xb" w:colFirst="0" w:colLast="0"/>
    <w:bookmarkEnd w:id="1509"/>
    <w:p w14:paraId="7E88CFD1" w14:textId="0567E33C" w:rsidR="00B11759" w:rsidRPr="00B166D4" w:rsidDel="00307946" w:rsidRDefault="00316CB8">
      <w:pPr>
        <w:pBdr>
          <w:top w:val="nil"/>
          <w:left w:val="nil"/>
          <w:bottom w:val="nil"/>
          <w:right w:val="nil"/>
          <w:between w:val="nil"/>
        </w:pBdr>
        <w:spacing w:after="200"/>
        <w:rPr>
          <w:del w:id="1510" w:author="Chasco, Brandon Edward" w:date="2020-08-26T11:38:00Z"/>
          <w:color w:val="000000"/>
        </w:rPr>
      </w:pPr>
      <w:del w:id="1511" w:author="Chasco, Brandon Edward" w:date="2020-08-26T11:38:00Z">
        <w:r w:rsidDel="00307946">
          <w:rPr>
            <w:color w:val="000000"/>
          </w:rPr>
          <w:fldChar w:fldCharType="begin"/>
        </w:r>
        <w:r w:rsidDel="00307946">
          <w:rPr>
            <w:color w:val="000000"/>
          </w:rPr>
          <w:delInstrText xml:space="preserve"> REF _Ref39563104 \h </w:delInstrText>
        </w:r>
        <w:r w:rsidDel="00307946">
          <w:rPr>
            <w:color w:val="000000"/>
          </w:rPr>
        </w:r>
        <w:r w:rsidDel="00307946">
          <w:rPr>
            <w:color w:val="000000"/>
          </w:rPr>
          <w:fldChar w:fldCharType="separate"/>
        </w:r>
        <w:r w:rsidR="00D27709" w:rsidDel="00307946">
          <w:delText>Fig</w:delText>
        </w:r>
      </w:del>
      <w:del w:id="1512" w:author="Chasco, Brandon Edward" w:date="2020-08-26T10:09:00Z">
        <w:r w:rsidR="00D27709" w:rsidDel="00590648">
          <w:delText>ure</w:delText>
        </w:r>
      </w:del>
      <w:del w:id="1513" w:author="Chasco, Brandon Edward" w:date="2020-08-26T11:38:00Z">
        <w:r w:rsidR="00D27709" w:rsidDel="00307946">
          <w:delText xml:space="preserve"> </w:delText>
        </w:r>
        <w:r w:rsidR="00D27709" w:rsidDel="00307946">
          <w:rPr>
            <w:noProof/>
          </w:rPr>
          <w:delText>3</w:delText>
        </w:r>
        <w:r w:rsidDel="00307946">
          <w:rPr>
            <w:color w:val="000000"/>
          </w:rPr>
          <w:fldChar w:fldCharType="end"/>
        </w:r>
        <w:r w:rsidR="0086311F" w:rsidRPr="00B166D4" w:rsidDel="00307946">
          <w:rPr>
            <w:color w:val="000000"/>
          </w:rPr>
          <w:delText xml:space="preserve">.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delText>
        </w:r>
      </w:del>
    </w:p>
    <w:p w14:paraId="61997218" w14:textId="7B3296E5" w:rsidR="00B11759" w:rsidRPr="00B166D4" w:rsidDel="00307946" w:rsidRDefault="0086311F">
      <w:pPr>
        <w:spacing w:after="0" w:line="240" w:lineRule="auto"/>
        <w:rPr>
          <w:del w:id="1514" w:author="Chasco, Brandon Edward" w:date="2020-08-26T11:38:00Z"/>
        </w:rPr>
      </w:pPr>
      <w:del w:id="1515" w:author="Chasco, Brandon Edward" w:date="2020-08-26T11:38:00Z">
        <w:r w:rsidRPr="00B166D4" w:rsidDel="00307946">
          <w:br w:type="page"/>
        </w:r>
      </w:del>
    </w:p>
    <w:p w14:paraId="56BAF595" w14:textId="5ED3D8AF" w:rsidR="00B11759" w:rsidRPr="00B166D4" w:rsidDel="00307946" w:rsidRDefault="00B11759">
      <w:pPr>
        <w:keepNext/>
        <w:pBdr>
          <w:top w:val="nil"/>
          <w:left w:val="nil"/>
          <w:bottom w:val="nil"/>
          <w:right w:val="nil"/>
          <w:between w:val="nil"/>
        </w:pBdr>
        <w:spacing w:after="200" w:line="240" w:lineRule="auto"/>
        <w:rPr>
          <w:del w:id="1516" w:author="Chasco, Brandon Edward" w:date="2020-08-26T11:38:00Z"/>
          <w:rFonts w:ascii="Calibri" w:eastAsia="Calibri" w:hAnsi="Calibri" w:cs="Calibri"/>
          <w:color w:val="000000"/>
        </w:rPr>
      </w:pPr>
    </w:p>
    <w:p w14:paraId="5D6C406D" w14:textId="49B91E7D" w:rsidR="00B11759" w:rsidRPr="00B166D4" w:rsidDel="00307946" w:rsidRDefault="0086311F">
      <w:pPr>
        <w:pBdr>
          <w:top w:val="nil"/>
          <w:left w:val="nil"/>
          <w:bottom w:val="nil"/>
          <w:right w:val="nil"/>
          <w:between w:val="nil"/>
        </w:pBdr>
        <w:spacing w:after="200"/>
        <w:rPr>
          <w:del w:id="1517" w:author="Chasco, Brandon Edward" w:date="2020-08-26T11:38:00Z"/>
          <w:color w:val="000000"/>
        </w:rPr>
      </w:pPr>
      <w:bookmarkStart w:id="1518" w:name="_3whwml4" w:colFirst="0" w:colLast="0"/>
      <w:bookmarkEnd w:id="1518"/>
      <w:del w:id="1519" w:author="Chasco, Brandon Edward" w:date="2020-08-26T11:38:00Z">
        <w:r w:rsidRPr="00B166D4" w:rsidDel="00307946">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del>
    </w:p>
    <w:p w14:paraId="1CF073A3" w14:textId="2DB9053E" w:rsidR="00B11759" w:rsidRPr="00B166D4" w:rsidDel="00307946" w:rsidRDefault="00B11759">
      <w:pPr>
        <w:rPr>
          <w:del w:id="1520" w:author="Chasco, Brandon Edward" w:date="2020-08-26T11:38:00Z"/>
        </w:rPr>
      </w:pPr>
    </w:p>
    <w:bookmarkStart w:id="1521" w:name="_2bn6wsx" w:colFirst="0" w:colLast="0"/>
    <w:bookmarkEnd w:id="1521"/>
    <w:p w14:paraId="4F90E61E" w14:textId="563F58FD" w:rsidR="00B11759" w:rsidRPr="006226B0" w:rsidDel="00307946" w:rsidRDefault="00316CB8" w:rsidP="00CB353E">
      <w:pPr>
        <w:pStyle w:val="Caption"/>
        <w:rPr>
          <w:del w:id="1522" w:author="Chasco, Brandon Edward" w:date="2020-08-26T11:38:00Z"/>
          <w:color w:val="000000"/>
        </w:rPr>
      </w:pPr>
      <w:del w:id="1523" w:author="Chasco, Brandon Edward" w:date="2020-08-26T11:38:00Z">
        <w:r w:rsidDel="00307946">
          <w:rPr>
            <w:color w:val="000000"/>
          </w:rPr>
          <w:fldChar w:fldCharType="begin"/>
        </w:r>
        <w:r w:rsidDel="00307946">
          <w:rPr>
            <w:color w:val="000000"/>
          </w:rPr>
          <w:delInstrText xml:space="preserve"> REF _Ref39563135 \h </w:delInstrText>
        </w:r>
        <w:r w:rsidDel="00307946">
          <w:rPr>
            <w:color w:val="000000"/>
          </w:rPr>
        </w:r>
        <w:r w:rsidDel="00307946">
          <w:rPr>
            <w:color w:val="000000"/>
          </w:rPr>
          <w:fldChar w:fldCharType="separate"/>
        </w:r>
        <w:r w:rsidR="00D27709" w:rsidDel="00307946">
          <w:delText>Fig</w:delText>
        </w:r>
      </w:del>
      <w:del w:id="1524" w:author="Chasco, Brandon Edward" w:date="2020-08-26T10:09:00Z">
        <w:r w:rsidR="00D27709" w:rsidDel="00590648">
          <w:delText>ure</w:delText>
        </w:r>
      </w:del>
      <w:del w:id="1525" w:author="Chasco, Brandon Edward" w:date="2020-08-26T11:38:00Z">
        <w:r w:rsidR="00D27709" w:rsidDel="00307946">
          <w:delText xml:space="preserve"> </w:delText>
        </w:r>
        <w:r w:rsidR="00D27709" w:rsidDel="00307946">
          <w:rPr>
            <w:noProof/>
          </w:rPr>
          <w:delText>4</w:delText>
        </w:r>
        <w:r w:rsidDel="00307946">
          <w:rPr>
            <w:color w:val="000000"/>
          </w:rPr>
          <w:fldChar w:fldCharType="end"/>
        </w:r>
        <w:r w:rsidR="0086311F" w:rsidRPr="00B166D4" w:rsidDel="00307946">
          <w:rPr>
            <w:color w:val="000000"/>
          </w:rPr>
          <w:delText>.  Predicted smolt-to-adult survival by day for hatchery (red) and wild (blue) spring/summer Chinook salmon (upper panel) for best fit models for each rear type that include both day and day/year interactions</w:delText>
        </w:r>
        <w:r w:rsidR="00CB353E" w:rsidDel="00307946">
          <w:rPr>
            <w:color w:val="000000"/>
          </w:rPr>
          <w:delText>(</w:delText>
        </w:r>
        <w:r w:rsidR="00CB353E" w:rsidDel="00307946">
          <w:rPr>
            <w:color w:val="000000"/>
          </w:rPr>
          <w:fldChar w:fldCharType="begin"/>
        </w:r>
        <w:r w:rsidR="00CB353E" w:rsidDel="00307946">
          <w:rPr>
            <w:color w:val="000000"/>
          </w:rPr>
          <w:delInstrText xml:space="preserve"> REF _Ref39754795 \h </w:delInstrText>
        </w:r>
        <w:r w:rsidR="00CB353E" w:rsidDel="00307946">
          <w:rPr>
            <w:color w:val="000000"/>
          </w:rPr>
        </w:r>
        <w:r w:rsidR="00CB353E" w:rsidDel="00307946">
          <w:rPr>
            <w:color w:val="000000"/>
          </w:rPr>
          <w:fldChar w:fldCharType="separate"/>
        </w:r>
        <w:r w:rsidR="00D27709" w:rsidDel="00307946">
          <w:delText xml:space="preserve">Table </w:delText>
        </w:r>
        <w:r w:rsidR="00D27709" w:rsidDel="00307946">
          <w:rPr>
            <w:noProof/>
          </w:rPr>
          <w:delText>4</w:delText>
        </w:r>
        <w:r w:rsidR="00CB353E" w:rsidDel="00307946">
          <w:rPr>
            <w:color w:val="000000"/>
          </w:rPr>
          <w:fldChar w:fldCharType="end"/>
        </w:r>
        <w:r w:rsidR="00CB353E" w:rsidDel="00307946">
          <w:rPr>
            <w:color w:val="000000"/>
          </w:rPr>
          <w:delText>)</w:delText>
        </w:r>
        <w:r w:rsidR="0086311F" w:rsidRPr="00B166D4" w:rsidDel="00307946">
          <w:rPr>
            <w:color w:val="000000"/>
          </w:rPr>
          <w:delText>. Lines represent expected survivals and shaded regions represent 95% credible intervals. Average daily proportion (across all years) of smolts arriving to and migrating past Bonneville Dam (2000 to 2015) (lower panel).</w:delText>
        </w:r>
      </w:del>
    </w:p>
    <w:p w14:paraId="04D8E5B1" w14:textId="2AE9F349" w:rsidR="00B11759" w:rsidRPr="006226B0" w:rsidDel="00307946" w:rsidRDefault="0086311F">
      <w:pPr>
        <w:spacing w:after="0" w:line="240" w:lineRule="auto"/>
        <w:rPr>
          <w:del w:id="1526" w:author="Chasco, Brandon Edward" w:date="2020-08-26T11:38:00Z"/>
        </w:rPr>
      </w:pPr>
      <w:del w:id="1527" w:author="Chasco, Brandon Edward" w:date="2020-08-26T11:38:00Z">
        <w:r w:rsidRPr="00B166D4" w:rsidDel="00307946">
          <w:br w:type="page"/>
        </w:r>
      </w:del>
    </w:p>
    <w:p w14:paraId="0FF07425" w14:textId="6C26EE71" w:rsidR="00B11759" w:rsidRPr="00B166D4" w:rsidDel="00307946" w:rsidRDefault="00B11759">
      <w:pPr>
        <w:spacing w:after="0" w:line="240" w:lineRule="auto"/>
        <w:rPr>
          <w:del w:id="1528" w:author="Chasco, Brandon Edward" w:date="2020-08-26T11:38:00Z"/>
        </w:rPr>
      </w:pPr>
    </w:p>
    <w:p w14:paraId="16A475CD" w14:textId="2C96445C" w:rsidR="00B11759" w:rsidRPr="00B166D4" w:rsidDel="00307946" w:rsidRDefault="00B11759">
      <w:pPr>
        <w:pBdr>
          <w:top w:val="nil"/>
          <w:left w:val="nil"/>
          <w:bottom w:val="nil"/>
          <w:right w:val="nil"/>
          <w:between w:val="nil"/>
        </w:pBdr>
        <w:spacing w:after="200"/>
        <w:rPr>
          <w:del w:id="1529" w:author="Chasco, Brandon Edward" w:date="2020-08-26T11:38:00Z"/>
          <w:b/>
          <w:color w:val="000000"/>
        </w:rPr>
      </w:pPr>
    </w:p>
    <w:p w14:paraId="3E480274" w14:textId="166A73E9" w:rsidR="00B11759" w:rsidRPr="00B166D4" w:rsidDel="00307946" w:rsidRDefault="0086311F">
      <w:pPr>
        <w:keepNext/>
        <w:pBdr>
          <w:top w:val="nil"/>
          <w:left w:val="nil"/>
          <w:bottom w:val="nil"/>
          <w:right w:val="nil"/>
          <w:between w:val="nil"/>
        </w:pBdr>
        <w:spacing w:after="200" w:line="240" w:lineRule="auto"/>
        <w:rPr>
          <w:del w:id="1530" w:author="Chasco, Brandon Edward" w:date="2020-08-26T11:38:00Z"/>
          <w:rFonts w:ascii="Calibri" w:eastAsia="Calibri" w:hAnsi="Calibri" w:cs="Calibri"/>
          <w:color w:val="000000"/>
        </w:rPr>
      </w:pPr>
      <w:del w:id="1531" w:author="Chasco, Brandon Edward" w:date="2020-08-26T11:38:00Z">
        <w:r w:rsidRPr="00B166D4" w:rsidDel="00307946">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del>
    </w:p>
    <w:bookmarkStart w:id="1532" w:name="_qsh70q" w:colFirst="0" w:colLast="0"/>
    <w:bookmarkEnd w:id="1532"/>
    <w:p w14:paraId="6B92F2D5" w14:textId="014F7B36" w:rsidR="00B11759" w:rsidRPr="006226B0" w:rsidDel="00307946" w:rsidRDefault="00316CB8">
      <w:pPr>
        <w:rPr>
          <w:del w:id="1533" w:author="Chasco, Brandon Edward" w:date="2020-08-26T11:38:00Z"/>
        </w:rPr>
      </w:pPr>
      <w:del w:id="1534" w:author="Chasco, Brandon Edward" w:date="2020-08-26T11:38:00Z">
        <w:r w:rsidDel="00307946">
          <w:fldChar w:fldCharType="begin"/>
        </w:r>
        <w:r w:rsidDel="00307946">
          <w:delInstrText xml:space="preserve"> REF _Ref39563185 \h </w:delInstrText>
        </w:r>
        <w:r w:rsidDel="00307946">
          <w:fldChar w:fldCharType="separate"/>
        </w:r>
        <w:r w:rsidR="00D27709" w:rsidDel="00307946">
          <w:delText>Fig</w:delText>
        </w:r>
      </w:del>
      <w:del w:id="1535" w:author="Chasco, Brandon Edward" w:date="2020-08-26T10:09:00Z">
        <w:r w:rsidR="00D27709" w:rsidDel="00590648">
          <w:delText>ure</w:delText>
        </w:r>
      </w:del>
      <w:del w:id="1536" w:author="Chasco, Brandon Edward" w:date="2020-08-26T11:38:00Z">
        <w:r w:rsidR="00D27709" w:rsidDel="00307946">
          <w:delText xml:space="preserve"> </w:delText>
        </w:r>
        <w:r w:rsidR="00D27709" w:rsidDel="00307946">
          <w:rPr>
            <w:noProof/>
          </w:rPr>
          <w:delText>5</w:delText>
        </w:r>
        <w:r w:rsidDel="00307946">
          <w:fldChar w:fldCharType="end"/>
        </w:r>
        <w:r w:rsidR="0086311F" w:rsidRPr="00B166D4" w:rsidDel="00307946">
          <w:delText xml:space="preserve">. Observed (points) and estimated (line) annual survival with 95% credible intervals (polygons) for hatchery (red) and wild (blue) spring/summer Chinook salmon from 2000 through 2015. </w:delText>
        </w:r>
      </w:del>
    </w:p>
    <w:p w14:paraId="7F7AB549" w14:textId="613680E9" w:rsidR="00B11759" w:rsidRPr="00B166D4" w:rsidDel="00307946" w:rsidRDefault="00B11759">
      <w:pPr>
        <w:rPr>
          <w:del w:id="1537" w:author="Chasco, Brandon Edward" w:date="2020-08-26T11:38:00Z"/>
        </w:rPr>
      </w:pPr>
    </w:p>
    <w:p w14:paraId="21899E8B" w14:textId="24ADD13C" w:rsidR="00B11759" w:rsidRPr="00B166D4" w:rsidDel="00307946" w:rsidRDefault="0086311F">
      <w:pPr>
        <w:rPr>
          <w:del w:id="1538" w:author="Chasco, Brandon Edward" w:date="2020-08-26T11:38:00Z"/>
        </w:rPr>
      </w:pPr>
      <w:del w:id="1539" w:author="Chasco, Brandon Edward" w:date="2020-08-26T11:38:00Z">
        <w:r w:rsidRPr="00B166D4" w:rsidDel="00307946">
          <w:rPr>
            <w:noProof/>
          </w:rPr>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del>
    </w:p>
    <w:bookmarkStart w:id="1540" w:name="_3as4poj" w:colFirst="0" w:colLast="0"/>
    <w:bookmarkEnd w:id="1540"/>
    <w:p w14:paraId="3793F910" w14:textId="0D6545C1" w:rsidR="00B11759" w:rsidRPr="00B166D4" w:rsidDel="00307946" w:rsidRDefault="00316CB8" w:rsidP="00D9742C">
      <w:pPr>
        <w:pStyle w:val="Caption"/>
        <w:rPr>
          <w:del w:id="1541" w:author="Chasco, Brandon Edward" w:date="2020-08-26T11:38:00Z"/>
          <w:color w:val="000000"/>
        </w:rPr>
      </w:pPr>
      <w:del w:id="1542" w:author="Chasco, Brandon Edward" w:date="2020-08-26T11:38:00Z">
        <w:r w:rsidDel="00307946">
          <w:rPr>
            <w:color w:val="000000"/>
          </w:rPr>
          <w:fldChar w:fldCharType="begin"/>
        </w:r>
        <w:r w:rsidDel="00307946">
          <w:rPr>
            <w:color w:val="000000"/>
          </w:rPr>
          <w:delInstrText xml:space="preserve"> REF _Ref39563205 \h </w:delInstrText>
        </w:r>
        <w:r w:rsidDel="00307946">
          <w:rPr>
            <w:color w:val="000000"/>
          </w:rPr>
        </w:r>
        <w:r w:rsidDel="00307946">
          <w:rPr>
            <w:color w:val="000000"/>
          </w:rPr>
          <w:fldChar w:fldCharType="separate"/>
        </w:r>
        <w:r w:rsidR="00D27709" w:rsidDel="00307946">
          <w:delText>Fig</w:delText>
        </w:r>
      </w:del>
      <w:del w:id="1543" w:author="Chasco, Brandon Edward" w:date="2020-08-26T10:09:00Z">
        <w:r w:rsidR="00D27709" w:rsidDel="00590648">
          <w:delText>ure</w:delText>
        </w:r>
      </w:del>
      <w:del w:id="1544" w:author="Chasco, Brandon Edward" w:date="2020-08-26T11:38:00Z">
        <w:r w:rsidR="00D27709" w:rsidDel="00307946">
          <w:delText xml:space="preserve"> </w:delText>
        </w:r>
        <w:r w:rsidR="00D27709" w:rsidDel="00307946">
          <w:rPr>
            <w:noProof/>
          </w:rPr>
          <w:delText>6</w:delText>
        </w:r>
        <w:r w:rsidDel="00307946">
          <w:rPr>
            <w:color w:val="000000"/>
          </w:rPr>
          <w:fldChar w:fldCharType="end"/>
        </w:r>
        <w:r w:rsidR="0086311F" w:rsidRPr="00B166D4" w:rsidDel="00307946">
          <w:rPr>
            <w:color w:val="000000"/>
          </w:rPr>
          <w:delText xml:space="preserve">. Split violin plot comparing the percent difference (upper panel) between the estimated and true parameter values and the standard errors for the fixed effects </w:delText>
        </w:r>
        <m:oMath>
          <m:r>
            <m:rPr>
              <m:sty m:val="p"/>
            </m:rPr>
            <w:rPr>
              <w:rFonts w:ascii="Cambria Math" w:hAnsi="Cambria Math"/>
            </w:rPr>
            <m:t>μ</m:t>
          </m:r>
        </m:oMath>
        <w:r w:rsidR="0086311F" w:rsidRPr="00B166D4" w:rsidDel="00307946">
          <w:rPr>
            <w:color w:val="000000"/>
          </w:rPr>
          <w:delText xml:space="preserve">,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sidDel="00307946">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sidDel="00307946">
          <w:rPr>
            <w:color w:val="000000"/>
          </w:rPr>
          <w:delText xml:space="preserve"> (lower panel) for the mixed-effect model with AR1 processes for day and day/year interaction (TMB; blue violins) and the fixed-effect model for day, day</w:delText>
        </w:r>
        <w:r w:rsidR="0086311F" w:rsidRPr="00B166D4" w:rsidDel="00307946">
          <w:rPr>
            <w:color w:val="000000"/>
            <w:vertAlign w:val="superscript"/>
          </w:rPr>
          <w:delText>2</w:delText>
        </w:r>
        <w:r w:rsidR="0086311F" w:rsidRPr="00B166D4" w:rsidDel="00307946">
          <w:rPr>
            <w:color w:val="000000"/>
          </w:rPr>
          <w:delText xml:space="preserve">, and day/year interaction (glm; red violins) fit to simulated data for wild spring/summer Chinook salmon. Simulated the data were generated from the model with the lowest AIC for wild fish </w:delText>
        </w:r>
        <w:r w:rsidR="00D9742C" w:rsidDel="00307946">
          <w:rPr>
            <w:color w:val="000000"/>
          </w:rPr>
          <w:delText xml:space="preserve">(see </w:delText>
        </w:r>
        <w:r w:rsidR="00D9742C" w:rsidDel="00307946">
          <w:rPr>
            <w:color w:val="000000"/>
          </w:rPr>
          <w:fldChar w:fldCharType="begin"/>
        </w:r>
        <w:r w:rsidR="00D9742C" w:rsidDel="00307946">
          <w:rPr>
            <w:color w:val="000000"/>
          </w:rPr>
          <w:delInstrText xml:space="preserve"> REF _Ref39754795 \h </w:delInstrText>
        </w:r>
        <w:r w:rsidR="00D9742C" w:rsidDel="00307946">
          <w:rPr>
            <w:color w:val="000000"/>
          </w:rPr>
        </w:r>
        <w:r w:rsidR="00D9742C" w:rsidDel="00307946">
          <w:rPr>
            <w:color w:val="000000"/>
          </w:rPr>
          <w:fldChar w:fldCharType="separate"/>
        </w:r>
        <w:r w:rsidR="00D27709" w:rsidDel="00307946">
          <w:delText xml:space="preserve">Table </w:delText>
        </w:r>
        <w:r w:rsidR="00D27709" w:rsidDel="00307946">
          <w:rPr>
            <w:noProof/>
          </w:rPr>
          <w:delText>4</w:delText>
        </w:r>
        <w:r w:rsidR="00D9742C" w:rsidDel="00307946">
          <w:rPr>
            <w:color w:val="000000"/>
          </w:rPr>
          <w:fldChar w:fldCharType="end"/>
        </w:r>
        <w:r w:rsidR="00D9742C" w:rsidDel="00307946">
          <w:rPr>
            <w:color w:val="000000"/>
          </w:rPr>
          <w:delText>)</w:delText>
        </w:r>
        <w:r w:rsidR="0086311F" w:rsidRPr="00B166D4" w:rsidDel="00307946">
          <w:rPr>
            <w:color w:val="000000"/>
          </w:rPr>
          <w:delText>. Horizontal lines represent median values for the violins and the horizontal blue line in panel (A) represents zero percent difference between the estimated and true parameter values.</w:delText>
        </w:r>
      </w:del>
    </w:p>
    <w:p w14:paraId="42C6A7FD" w14:textId="6A1F84B9" w:rsidR="00B11759" w:rsidRPr="00B166D4" w:rsidDel="00307946" w:rsidRDefault="0086311F">
      <w:pPr>
        <w:keepNext/>
        <w:pBdr>
          <w:top w:val="nil"/>
          <w:left w:val="nil"/>
          <w:bottom w:val="nil"/>
          <w:right w:val="nil"/>
          <w:between w:val="nil"/>
        </w:pBdr>
        <w:spacing w:after="200" w:line="240" w:lineRule="auto"/>
        <w:rPr>
          <w:del w:id="1545" w:author="Chasco, Brandon Edward" w:date="2020-08-26T11:38:00Z"/>
          <w:rFonts w:ascii="Calibri" w:eastAsia="Calibri" w:hAnsi="Calibri" w:cs="Calibri"/>
          <w:color w:val="000000"/>
        </w:rPr>
      </w:pPr>
      <w:del w:id="1546" w:author="Chasco, Brandon Edward" w:date="2020-08-26T11:38:00Z">
        <w:r w:rsidRPr="00B166D4" w:rsidDel="00307946">
          <w:rPr>
            <w:rFonts w:ascii="Calibri" w:eastAsia="Calibri" w:hAnsi="Calibri" w:cs="Calibri"/>
            <w:color w:val="000000"/>
          </w:rPr>
          <w:delText xml:space="preserve">       </w:delText>
        </w:r>
      </w:del>
    </w:p>
    <w:p w14:paraId="5A277232" w14:textId="5633A64B" w:rsidR="00B11759" w:rsidRPr="00B166D4" w:rsidDel="00307946" w:rsidRDefault="00B11759">
      <w:pPr>
        <w:pBdr>
          <w:top w:val="nil"/>
          <w:left w:val="nil"/>
          <w:bottom w:val="nil"/>
          <w:right w:val="nil"/>
          <w:between w:val="nil"/>
        </w:pBdr>
        <w:spacing w:after="200"/>
        <w:rPr>
          <w:del w:id="1547" w:author="Chasco, Brandon Edward" w:date="2020-08-26T11:38:00Z"/>
          <w:color w:val="000000"/>
        </w:rPr>
      </w:pPr>
    </w:p>
    <w:p w14:paraId="3654C779" w14:textId="024E4DD2" w:rsidR="00B11759" w:rsidRPr="00B166D4" w:rsidDel="00E1020B" w:rsidRDefault="0086311F">
      <w:pPr>
        <w:spacing w:after="0" w:line="240" w:lineRule="auto"/>
        <w:rPr>
          <w:del w:id="1548" w:author="Chasco, Brandon Edward" w:date="2020-08-26T11:40:00Z"/>
        </w:rPr>
      </w:pPr>
      <w:del w:id="1549" w:author="Chasco, Brandon Edward" w:date="2020-08-26T11:38:00Z">
        <w:r w:rsidRPr="00B166D4" w:rsidDel="00307946">
          <w:br w:type="page"/>
        </w:r>
      </w:del>
    </w:p>
    <w:p w14:paraId="6D754898" w14:textId="5519C06A" w:rsidR="00B11759" w:rsidRPr="00B166D4" w:rsidDel="00307946" w:rsidRDefault="0086311F" w:rsidP="00E1020B">
      <w:pPr>
        <w:pBdr>
          <w:top w:val="nil"/>
          <w:left w:val="nil"/>
          <w:bottom w:val="nil"/>
          <w:right w:val="nil"/>
          <w:between w:val="nil"/>
        </w:pBdr>
        <w:spacing w:after="0" w:line="240" w:lineRule="auto"/>
        <w:rPr>
          <w:del w:id="1550" w:author="Chasco, Brandon Edward" w:date="2020-08-26T11:38:00Z"/>
          <w:b/>
          <w:color w:val="000000"/>
        </w:rPr>
        <w:pPrChange w:id="1551" w:author="Chasco, Brandon Edward" w:date="2020-08-26T11:40:00Z">
          <w:pPr>
            <w:pBdr>
              <w:top w:val="nil"/>
              <w:left w:val="nil"/>
              <w:bottom w:val="nil"/>
              <w:right w:val="nil"/>
              <w:between w:val="nil"/>
            </w:pBdr>
            <w:spacing w:after="200"/>
          </w:pPr>
        </w:pPrChange>
      </w:pPr>
      <w:del w:id="1552" w:author="Chasco, Brandon Edward" w:date="2020-08-26T11:38:00Z">
        <w:r w:rsidRPr="00B166D4" w:rsidDel="00307946">
          <w:rPr>
            <w:b/>
            <w:color w:val="000000"/>
          </w:rPr>
          <w:delText>Tables</w:delText>
        </w:r>
      </w:del>
    </w:p>
    <w:p w14:paraId="5C0ED687" w14:textId="57F773BB" w:rsidR="00D27709" w:rsidDel="00307946" w:rsidRDefault="00D27709" w:rsidP="00107154">
      <w:pPr>
        <w:rPr>
          <w:del w:id="1553" w:author="Chasco, Brandon Edward" w:date="2020-08-26T11:38:00Z"/>
        </w:rPr>
      </w:pPr>
      <w:bookmarkStart w:id="1554" w:name="_1pxezwc" w:colFirst="0" w:colLast="0"/>
      <w:bookmarkStart w:id="1555" w:name="_49x2ik5" w:colFirst="0" w:colLast="0"/>
      <w:bookmarkStart w:id="1556" w:name="_2p2csry" w:colFirst="0" w:colLast="0"/>
      <w:bookmarkStart w:id="1557" w:name="_147n2zr" w:colFirst="0" w:colLast="0"/>
      <w:bookmarkStart w:id="1558" w:name="_3o7alnk" w:colFirst="0" w:colLast="0"/>
      <w:bookmarkStart w:id="1559" w:name="_23ckvvd" w:colFirst="0" w:colLast="0"/>
      <w:bookmarkEnd w:id="1554"/>
      <w:bookmarkEnd w:id="1555"/>
      <w:bookmarkEnd w:id="1556"/>
      <w:bookmarkEnd w:id="1557"/>
      <w:bookmarkEnd w:id="1558"/>
      <w:bookmarkEnd w:id="1559"/>
    </w:p>
    <w:moveFromRangeStart w:id="1560" w:author="Chasco, Brandon Edward" w:date="2020-08-26T11:39:00Z" w:name="move49334406"/>
    <w:p w14:paraId="474610C7" w14:textId="117CEC32" w:rsidR="00E53084" w:rsidRPr="00B166D4" w:rsidDel="00E1020B" w:rsidRDefault="00CB353E" w:rsidP="00107154">
      <w:pPr>
        <w:rPr>
          <w:moveFrom w:id="1561" w:author="Chasco, Brandon Edward" w:date="2020-08-26T11:39:00Z"/>
          <w:color w:val="000000"/>
        </w:rPr>
      </w:pPr>
      <w:moveFrom w:id="1562" w:author="Chasco, Brandon Edward" w:date="2020-08-26T11:39:00Z">
        <w:r w:rsidDel="00E1020B">
          <w:fldChar w:fldCharType="begin"/>
        </w:r>
        <w:r w:rsidDel="00E1020B">
          <w:instrText xml:space="preserve"> REF _Ref39754173 \h </w:instrText>
        </w:r>
        <w:r w:rsidDel="00E1020B">
          <w:fldChar w:fldCharType="separate"/>
        </w:r>
        <w:r w:rsidR="00D27709" w:rsidDel="00E1020B">
          <w:t xml:space="preserve">Table </w:t>
        </w:r>
        <w:r w:rsidR="00D27709" w:rsidDel="00E1020B">
          <w:rPr>
            <w:noProof/>
          </w:rPr>
          <w:t>1</w:t>
        </w:r>
        <w:r w:rsidR="00D27709" w:rsidDel="00E1020B">
          <w:t xml:space="preserve">. </w:t>
        </w:r>
        <w:r w:rsidR="00D27709" w:rsidRPr="00B166D4" w:rsidDel="00E1020B">
          <w:t>Sample size of hatchery and wild juvenile Chinook salmon from different watersheds within the Snake River Basin.</w:t>
        </w:r>
        <w:r w:rsidDel="00E1020B">
          <w:fldChar w:fldCharType="end"/>
        </w:r>
      </w:moveFrom>
    </w:p>
    <w:tbl>
      <w:tblPr>
        <w:tblStyle w:val="a"/>
        <w:tblW w:w="7908" w:type="dxa"/>
        <w:tblInd w:w="2" w:type="dxa"/>
        <w:tblLayout w:type="fixed"/>
        <w:tblLook w:val="0600" w:firstRow="0" w:lastRow="0" w:firstColumn="0" w:lastColumn="0" w:noHBand="1" w:noVBand="1"/>
      </w:tblPr>
      <w:tblGrid>
        <w:gridCol w:w="4938"/>
        <w:gridCol w:w="1530"/>
        <w:gridCol w:w="1440"/>
      </w:tblGrid>
      <w:tr w:rsidR="00E53084" w:rsidRPr="006226B0" w:rsidDel="00E1020B" w14:paraId="1A4E647D" w14:textId="2B0FDA02" w:rsidTr="00D9742C">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65FE7157" w14:textId="7C7C8271" w:rsidR="00E53084" w:rsidRPr="00B166D4" w:rsidDel="00E1020B" w:rsidRDefault="00E53084" w:rsidP="00D9742C">
            <w:pPr>
              <w:widowControl w:val="0"/>
              <w:pBdr>
                <w:top w:val="nil"/>
                <w:left w:val="nil"/>
                <w:bottom w:val="nil"/>
                <w:right w:val="nil"/>
                <w:between w:val="nil"/>
              </w:pBdr>
              <w:spacing w:after="0" w:line="240" w:lineRule="auto"/>
              <w:rPr>
                <w:moveFrom w:id="1563" w:author="Chasco, Brandon Edward" w:date="2020-08-26T11:39:00Z"/>
              </w:rPr>
            </w:pPr>
            <w:moveFrom w:id="1564" w:author="Chasco, Brandon Edward" w:date="2020-08-26T11:39:00Z">
              <w:r w:rsidRPr="00B166D4" w:rsidDel="00E1020B">
                <w:t>Watershed</w:t>
              </w:r>
            </w:moveFrom>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D4F141C" w14:textId="4FA52522" w:rsidR="00E53084" w:rsidRPr="00B166D4" w:rsidDel="00E1020B" w:rsidRDefault="00E53084" w:rsidP="00D9742C">
            <w:pPr>
              <w:widowControl w:val="0"/>
              <w:pBdr>
                <w:top w:val="nil"/>
                <w:left w:val="nil"/>
                <w:bottom w:val="nil"/>
                <w:right w:val="nil"/>
                <w:between w:val="nil"/>
              </w:pBdr>
              <w:spacing w:after="0" w:line="240" w:lineRule="auto"/>
              <w:jc w:val="right"/>
              <w:rPr>
                <w:moveFrom w:id="1565" w:author="Chasco, Brandon Edward" w:date="2020-08-26T11:39:00Z"/>
              </w:rPr>
            </w:pPr>
            <w:moveFrom w:id="1566" w:author="Chasco, Brandon Edward" w:date="2020-08-26T11:39:00Z">
              <w:r w:rsidRPr="00B166D4" w:rsidDel="00E1020B">
                <w:t>Hatchery</w:t>
              </w:r>
            </w:moveFrom>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DC35988" w14:textId="0D8E66F1" w:rsidR="00E53084" w:rsidRPr="00B166D4" w:rsidDel="00E1020B" w:rsidRDefault="00E53084" w:rsidP="00D9742C">
            <w:pPr>
              <w:widowControl w:val="0"/>
              <w:pBdr>
                <w:top w:val="nil"/>
                <w:left w:val="nil"/>
                <w:bottom w:val="nil"/>
                <w:right w:val="nil"/>
                <w:between w:val="nil"/>
              </w:pBdr>
              <w:spacing w:after="0" w:line="240" w:lineRule="auto"/>
              <w:jc w:val="right"/>
              <w:rPr>
                <w:moveFrom w:id="1567" w:author="Chasco, Brandon Edward" w:date="2020-08-26T11:39:00Z"/>
              </w:rPr>
            </w:pPr>
            <w:moveFrom w:id="1568" w:author="Chasco, Brandon Edward" w:date="2020-08-26T11:39:00Z">
              <w:r w:rsidRPr="00B166D4" w:rsidDel="00E1020B">
                <w:t>Wild</w:t>
              </w:r>
            </w:moveFrom>
          </w:p>
        </w:tc>
      </w:tr>
      <w:tr w:rsidR="00E53084" w:rsidRPr="006226B0" w:rsidDel="00E1020B" w14:paraId="26F61BA4" w14:textId="7B4CD6B0" w:rsidTr="00D9742C">
        <w:tc>
          <w:tcPr>
            <w:tcW w:w="4938" w:type="dxa"/>
            <w:tcBorders>
              <w:top w:val="single" w:sz="4" w:space="0" w:color="000000"/>
            </w:tcBorders>
            <w:tcMar>
              <w:top w:w="100" w:type="dxa"/>
              <w:left w:w="100" w:type="dxa"/>
              <w:bottom w:w="100" w:type="dxa"/>
              <w:right w:w="100" w:type="dxa"/>
            </w:tcMar>
          </w:tcPr>
          <w:p w14:paraId="4C71DE16" w14:textId="1A2B49E2" w:rsidR="00E53084" w:rsidRPr="006226B0" w:rsidDel="00E1020B" w:rsidRDefault="00E53084" w:rsidP="00D9742C">
            <w:pPr>
              <w:widowControl w:val="0"/>
              <w:spacing w:after="0" w:line="240" w:lineRule="auto"/>
              <w:rPr>
                <w:moveFrom w:id="1569" w:author="Chasco, Brandon Edward" w:date="2020-08-26T11:39:00Z"/>
              </w:rPr>
            </w:pPr>
            <w:moveFrom w:id="1570" w:author="Chasco, Brandon Edward" w:date="2020-08-26T11:39:00Z">
              <w:r w:rsidRPr="006226B0" w:rsidDel="00E1020B">
                <w:t>Clearwater</w:t>
              </w:r>
            </w:moveFrom>
          </w:p>
        </w:tc>
        <w:tc>
          <w:tcPr>
            <w:tcW w:w="1530" w:type="dxa"/>
            <w:tcBorders>
              <w:top w:val="single" w:sz="4" w:space="0" w:color="000000"/>
            </w:tcBorders>
            <w:tcMar>
              <w:top w:w="100" w:type="dxa"/>
              <w:left w:w="100" w:type="dxa"/>
              <w:bottom w:w="100" w:type="dxa"/>
              <w:right w:w="100" w:type="dxa"/>
            </w:tcMar>
          </w:tcPr>
          <w:p w14:paraId="4761C131" w14:textId="09BE1DB3" w:rsidR="00E53084" w:rsidRPr="006226B0" w:rsidDel="00E1020B" w:rsidRDefault="00E53084" w:rsidP="00D9742C">
            <w:pPr>
              <w:widowControl w:val="0"/>
              <w:spacing w:after="0" w:line="240" w:lineRule="auto"/>
              <w:jc w:val="right"/>
              <w:rPr>
                <w:moveFrom w:id="1571" w:author="Chasco, Brandon Edward" w:date="2020-08-26T11:39:00Z"/>
              </w:rPr>
            </w:pPr>
            <w:moveFrom w:id="1572" w:author="Chasco, Brandon Edward" w:date="2020-08-26T11:39:00Z">
              <w:r w:rsidRPr="006226B0" w:rsidDel="00E1020B">
                <w:t>88,895</w:t>
              </w:r>
            </w:moveFrom>
          </w:p>
        </w:tc>
        <w:tc>
          <w:tcPr>
            <w:tcW w:w="1440" w:type="dxa"/>
            <w:tcBorders>
              <w:top w:val="single" w:sz="4" w:space="0" w:color="000000"/>
            </w:tcBorders>
            <w:tcMar>
              <w:top w:w="100" w:type="dxa"/>
              <w:left w:w="100" w:type="dxa"/>
              <w:bottom w:w="100" w:type="dxa"/>
              <w:right w:w="100" w:type="dxa"/>
            </w:tcMar>
          </w:tcPr>
          <w:p w14:paraId="0C3D4E6B" w14:textId="5D861126" w:rsidR="00E53084" w:rsidRPr="006226B0" w:rsidDel="00E1020B" w:rsidRDefault="00E53084" w:rsidP="00D9742C">
            <w:pPr>
              <w:widowControl w:val="0"/>
              <w:spacing w:after="0" w:line="240" w:lineRule="auto"/>
              <w:jc w:val="right"/>
              <w:rPr>
                <w:moveFrom w:id="1573" w:author="Chasco, Brandon Edward" w:date="2020-08-26T11:39:00Z"/>
              </w:rPr>
            </w:pPr>
            <w:moveFrom w:id="1574" w:author="Chasco, Brandon Edward" w:date="2020-08-26T11:39:00Z">
              <w:r w:rsidRPr="006226B0" w:rsidDel="00E1020B">
                <w:t>4,512</w:t>
              </w:r>
            </w:moveFrom>
          </w:p>
        </w:tc>
      </w:tr>
      <w:tr w:rsidR="00E53084" w:rsidRPr="006226B0" w:rsidDel="00E1020B" w14:paraId="76236A1C" w14:textId="57993544" w:rsidTr="00D9742C">
        <w:tc>
          <w:tcPr>
            <w:tcW w:w="4938" w:type="dxa"/>
            <w:tcMar>
              <w:top w:w="100" w:type="dxa"/>
              <w:left w:w="100" w:type="dxa"/>
              <w:bottom w:w="100" w:type="dxa"/>
              <w:right w:w="100" w:type="dxa"/>
            </w:tcMar>
          </w:tcPr>
          <w:p w14:paraId="4A8F21F8" w14:textId="4DD50FC1" w:rsidR="00E53084" w:rsidRPr="006226B0" w:rsidDel="00E1020B" w:rsidRDefault="00E53084" w:rsidP="00D9742C">
            <w:pPr>
              <w:widowControl w:val="0"/>
              <w:spacing w:after="0" w:line="240" w:lineRule="auto"/>
              <w:rPr>
                <w:moveFrom w:id="1575" w:author="Chasco, Brandon Edward" w:date="2020-08-26T11:39:00Z"/>
              </w:rPr>
            </w:pPr>
            <w:moveFrom w:id="1576" w:author="Chasco, Brandon Edward" w:date="2020-08-26T11:39:00Z">
              <w:r w:rsidRPr="006226B0" w:rsidDel="00E1020B">
                <w:t>Grande Rhonde and Wallowa</w:t>
              </w:r>
            </w:moveFrom>
          </w:p>
        </w:tc>
        <w:tc>
          <w:tcPr>
            <w:tcW w:w="1530" w:type="dxa"/>
            <w:tcMar>
              <w:top w:w="100" w:type="dxa"/>
              <w:left w:w="100" w:type="dxa"/>
              <w:bottom w:w="100" w:type="dxa"/>
              <w:right w:w="100" w:type="dxa"/>
            </w:tcMar>
          </w:tcPr>
          <w:p w14:paraId="7016F431" w14:textId="01CA35A9" w:rsidR="00E53084" w:rsidRPr="006226B0" w:rsidDel="00E1020B" w:rsidRDefault="00E53084" w:rsidP="00D9742C">
            <w:pPr>
              <w:widowControl w:val="0"/>
              <w:spacing w:after="0" w:line="240" w:lineRule="auto"/>
              <w:jc w:val="right"/>
              <w:rPr>
                <w:moveFrom w:id="1577" w:author="Chasco, Brandon Edward" w:date="2020-08-26T11:39:00Z"/>
              </w:rPr>
            </w:pPr>
            <w:moveFrom w:id="1578" w:author="Chasco, Brandon Edward" w:date="2020-08-26T11:39:00Z">
              <w:r w:rsidRPr="006226B0" w:rsidDel="00E1020B">
                <w:t>16,956</w:t>
              </w:r>
            </w:moveFrom>
          </w:p>
        </w:tc>
        <w:tc>
          <w:tcPr>
            <w:tcW w:w="1440" w:type="dxa"/>
            <w:tcMar>
              <w:top w:w="100" w:type="dxa"/>
              <w:left w:w="100" w:type="dxa"/>
              <w:bottom w:w="100" w:type="dxa"/>
              <w:right w:w="100" w:type="dxa"/>
            </w:tcMar>
          </w:tcPr>
          <w:p w14:paraId="3BA2F87B" w14:textId="45794001" w:rsidR="00E53084" w:rsidRPr="006226B0" w:rsidDel="00E1020B" w:rsidRDefault="00E53084" w:rsidP="00D9742C">
            <w:pPr>
              <w:widowControl w:val="0"/>
              <w:spacing w:after="0" w:line="240" w:lineRule="auto"/>
              <w:jc w:val="right"/>
              <w:rPr>
                <w:moveFrom w:id="1579" w:author="Chasco, Brandon Edward" w:date="2020-08-26T11:39:00Z"/>
              </w:rPr>
            </w:pPr>
            <w:moveFrom w:id="1580" w:author="Chasco, Brandon Edward" w:date="2020-08-26T11:39:00Z">
              <w:r w:rsidRPr="006226B0" w:rsidDel="00E1020B">
                <w:t>5,636</w:t>
              </w:r>
            </w:moveFrom>
          </w:p>
        </w:tc>
      </w:tr>
      <w:tr w:rsidR="00E53084" w:rsidRPr="006226B0" w:rsidDel="00E1020B" w14:paraId="5FC48942" w14:textId="7A8FFF86" w:rsidTr="00D9742C">
        <w:tc>
          <w:tcPr>
            <w:tcW w:w="4938" w:type="dxa"/>
            <w:tcMar>
              <w:top w:w="100" w:type="dxa"/>
              <w:left w:w="100" w:type="dxa"/>
              <w:bottom w:w="100" w:type="dxa"/>
              <w:right w:w="100" w:type="dxa"/>
            </w:tcMar>
          </w:tcPr>
          <w:p w14:paraId="47AAB5CC" w14:textId="2B9D4673" w:rsidR="00E53084" w:rsidRPr="006226B0" w:rsidDel="00E1020B" w:rsidRDefault="00E53084" w:rsidP="00D9742C">
            <w:pPr>
              <w:widowControl w:val="0"/>
              <w:spacing w:after="0" w:line="240" w:lineRule="auto"/>
              <w:rPr>
                <w:moveFrom w:id="1581" w:author="Chasco, Brandon Edward" w:date="2020-08-26T11:39:00Z"/>
              </w:rPr>
            </w:pPr>
            <w:moveFrom w:id="1582" w:author="Chasco, Brandon Edward" w:date="2020-08-26T11:39:00Z">
              <w:r w:rsidRPr="006226B0" w:rsidDel="00E1020B">
                <w:t>Imnaha, Pahsimeroi, South Fork Salmon</w:t>
              </w:r>
            </w:moveFrom>
          </w:p>
        </w:tc>
        <w:tc>
          <w:tcPr>
            <w:tcW w:w="1530" w:type="dxa"/>
            <w:tcMar>
              <w:top w:w="100" w:type="dxa"/>
              <w:left w:w="100" w:type="dxa"/>
              <w:bottom w:w="100" w:type="dxa"/>
              <w:right w:w="100" w:type="dxa"/>
            </w:tcMar>
          </w:tcPr>
          <w:p w14:paraId="7B0D363C" w14:textId="4BA46DF6" w:rsidR="00E53084" w:rsidRPr="006226B0" w:rsidDel="00E1020B" w:rsidRDefault="00E53084" w:rsidP="00D9742C">
            <w:pPr>
              <w:widowControl w:val="0"/>
              <w:spacing w:after="0" w:line="240" w:lineRule="auto"/>
              <w:jc w:val="right"/>
              <w:rPr>
                <w:moveFrom w:id="1583" w:author="Chasco, Brandon Edward" w:date="2020-08-26T11:39:00Z"/>
              </w:rPr>
            </w:pPr>
            <w:moveFrom w:id="1584" w:author="Chasco, Brandon Edward" w:date="2020-08-26T11:39:00Z">
              <w:r w:rsidRPr="006226B0" w:rsidDel="00E1020B">
                <w:t>60,215</w:t>
              </w:r>
            </w:moveFrom>
          </w:p>
        </w:tc>
        <w:tc>
          <w:tcPr>
            <w:tcW w:w="1440" w:type="dxa"/>
            <w:tcMar>
              <w:top w:w="100" w:type="dxa"/>
              <w:left w:w="100" w:type="dxa"/>
              <w:bottom w:w="100" w:type="dxa"/>
              <w:right w:w="100" w:type="dxa"/>
            </w:tcMar>
          </w:tcPr>
          <w:p w14:paraId="44E6A7EA" w14:textId="7E1B5B71" w:rsidR="00E53084" w:rsidRPr="006226B0" w:rsidDel="00E1020B" w:rsidRDefault="00E53084" w:rsidP="00D9742C">
            <w:pPr>
              <w:widowControl w:val="0"/>
              <w:spacing w:after="0" w:line="240" w:lineRule="auto"/>
              <w:jc w:val="right"/>
              <w:rPr>
                <w:moveFrom w:id="1585" w:author="Chasco, Brandon Edward" w:date="2020-08-26T11:39:00Z"/>
              </w:rPr>
            </w:pPr>
            <w:moveFrom w:id="1586" w:author="Chasco, Brandon Edward" w:date="2020-08-26T11:39:00Z">
              <w:r w:rsidRPr="006226B0" w:rsidDel="00E1020B">
                <w:t>14,622</w:t>
              </w:r>
            </w:moveFrom>
          </w:p>
        </w:tc>
      </w:tr>
      <w:tr w:rsidR="00E53084" w:rsidRPr="006226B0" w:rsidDel="00E1020B" w14:paraId="0E2F9DDF" w14:textId="7EC3CB6D" w:rsidTr="00D9742C">
        <w:tc>
          <w:tcPr>
            <w:tcW w:w="4938" w:type="dxa"/>
            <w:tcMar>
              <w:top w:w="100" w:type="dxa"/>
              <w:left w:w="100" w:type="dxa"/>
              <w:bottom w:w="100" w:type="dxa"/>
              <w:right w:w="100" w:type="dxa"/>
            </w:tcMar>
          </w:tcPr>
          <w:p w14:paraId="11D28D3C" w14:textId="014AB317" w:rsidR="00E53084" w:rsidRPr="006226B0" w:rsidDel="00E1020B" w:rsidRDefault="00E53084" w:rsidP="00D9742C">
            <w:pPr>
              <w:widowControl w:val="0"/>
              <w:spacing w:after="0" w:line="240" w:lineRule="auto"/>
              <w:rPr>
                <w:moveFrom w:id="1587" w:author="Chasco, Brandon Edward" w:date="2020-08-26T11:39:00Z"/>
              </w:rPr>
            </w:pPr>
            <w:moveFrom w:id="1588" w:author="Chasco, Brandon Edward" w:date="2020-08-26T11:39:00Z">
              <w:r w:rsidRPr="006226B0" w:rsidDel="00E1020B">
                <w:t>Little Salmon</w:t>
              </w:r>
            </w:moveFrom>
          </w:p>
        </w:tc>
        <w:tc>
          <w:tcPr>
            <w:tcW w:w="1530" w:type="dxa"/>
            <w:tcMar>
              <w:top w:w="100" w:type="dxa"/>
              <w:left w:w="100" w:type="dxa"/>
              <w:bottom w:w="100" w:type="dxa"/>
              <w:right w:w="100" w:type="dxa"/>
            </w:tcMar>
          </w:tcPr>
          <w:p w14:paraId="5580EB9F" w14:textId="29C53320" w:rsidR="00E53084" w:rsidRPr="006226B0" w:rsidDel="00E1020B" w:rsidRDefault="00E53084" w:rsidP="00D9742C">
            <w:pPr>
              <w:widowControl w:val="0"/>
              <w:spacing w:after="0" w:line="240" w:lineRule="auto"/>
              <w:jc w:val="right"/>
              <w:rPr>
                <w:moveFrom w:id="1589" w:author="Chasco, Brandon Edward" w:date="2020-08-26T11:39:00Z"/>
              </w:rPr>
            </w:pPr>
            <w:moveFrom w:id="1590" w:author="Chasco, Brandon Edward" w:date="2020-08-26T11:39:00Z">
              <w:r w:rsidRPr="006226B0" w:rsidDel="00E1020B">
                <w:t>69,016</w:t>
              </w:r>
            </w:moveFrom>
          </w:p>
        </w:tc>
        <w:tc>
          <w:tcPr>
            <w:tcW w:w="1440" w:type="dxa"/>
            <w:tcMar>
              <w:top w:w="100" w:type="dxa"/>
              <w:left w:w="100" w:type="dxa"/>
              <w:bottom w:w="100" w:type="dxa"/>
              <w:right w:w="100" w:type="dxa"/>
            </w:tcMar>
          </w:tcPr>
          <w:p w14:paraId="4DDC0EC6" w14:textId="0D472E31" w:rsidR="00E53084" w:rsidRPr="006226B0" w:rsidDel="00E1020B" w:rsidRDefault="00E53084" w:rsidP="00D9742C">
            <w:pPr>
              <w:widowControl w:val="0"/>
              <w:spacing w:after="0" w:line="240" w:lineRule="auto"/>
              <w:jc w:val="right"/>
              <w:rPr>
                <w:moveFrom w:id="1591" w:author="Chasco, Brandon Edward" w:date="2020-08-26T11:39:00Z"/>
              </w:rPr>
            </w:pPr>
            <w:moveFrom w:id="1592" w:author="Chasco, Brandon Edward" w:date="2020-08-26T11:39:00Z">
              <w:r w:rsidRPr="006226B0" w:rsidDel="00E1020B">
                <w:t>8</w:t>
              </w:r>
            </w:moveFrom>
          </w:p>
        </w:tc>
      </w:tr>
      <w:tr w:rsidR="00E53084" w:rsidRPr="006226B0" w:rsidDel="00E1020B" w14:paraId="69964BDC" w14:textId="0E8DDE1C" w:rsidTr="00D9742C">
        <w:tc>
          <w:tcPr>
            <w:tcW w:w="4938" w:type="dxa"/>
            <w:tcMar>
              <w:top w:w="100" w:type="dxa"/>
              <w:left w:w="100" w:type="dxa"/>
              <w:bottom w:w="100" w:type="dxa"/>
              <w:right w:w="100" w:type="dxa"/>
            </w:tcMar>
          </w:tcPr>
          <w:p w14:paraId="53C8229E" w14:textId="386010F1" w:rsidR="00E53084" w:rsidRPr="006226B0" w:rsidDel="00E1020B" w:rsidRDefault="00E53084" w:rsidP="00D9742C">
            <w:pPr>
              <w:widowControl w:val="0"/>
              <w:spacing w:after="0" w:line="240" w:lineRule="auto"/>
              <w:rPr>
                <w:moveFrom w:id="1593" w:author="Chasco, Brandon Edward" w:date="2020-08-26T11:39:00Z"/>
              </w:rPr>
            </w:pPr>
            <w:moveFrom w:id="1594" w:author="Chasco, Brandon Edward" w:date="2020-08-26T11:39:00Z">
              <w:r w:rsidRPr="006226B0" w:rsidDel="00E1020B">
                <w:t>Lower Snake and Tucannon</w:t>
              </w:r>
            </w:moveFrom>
          </w:p>
        </w:tc>
        <w:tc>
          <w:tcPr>
            <w:tcW w:w="1530" w:type="dxa"/>
            <w:tcMar>
              <w:top w:w="100" w:type="dxa"/>
              <w:left w:w="100" w:type="dxa"/>
              <w:bottom w:w="100" w:type="dxa"/>
              <w:right w:w="100" w:type="dxa"/>
            </w:tcMar>
          </w:tcPr>
          <w:p w14:paraId="3FE4E07D" w14:textId="5876C4D7" w:rsidR="00E53084" w:rsidRPr="006226B0" w:rsidDel="00E1020B" w:rsidRDefault="00E53084" w:rsidP="00D9742C">
            <w:pPr>
              <w:widowControl w:val="0"/>
              <w:spacing w:after="0" w:line="240" w:lineRule="auto"/>
              <w:jc w:val="right"/>
              <w:rPr>
                <w:moveFrom w:id="1595" w:author="Chasco, Brandon Edward" w:date="2020-08-26T11:39:00Z"/>
              </w:rPr>
            </w:pPr>
            <w:moveFrom w:id="1596" w:author="Chasco, Brandon Edward" w:date="2020-08-26T11:39:00Z">
              <w:r w:rsidRPr="006226B0" w:rsidDel="00E1020B">
                <w:t>11,125</w:t>
              </w:r>
            </w:moveFrom>
          </w:p>
        </w:tc>
        <w:tc>
          <w:tcPr>
            <w:tcW w:w="1440" w:type="dxa"/>
            <w:tcMar>
              <w:top w:w="100" w:type="dxa"/>
              <w:left w:w="100" w:type="dxa"/>
              <w:bottom w:w="100" w:type="dxa"/>
              <w:right w:w="100" w:type="dxa"/>
            </w:tcMar>
          </w:tcPr>
          <w:p w14:paraId="4A84F420" w14:textId="5F6A5D65" w:rsidR="00E53084" w:rsidRPr="006226B0" w:rsidDel="00E1020B" w:rsidRDefault="00E53084" w:rsidP="00D9742C">
            <w:pPr>
              <w:widowControl w:val="0"/>
              <w:spacing w:after="0" w:line="240" w:lineRule="auto"/>
              <w:jc w:val="right"/>
              <w:rPr>
                <w:moveFrom w:id="1597" w:author="Chasco, Brandon Edward" w:date="2020-08-26T11:39:00Z"/>
              </w:rPr>
            </w:pPr>
            <w:moveFrom w:id="1598" w:author="Chasco, Brandon Edward" w:date="2020-08-26T11:39:00Z">
              <w:r w:rsidRPr="006226B0" w:rsidDel="00E1020B">
                <w:t>988</w:t>
              </w:r>
            </w:moveFrom>
          </w:p>
        </w:tc>
      </w:tr>
      <w:tr w:rsidR="00E53084" w:rsidRPr="006226B0" w:rsidDel="00E1020B" w14:paraId="321015A9" w14:textId="3FA31BA1" w:rsidTr="00D9742C">
        <w:tc>
          <w:tcPr>
            <w:tcW w:w="4938" w:type="dxa"/>
            <w:tcMar>
              <w:top w:w="100" w:type="dxa"/>
              <w:left w:w="100" w:type="dxa"/>
              <w:bottom w:w="100" w:type="dxa"/>
              <w:right w:w="100" w:type="dxa"/>
            </w:tcMar>
          </w:tcPr>
          <w:p w14:paraId="45E927C4" w14:textId="738E99A8" w:rsidR="00E53084" w:rsidRPr="006226B0" w:rsidDel="00E1020B" w:rsidRDefault="00E53084" w:rsidP="00D9742C">
            <w:pPr>
              <w:widowControl w:val="0"/>
              <w:spacing w:after="0" w:line="240" w:lineRule="auto"/>
              <w:rPr>
                <w:moveFrom w:id="1599" w:author="Chasco, Brandon Edward" w:date="2020-08-26T11:39:00Z"/>
              </w:rPr>
            </w:pPr>
            <w:moveFrom w:id="1600" w:author="Chasco, Brandon Edward" w:date="2020-08-26T11:39:00Z">
              <w:r w:rsidRPr="006226B0" w:rsidDel="00E1020B">
                <w:t>Middle Fork Salmon</w:t>
              </w:r>
            </w:moveFrom>
          </w:p>
        </w:tc>
        <w:tc>
          <w:tcPr>
            <w:tcW w:w="1530" w:type="dxa"/>
            <w:tcMar>
              <w:top w:w="100" w:type="dxa"/>
              <w:left w:w="100" w:type="dxa"/>
              <w:bottom w:w="100" w:type="dxa"/>
              <w:right w:w="100" w:type="dxa"/>
            </w:tcMar>
          </w:tcPr>
          <w:p w14:paraId="1CA752D0" w14:textId="40A9B8CB" w:rsidR="00E53084" w:rsidRPr="006226B0" w:rsidDel="00E1020B" w:rsidRDefault="00E53084" w:rsidP="00D9742C">
            <w:pPr>
              <w:widowControl w:val="0"/>
              <w:spacing w:after="0" w:line="240" w:lineRule="auto"/>
              <w:jc w:val="right"/>
              <w:rPr>
                <w:moveFrom w:id="1601" w:author="Chasco, Brandon Edward" w:date="2020-08-26T11:39:00Z"/>
              </w:rPr>
            </w:pPr>
            <w:moveFrom w:id="1602" w:author="Chasco, Brandon Edward" w:date="2020-08-26T11:39:00Z">
              <w:r w:rsidRPr="006226B0" w:rsidDel="00E1020B">
                <w:t>0</w:t>
              </w:r>
            </w:moveFrom>
          </w:p>
        </w:tc>
        <w:tc>
          <w:tcPr>
            <w:tcW w:w="1440" w:type="dxa"/>
            <w:tcMar>
              <w:top w:w="100" w:type="dxa"/>
              <w:left w:w="100" w:type="dxa"/>
              <w:bottom w:w="100" w:type="dxa"/>
              <w:right w:w="100" w:type="dxa"/>
            </w:tcMar>
          </w:tcPr>
          <w:p w14:paraId="5A20A969" w14:textId="4A2319D7" w:rsidR="00E53084" w:rsidRPr="006226B0" w:rsidDel="00E1020B" w:rsidRDefault="00E53084" w:rsidP="00D9742C">
            <w:pPr>
              <w:widowControl w:val="0"/>
              <w:spacing w:after="0" w:line="240" w:lineRule="auto"/>
              <w:jc w:val="right"/>
              <w:rPr>
                <w:moveFrom w:id="1603" w:author="Chasco, Brandon Edward" w:date="2020-08-26T11:39:00Z"/>
              </w:rPr>
            </w:pPr>
            <w:moveFrom w:id="1604" w:author="Chasco, Brandon Edward" w:date="2020-08-26T11:39:00Z">
              <w:r w:rsidRPr="006226B0" w:rsidDel="00E1020B">
                <w:t>3,714</w:t>
              </w:r>
            </w:moveFrom>
          </w:p>
        </w:tc>
      </w:tr>
      <w:tr w:rsidR="00E53084" w:rsidRPr="006226B0" w:rsidDel="00E1020B" w14:paraId="228719CC" w14:textId="2ABAF7D3" w:rsidTr="00D9742C">
        <w:tc>
          <w:tcPr>
            <w:tcW w:w="4938" w:type="dxa"/>
            <w:tcBorders>
              <w:bottom w:val="single" w:sz="4" w:space="0" w:color="000000"/>
            </w:tcBorders>
            <w:tcMar>
              <w:top w:w="100" w:type="dxa"/>
              <w:left w:w="100" w:type="dxa"/>
              <w:bottom w:w="100" w:type="dxa"/>
              <w:right w:w="100" w:type="dxa"/>
            </w:tcMar>
          </w:tcPr>
          <w:p w14:paraId="2E1BB92E" w14:textId="7DB45563" w:rsidR="00E53084" w:rsidRPr="006226B0" w:rsidDel="00E1020B" w:rsidRDefault="00E53084" w:rsidP="00D9742C">
            <w:pPr>
              <w:widowControl w:val="0"/>
              <w:spacing w:after="0" w:line="240" w:lineRule="auto"/>
              <w:rPr>
                <w:moveFrom w:id="1605" w:author="Chasco, Brandon Edward" w:date="2020-08-26T11:39:00Z"/>
              </w:rPr>
            </w:pPr>
            <w:moveFrom w:id="1606" w:author="Chasco, Brandon Edward" w:date="2020-08-26T11:39:00Z">
              <w:r w:rsidRPr="006226B0" w:rsidDel="00E1020B">
                <w:t>Upper Salmon River (above Yankee Fork) and Lemhi</w:t>
              </w:r>
            </w:moveFrom>
          </w:p>
        </w:tc>
        <w:tc>
          <w:tcPr>
            <w:tcW w:w="1530" w:type="dxa"/>
            <w:tcBorders>
              <w:bottom w:val="single" w:sz="4" w:space="0" w:color="000000"/>
            </w:tcBorders>
            <w:tcMar>
              <w:top w:w="100" w:type="dxa"/>
              <w:left w:w="100" w:type="dxa"/>
              <w:bottom w:w="100" w:type="dxa"/>
              <w:right w:w="100" w:type="dxa"/>
            </w:tcMar>
          </w:tcPr>
          <w:p w14:paraId="789BE9CE" w14:textId="0A3CBFDD" w:rsidR="00E53084" w:rsidRPr="006226B0" w:rsidDel="00E1020B" w:rsidRDefault="00E53084" w:rsidP="00D9742C">
            <w:pPr>
              <w:widowControl w:val="0"/>
              <w:spacing w:after="0" w:line="240" w:lineRule="auto"/>
              <w:jc w:val="right"/>
              <w:rPr>
                <w:moveFrom w:id="1607" w:author="Chasco, Brandon Edward" w:date="2020-08-26T11:39:00Z"/>
              </w:rPr>
            </w:pPr>
            <w:moveFrom w:id="1608" w:author="Chasco, Brandon Edward" w:date="2020-08-26T11:39:00Z">
              <w:r w:rsidRPr="006226B0" w:rsidDel="00E1020B">
                <w:t>5,589</w:t>
              </w:r>
            </w:moveFrom>
          </w:p>
        </w:tc>
        <w:tc>
          <w:tcPr>
            <w:tcW w:w="1440" w:type="dxa"/>
            <w:tcBorders>
              <w:bottom w:val="single" w:sz="4" w:space="0" w:color="000000"/>
            </w:tcBorders>
            <w:tcMar>
              <w:top w:w="100" w:type="dxa"/>
              <w:left w:w="100" w:type="dxa"/>
              <w:bottom w:w="100" w:type="dxa"/>
              <w:right w:w="100" w:type="dxa"/>
            </w:tcMar>
          </w:tcPr>
          <w:p w14:paraId="10658AB6" w14:textId="57992F5D" w:rsidR="00E53084" w:rsidRPr="006226B0" w:rsidDel="00E1020B" w:rsidRDefault="00E53084" w:rsidP="00D9742C">
            <w:pPr>
              <w:widowControl w:val="0"/>
              <w:spacing w:after="0" w:line="240" w:lineRule="auto"/>
              <w:jc w:val="right"/>
              <w:rPr>
                <w:moveFrom w:id="1609" w:author="Chasco, Brandon Edward" w:date="2020-08-26T11:39:00Z"/>
              </w:rPr>
            </w:pPr>
            <w:moveFrom w:id="1610" w:author="Chasco, Brandon Edward" w:date="2020-08-26T11:39:00Z">
              <w:r w:rsidRPr="006226B0" w:rsidDel="00E1020B">
                <w:t>4,384</w:t>
              </w:r>
            </w:moveFrom>
          </w:p>
        </w:tc>
      </w:tr>
      <w:tr w:rsidR="00E53084" w:rsidRPr="006226B0" w:rsidDel="00E1020B" w14:paraId="0CA7CCF0" w14:textId="7BB83057" w:rsidTr="00D9742C">
        <w:tc>
          <w:tcPr>
            <w:tcW w:w="4938" w:type="dxa"/>
            <w:tcBorders>
              <w:top w:val="single" w:sz="4" w:space="0" w:color="000000"/>
              <w:bottom w:val="single" w:sz="4" w:space="0" w:color="000000"/>
            </w:tcBorders>
            <w:tcMar>
              <w:top w:w="100" w:type="dxa"/>
              <w:left w:w="100" w:type="dxa"/>
              <w:bottom w:w="100" w:type="dxa"/>
              <w:right w:w="100" w:type="dxa"/>
            </w:tcMar>
          </w:tcPr>
          <w:p w14:paraId="33F56AFF" w14:textId="61C228DA" w:rsidR="00E53084" w:rsidRPr="006226B0" w:rsidDel="00E1020B" w:rsidRDefault="00E53084" w:rsidP="00D9742C">
            <w:pPr>
              <w:widowControl w:val="0"/>
              <w:spacing w:after="0" w:line="240" w:lineRule="auto"/>
              <w:rPr>
                <w:moveFrom w:id="1611" w:author="Chasco, Brandon Edward" w:date="2020-08-26T11:39:00Z"/>
              </w:rPr>
            </w:pPr>
            <w:moveFrom w:id="1612" w:author="Chasco, Brandon Edward" w:date="2020-08-26T11:39:00Z">
              <w:r w:rsidRPr="006226B0" w:rsidDel="00E1020B">
                <w:t>Total</w:t>
              </w:r>
            </w:moveFrom>
          </w:p>
        </w:tc>
        <w:tc>
          <w:tcPr>
            <w:tcW w:w="1530" w:type="dxa"/>
            <w:tcBorders>
              <w:top w:val="single" w:sz="4" w:space="0" w:color="000000"/>
              <w:bottom w:val="single" w:sz="4" w:space="0" w:color="000000"/>
            </w:tcBorders>
            <w:tcMar>
              <w:top w:w="100" w:type="dxa"/>
              <w:left w:w="100" w:type="dxa"/>
              <w:bottom w:w="100" w:type="dxa"/>
              <w:right w:w="100" w:type="dxa"/>
            </w:tcMar>
          </w:tcPr>
          <w:p w14:paraId="691681D7" w14:textId="70A60CCF" w:rsidR="00E53084" w:rsidRPr="006226B0" w:rsidDel="00E1020B" w:rsidRDefault="00E53084" w:rsidP="00D9742C">
            <w:pPr>
              <w:widowControl w:val="0"/>
              <w:spacing w:after="0" w:line="240" w:lineRule="auto"/>
              <w:jc w:val="right"/>
              <w:rPr>
                <w:moveFrom w:id="1613" w:author="Chasco, Brandon Edward" w:date="2020-08-26T11:39:00Z"/>
              </w:rPr>
            </w:pPr>
            <w:moveFrom w:id="1614" w:author="Chasco, Brandon Edward" w:date="2020-08-26T11:39:00Z">
              <w:r w:rsidRPr="006226B0" w:rsidDel="00E1020B">
                <w:t>251,796</w:t>
              </w:r>
            </w:moveFrom>
          </w:p>
        </w:tc>
        <w:tc>
          <w:tcPr>
            <w:tcW w:w="1440" w:type="dxa"/>
            <w:tcBorders>
              <w:top w:val="single" w:sz="4" w:space="0" w:color="000000"/>
              <w:bottom w:val="single" w:sz="4" w:space="0" w:color="000000"/>
            </w:tcBorders>
            <w:tcMar>
              <w:top w:w="100" w:type="dxa"/>
              <w:left w:w="100" w:type="dxa"/>
              <w:bottom w:w="100" w:type="dxa"/>
              <w:right w:w="100" w:type="dxa"/>
            </w:tcMar>
          </w:tcPr>
          <w:p w14:paraId="1F8000B4" w14:textId="2D464455" w:rsidR="00E53084" w:rsidRPr="006226B0" w:rsidDel="00E1020B" w:rsidRDefault="00E53084" w:rsidP="00D9742C">
            <w:pPr>
              <w:widowControl w:val="0"/>
              <w:spacing w:after="0" w:line="240" w:lineRule="auto"/>
              <w:jc w:val="right"/>
              <w:rPr>
                <w:moveFrom w:id="1615" w:author="Chasco, Brandon Edward" w:date="2020-08-26T11:39:00Z"/>
              </w:rPr>
            </w:pPr>
            <w:moveFrom w:id="1616" w:author="Chasco, Brandon Edward" w:date="2020-08-26T11:39:00Z">
              <w:r w:rsidRPr="006226B0" w:rsidDel="00E1020B">
                <w:t>33,864</w:t>
              </w:r>
            </w:moveFrom>
          </w:p>
        </w:tc>
      </w:tr>
    </w:tbl>
    <w:p w14:paraId="7F6FDB2C" w14:textId="64237409" w:rsidR="00D27709" w:rsidDel="00E1020B" w:rsidRDefault="00D27709" w:rsidP="00CB353E">
      <w:pPr>
        <w:pBdr>
          <w:top w:val="nil"/>
          <w:left w:val="nil"/>
          <w:bottom w:val="nil"/>
          <w:right w:val="nil"/>
          <w:between w:val="nil"/>
        </w:pBdr>
        <w:spacing w:after="200"/>
        <w:rPr>
          <w:moveFrom w:id="1617" w:author="Chasco, Brandon Edward" w:date="2020-08-26T11:39:00Z"/>
          <w:color w:val="000000"/>
        </w:rPr>
      </w:pPr>
    </w:p>
    <w:moveFromRangeEnd w:id="1560"/>
    <w:p w14:paraId="12D0C6EA" w14:textId="202F031A" w:rsidR="00D27709" w:rsidRDefault="00D27709">
      <w:pPr>
        <w:rPr>
          <w:color w:val="000000"/>
        </w:rPr>
      </w:pPr>
      <w:del w:id="1618" w:author="Chasco, Brandon Edward" w:date="2020-08-26T11:40:00Z">
        <w:r w:rsidDel="00E1020B">
          <w:rPr>
            <w:color w:val="000000"/>
          </w:rPr>
          <w:br w:type="page"/>
        </w:r>
      </w:del>
    </w:p>
    <w:p w14:paraId="7B1122B8" w14:textId="364F63E7" w:rsidR="00E53084" w:rsidRPr="00B166D4" w:rsidDel="00E1020B" w:rsidRDefault="00CB353E" w:rsidP="00CB353E">
      <w:pPr>
        <w:pBdr>
          <w:top w:val="nil"/>
          <w:left w:val="nil"/>
          <w:bottom w:val="nil"/>
          <w:right w:val="nil"/>
          <w:between w:val="nil"/>
        </w:pBdr>
        <w:spacing w:after="200"/>
        <w:rPr>
          <w:del w:id="1619" w:author="Chasco, Brandon Edward" w:date="2020-08-26T11:40:00Z"/>
          <w:color w:val="000000"/>
        </w:rPr>
      </w:pPr>
      <w:del w:id="1620" w:author="Chasco, Brandon Edward" w:date="2020-08-26T11:40:00Z">
        <w:r w:rsidDel="00E1020B">
          <w:rPr>
            <w:color w:val="000000"/>
          </w:rPr>
          <w:fldChar w:fldCharType="begin"/>
        </w:r>
        <w:r w:rsidDel="00E1020B">
          <w:rPr>
            <w:color w:val="000000"/>
          </w:rPr>
          <w:delInstrText xml:space="preserve"> REF _Ref39754194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2</w:delText>
        </w:r>
        <w:r w:rsidR="00D27709" w:rsidDel="00E1020B">
          <w:delText xml:space="preserve">. </w:delText>
        </w:r>
        <w:r w:rsidR="00D27709" w:rsidRPr="00B166D4" w:rsidDel="00E1020B">
          <w:delText xml:space="preserve">Description of the environmental variable names, the years of available data, and the </w:delText>
        </w:r>
        <w:r w:rsidR="00D27709" w:rsidRPr="00532405" w:rsidDel="00E1020B">
          <w:delText>website location of the data.</w:delText>
        </w:r>
        <w:r w:rsidDel="00E1020B">
          <w:rPr>
            <w:color w:val="000000"/>
          </w:rPr>
          <w:fldChar w:fldCharType="end"/>
        </w:r>
        <w:r w:rsidDel="00E1020B">
          <w:rPr>
            <w:color w:val="000000"/>
          </w:rPr>
          <w:delText xml:space="preserve"> </w:delText>
        </w:r>
      </w:del>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53084" w:rsidRPr="006226B0" w:rsidDel="00E1020B" w14:paraId="17244DB8" w14:textId="1FAB995F" w:rsidTr="00D9742C">
        <w:trPr>
          <w:trHeight w:val="660"/>
          <w:del w:id="1621" w:author="Chasco, Brandon Edward" w:date="2020-08-26T11:40:00Z"/>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5B6DD3DE" w14:textId="1EB872F5" w:rsidR="00E53084" w:rsidRPr="00B166D4" w:rsidDel="00E1020B" w:rsidRDefault="00E53084" w:rsidP="00D9742C">
            <w:pPr>
              <w:spacing w:after="0" w:line="240" w:lineRule="auto"/>
              <w:ind w:left="100"/>
              <w:rPr>
                <w:del w:id="1622" w:author="Chasco, Brandon Edward" w:date="2020-08-26T11:40:00Z"/>
                <w:b/>
                <w:sz w:val="18"/>
                <w:szCs w:val="18"/>
              </w:rPr>
            </w:pPr>
            <w:del w:id="1623" w:author="Chasco, Brandon Edward" w:date="2020-08-26T11:40:00Z">
              <w:r w:rsidRPr="00B166D4" w:rsidDel="00E1020B">
                <w:rPr>
                  <w:b/>
                  <w:sz w:val="18"/>
                  <w:szCs w:val="18"/>
                </w:rPr>
                <w:delText>Variable</w:delText>
              </w:r>
            </w:del>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1F65E290" w14:textId="251ED2E8" w:rsidR="00E53084" w:rsidRPr="00B166D4" w:rsidDel="00E1020B" w:rsidRDefault="00E53084" w:rsidP="00D9742C">
            <w:pPr>
              <w:spacing w:after="0" w:line="240" w:lineRule="auto"/>
              <w:ind w:left="100"/>
              <w:rPr>
                <w:del w:id="1624" w:author="Chasco, Brandon Edward" w:date="2020-08-26T11:40:00Z"/>
                <w:b/>
                <w:sz w:val="18"/>
                <w:szCs w:val="18"/>
              </w:rPr>
            </w:pPr>
            <w:del w:id="1625" w:author="Chasco, Brandon Edward" w:date="2020-08-26T11:40:00Z">
              <w:r w:rsidRPr="00B166D4" w:rsidDel="00E1020B">
                <w:rPr>
                  <w:b/>
                  <w:sz w:val="18"/>
                  <w:szCs w:val="18"/>
                </w:rPr>
                <w:delText>Description</w:delText>
              </w:r>
            </w:del>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22B16BE8" w14:textId="2A8DE713" w:rsidR="00E53084" w:rsidRPr="00B166D4" w:rsidDel="00E1020B" w:rsidRDefault="00E53084" w:rsidP="00D9742C">
            <w:pPr>
              <w:spacing w:after="0" w:line="240" w:lineRule="auto"/>
              <w:ind w:left="100"/>
              <w:rPr>
                <w:del w:id="1626" w:author="Chasco, Brandon Edward" w:date="2020-08-26T11:40:00Z"/>
                <w:b/>
                <w:sz w:val="18"/>
                <w:szCs w:val="18"/>
              </w:rPr>
            </w:pPr>
            <w:del w:id="1627" w:author="Chasco, Brandon Edward" w:date="2020-08-26T11:40:00Z">
              <w:r w:rsidRPr="00B166D4" w:rsidDel="00E1020B">
                <w:rPr>
                  <w:b/>
                  <w:sz w:val="18"/>
                  <w:szCs w:val="18"/>
                </w:rPr>
                <w:delText>Years Available</w:delText>
              </w:r>
            </w:del>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B856299" w14:textId="45E5E5BF" w:rsidR="00E53084" w:rsidRPr="00B166D4" w:rsidDel="00E1020B" w:rsidRDefault="00E53084" w:rsidP="00D9742C">
            <w:pPr>
              <w:spacing w:after="0" w:line="240" w:lineRule="auto"/>
              <w:ind w:left="100"/>
              <w:rPr>
                <w:del w:id="1628" w:author="Chasco, Brandon Edward" w:date="2020-08-26T11:40:00Z"/>
                <w:b/>
                <w:sz w:val="18"/>
                <w:szCs w:val="18"/>
              </w:rPr>
            </w:pPr>
            <w:del w:id="1629" w:author="Chasco, Brandon Edward" w:date="2020-08-26T11:40:00Z">
              <w:r w:rsidRPr="00B166D4" w:rsidDel="00E1020B">
                <w:rPr>
                  <w:b/>
                  <w:sz w:val="18"/>
                  <w:szCs w:val="18"/>
                </w:rPr>
                <w:delText>URL / Source</w:delText>
              </w:r>
            </w:del>
          </w:p>
        </w:tc>
      </w:tr>
      <w:tr w:rsidR="00E53084" w:rsidRPr="006226B0" w:rsidDel="00E1020B" w14:paraId="3852E32C" w14:textId="38CAE528" w:rsidTr="00D9742C">
        <w:trPr>
          <w:trHeight w:val="800"/>
          <w:del w:id="1630"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66C63FEB" w14:textId="152781D8" w:rsidR="00E53084" w:rsidRPr="006226B0" w:rsidDel="00E1020B" w:rsidRDefault="00E53084" w:rsidP="00D9742C">
            <w:pPr>
              <w:spacing w:after="0" w:line="240" w:lineRule="auto"/>
              <w:ind w:left="100"/>
              <w:rPr>
                <w:del w:id="1631" w:author="Chasco, Brandon Edward" w:date="2020-08-26T11:40:00Z"/>
                <w:b/>
                <w:sz w:val="18"/>
                <w:szCs w:val="18"/>
              </w:rPr>
            </w:pPr>
            <w:del w:id="1632" w:author="Chasco, Brandon Edward" w:date="2020-08-26T11:40:00Z">
              <w:r w:rsidRPr="006226B0" w:rsidDel="00E1020B">
                <w:rPr>
                  <w:b/>
                  <w:sz w:val="18"/>
                  <w:szCs w:val="18"/>
                </w:rPr>
                <w:delText>CRflow.spr</w:delText>
              </w:r>
            </w:del>
          </w:p>
          <w:p w14:paraId="5E8EFD6D" w14:textId="27ACF504" w:rsidR="00E53084" w:rsidRPr="006226B0" w:rsidDel="00E1020B" w:rsidRDefault="00E53084" w:rsidP="00D9742C">
            <w:pPr>
              <w:spacing w:after="0" w:line="240" w:lineRule="auto"/>
              <w:ind w:left="100"/>
              <w:rPr>
                <w:del w:id="1633" w:author="Chasco, Brandon Edward" w:date="2020-08-26T11:40:00Z"/>
                <w:b/>
                <w:sz w:val="18"/>
                <w:szCs w:val="18"/>
              </w:rPr>
            </w:pPr>
            <w:del w:id="1634" w:author="Chasco, Brandon Edward" w:date="2020-08-26T11:40:00Z">
              <w:r w:rsidRPr="006226B0" w:rsidDel="00E1020B">
                <w:rPr>
                  <w:b/>
                  <w:sz w:val="18"/>
                  <w:szCs w:val="18"/>
                </w:rPr>
                <w:delText>CRflow.sum</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2E9D1D62" w14:textId="3140611D" w:rsidR="00E53084" w:rsidRPr="006226B0" w:rsidDel="00E1020B" w:rsidRDefault="00E53084" w:rsidP="00D9742C">
            <w:pPr>
              <w:spacing w:after="0" w:line="240" w:lineRule="auto"/>
              <w:ind w:left="100"/>
              <w:rPr>
                <w:del w:id="1635" w:author="Chasco, Brandon Edward" w:date="2020-08-26T11:40:00Z"/>
                <w:sz w:val="18"/>
                <w:szCs w:val="18"/>
              </w:rPr>
            </w:pPr>
            <w:del w:id="1636" w:author="Chasco, Brandon Edward" w:date="2020-08-26T11:40:00Z">
              <w:r w:rsidRPr="006226B0" w:rsidDel="00E1020B">
                <w:rPr>
                  <w:sz w:val="18"/>
                  <w:szCs w:val="18"/>
                </w:rPr>
                <w:delText>Seasonal Columbia River flow as measured at The Dalles Dam (USGS site 14105700)</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5C7D09D3" w14:textId="0DDA5407" w:rsidR="00E53084" w:rsidRPr="006226B0" w:rsidDel="00E1020B" w:rsidRDefault="00E53084" w:rsidP="00D9742C">
            <w:pPr>
              <w:spacing w:after="0" w:line="240" w:lineRule="auto"/>
              <w:ind w:left="100"/>
              <w:rPr>
                <w:del w:id="1637" w:author="Chasco, Brandon Edward" w:date="2020-08-26T11:40:00Z"/>
                <w:sz w:val="18"/>
                <w:szCs w:val="18"/>
              </w:rPr>
            </w:pPr>
            <w:del w:id="1638" w:author="Chasco, Brandon Edward" w:date="2020-08-26T11:40:00Z">
              <w:r w:rsidRPr="006226B0" w:rsidDel="00E1020B">
                <w:rPr>
                  <w:sz w:val="18"/>
                  <w:szCs w:val="18"/>
                </w:rPr>
                <w:delText>1978-present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43EEB998" w14:textId="0BD656C1" w:rsidR="00E53084" w:rsidRPr="006226B0" w:rsidDel="00E1020B" w:rsidRDefault="00E53084" w:rsidP="00D9742C">
            <w:pPr>
              <w:spacing w:after="0" w:line="240" w:lineRule="auto"/>
              <w:ind w:left="100"/>
              <w:rPr>
                <w:del w:id="1639" w:author="Chasco, Brandon Edward" w:date="2020-08-26T11:40:00Z"/>
                <w:sz w:val="18"/>
                <w:szCs w:val="18"/>
              </w:rPr>
            </w:pPr>
            <w:del w:id="1640" w:author="Chasco, Brandon Edward" w:date="2020-08-26T11:40:00Z">
              <w:r w:rsidRPr="006226B0" w:rsidDel="00E1020B">
                <w:rPr>
                  <w:sz w:val="18"/>
                  <w:szCs w:val="18"/>
                </w:rPr>
                <w:delText>http://waterservices.usgs.gov/rest/DV-Service.html</w:delText>
              </w:r>
            </w:del>
          </w:p>
        </w:tc>
      </w:tr>
      <w:tr w:rsidR="00E53084" w:rsidRPr="006226B0" w:rsidDel="00E1020B" w14:paraId="46D07ABE" w14:textId="2637E71F" w:rsidTr="00D9742C">
        <w:trPr>
          <w:trHeight w:val="860"/>
          <w:del w:id="1641"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5EE1D87D" w14:textId="5AC60E77" w:rsidR="00E53084" w:rsidRPr="006226B0" w:rsidDel="00E1020B" w:rsidRDefault="00E53084" w:rsidP="00D9742C">
            <w:pPr>
              <w:spacing w:after="0" w:line="240" w:lineRule="auto"/>
              <w:ind w:left="100"/>
              <w:rPr>
                <w:del w:id="1642" w:author="Chasco, Brandon Edward" w:date="2020-08-26T11:40:00Z"/>
                <w:b/>
                <w:sz w:val="18"/>
                <w:szCs w:val="18"/>
              </w:rPr>
            </w:pPr>
            <w:del w:id="1643" w:author="Chasco, Brandon Edward" w:date="2020-08-26T11:40:00Z">
              <w:r w:rsidRPr="006226B0" w:rsidDel="00E1020B">
                <w:rPr>
                  <w:b/>
                  <w:sz w:val="18"/>
                  <w:szCs w:val="18"/>
                </w:rPr>
                <w:delText>CRtemp.spr</w:delText>
              </w:r>
            </w:del>
          </w:p>
          <w:p w14:paraId="193B1485" w14:textId="7B25CA63" w:rsidR="00E53084" w:rsidRPr="006226B0" w:rsidDel="00E1020B" w:rsidRDefault="00E53084" w:rsidP="00D9742C">
            <w:pPr>
              <w:spacing w:after="0" w:line="240" w:lineRule="auto"/>
              <w:ind w:left="100"/>
              <w:rPr>
                <w:del w:id="1644" w:author="Chasco, Brandon Edward" w:date="2020-08-26T11:40:00Z"/>
                <w:b/>
                <w:sz w:val="18"/>
                <w:szCs w:val="18"/>
              </w:rPr>
            </w:pPr>
            <w:del w:id="1645" w:author="Chasco, Brandon Edward" w:date="2020-08-26T11:40:00Z">
              <w:r w:rsidRPr="006226B0" w:rsidDel="00E1020B">
                <w:rPr>
                  <w:b/>
                  <w:sz w:val="18"/>
                  <w:szCs w:val="18"/>
                </w:rPr>
                <w:delText>CRtemp.sum</w:delText>
              </w:r>
            </w:del>
          </w:p>
        </w:tc>
        <w:tc>
          <w:tcPr>
            <w:tcW w:w="2985" w:type="dxa"/>
            <w:tcBorders>
              <w:top w:val="nil"/>
              <w:left w:val="nil"/>
              <w:bottom w:val="nil"/>
              <w:right w:val="nil"/>
            </w:tcBorders>
            <w:tcMar>
              <w:top w:w="100" w:type="dxa"/>
              <w:left w:w="100" w:type="dxa"/>
              <w:bottom w:w="100" w:type="dxa"/>
              <w:right w:w="100" w:type="dxa"/>
            </w:tcMar>
          </w:tcPr>
          <w:p w14:paraId="0A8EF561" w14:textId="60EFF051" w:rsidR="00E53084" w:rsidRPr="006226B0" w:rsidDel="00E1020B" w:rsidRDefault="00E53084" w:rsidP="00D9742C">
            <w:pPr>
              <w:spacing w:after="0" w:line="240" w:lineRule="auto"/>
              <w:ind w:left="100"/>
              <w:rPr>
                <w:del w:id="1646" w:author="Chasco, Brandon Edward" w:date="2020-08-26T11:40:00Z"/>
                <w:sz w:val="18"/>
                <w:szCs w:val="18"/>
              </w:rPr>
            </w:pPr>
            <w:del w:id="1647" w:author="Chasco, Brandon Edward" w:date="2020-08-26T11:40:00Z">
              <w:r w:rsidRPr="006226B0" w:rsidDel="00E1020B">
                <w:rPr>
                  <w:sz w:val="18"/>
                  <w:szCs w:val="18"/>
                </w:rPr>
                <w:delText>Seasonal Columbia River temperatures at The Dalles Dam (USGS site 14105700)</w:delText>
              </w:r>
            </w:del>
          </w:p>
        </w:tc>
        <w:tc>
          <w:tcPr>
            <w:tcW w:w="1395" w:type="dxa"/>
            <w:tcBorders>
              <w:top w:val="nil"/>
              <w:left w:val="nil"/>
              <w:bottom w:val="nil"/>
              <w:right w:val="nil"/>
            </w:tcBorders>
            <w:tcMar>
              <w:top w:w="100" w:type="dxa"/>
              <w:left w:w="100" w:type="dxa"/>
              <w:bottom w:w="100" w:type="dxa"/>
              <w:right w:w="100" w:type="dxa"/>
            </w:tcMar>
          </w:tcPr>
          <w:p w14:paraId="29685385" w14:textId="6FE3434B" w:rsidR="00E53084" w:rsidRPr="006226B0" w:rsidDel="00E1020B" w:rsidRDefault="00E53084" w:rsidP="00D9742C">
            <w:pPr>
              <w:spacing w:after="0" w:line="240" w:lineRule="auto"/>
              <w:ind w:left="100"/>
              <w:rPr>
                <w:del w:id="1648" w:author="Chasco, Brandon Edward" w:date="2020-08-26T11:40:00Z"/>
                <w:sz w:val="18"/>
                <w:szCs w:val="18"/>
              </w:rPr>
            </w:pPr>
            <w:del w:id="1649" w:author="Chasco, Brandon Edward" w:date="2020-08-26T11:40:00Z">
              <w:r w:rsidRPr="006226B0" w:rsidDel="00E1020B">
                <w:rPr>
                  <w:sz w:val="18"/>
                  <w:szCs w:val="18"/>
                </w:rPr>
                <w:delText>1997-present</w:delText>
              </w:r>
            </w:del>
          </w:p>
        </w:tc>
        <w:tc>
          <w:tcPr>
            <w:tcW w:w="3615" w:type="dxa"/>
            <w:tcBorders>
              <w:top w:val="nil"/>
              <w:left w:val="nil"/>
              <w:bottom w:val="nil"/>
              <w:right w:val="nil"/>
            </w:tcBorders>
            <w:tcMar>
              <w:top w:w="100" w:type="dxa"/>
              <w:left w:w="100" w:type="dxa"/>
              <w:bottom w:w="100" w:type="dxa"/>
              <w:right w:w="100" w:type="dxa"/>
            </w:tcMar>
          </w:tcPr>
          <w:p w14:paraId="2258E185" w14:textId="7C99755A" w:rsidR="00E53084" w:rsidRPr="006226B0" w:rsidDel="00E1020B" w:rsidRDefault="00E53084" w:rsidP="00D9742C">
            <w:pPr>
              <w:spacing w:after="0" w:line="240" w:lineRule="auto"/>
              <w:ind w:left="100"/>
              <w:rPr>
                <w:del w:id="1650" w:author="Chasco, Brandon Edward" w:date="2020-08-26T11:40:00Z"/>
                <w:sz w:val="18"/>
                <w:szCs w:val="18"/>
              </w:rPr>
            </w:pPr>
            <w:del w:id="1651" w:author="Chasco, Brandon Edward" w:date="2020-08-26T11:40:00Z">
              <w:r w:rsidRPr="006226B0" w:rsidDel="00E1020B">
                <w:rPr>
                  <w:sz w:val="18"/>
                  <w:szCs w:val="18"/>
                </w:rPr>
                <w:delText>http://waterservices.usgs.gov/rest/DV-Service.html</w:delText>
              </w:r>
            </w:del>
          </w:p>
        </w:tc>
      </w:tr>
      <w:tr w:rsidR="00E53084" w:rsidRPr="006226B0" w:rsidDel="00E1020B" w14:paraId="4FFF7CAF" w14:textId="31304C75" w:rsidTr="00D9742C">
        <w:trPr>
          <w:trHeight w:val="1060"/>
          <w:del w:id="1652"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4701932E" w14:textId="49AA599E" w:rsidR="00E53084" w:rsidRPr="006226B0" w:rsidDel="00E1020B" w:rsidRDefault="00E53084" w:rsidP="00D9742C">
            <w:pPr>
              <w:spacing w:after="0" w:line="240" w:lineRule="auto"/>
              <w:ind w:left="100"/>
              <w:rPr>
                <w:del w:id="1653" w:author="Chasco, Brandon Edward" w:date="2020-08-26T11:40:00Z"/>
                <w:b/>
                <w:sz w:val="18"/>
                <w:szCs w:val="18"/>
              </w:rPr>
            </w:pPr>
            <w:del w:id="1654" w:author="Chasco, Brandon Edward" w:date="2020-08-26T11:40:00Z">
              <w:r w:rsidRPr="006226B0" w:rsidDel="00E1020B">
                <w:rPr>
                  <w:b/>
                  <w:sz w:val="18"/>
                  <w:szCs w:val="18"/>
                </w:rPr>
                <w:delText>cui.win</w:delText>
              </w:r>
            </w:del>
          </w:p>
          <w:p w14:paraId="2278227B" w14:textId="273CD592" w:rsidR="00E53084" w:rsidRPr="006226B0" w:rsidDel="00E1020B" w:rsidRDefault="00E53084" w:rsidP="00D9742C">
            <w:pPr>
              <w:spacing w:after="0" w:line="240" w:lineRule="auto"/>
              <w:ind w:left="100"/>
              <w:rPr>
                <w:del w:id="1655" w:author="Chasco, Brandon Edward" w:date="2020-08-26T11:40:00Z"/>
                <w:b/>
                <w:sz w:val="18"/>
                <w:szCs w:val="18"/>
              </w:rPr>
            </w:pPr>
            <w:del w:id="1656" w:author="Chasco, Brandon Edward" w:date="2020-08-26T11:40:00Z">
              <w:r w:rsidRPr="006226B0" w:rsidDel="00E1020B">
                <w:rPr>
                  <w:b/>
                  <w:sz w:val="18"/>
                  <w:szCs w:val="18"/>
                </w:rPr>
                <w:delText>cui.spr</w:delText>
              </w:r>
            </w:del>
          </w:p>
          <w:p w14:paraId="75CF8932" w14:textId="63DA0D57" w:rsidR="00E53084" w:rsidRPr="006226B0" w:rsidDel="00E1020B" w:rsidRDefault="00E53084" w:rsidP="00D9742C">
            <w:pPr>
              <w:spacing w:after="0" w:line="240" w:lineRule="auto"/>
              <w:ind w:left="100"/>
              <w:rPr>
                <w:del w:id="1657" w:author="Chasco, Brandon Edward" w:date="2020-08-26T11:40:00Z"/>
                <w:b/>
                <w:sz w:val="18"/>
                <w:szCs w:val="18"/>
              </w:rPr>
            </w:pPr>
            <w:del w:id="1658" w:author="Chasco, Brandon Edward" w:date="2020-08-26T11:40:00Z">
              <w:r w:rsidRPr="006226B0" w:rsidDel="00E1020B">
                <w:rPr>
                  <w:b/>
                  <w:sz w:val="18"/>
                  <w:szCs w:val="18"/>
                </w:rPr>
                <w:delText>cui.sum</w:delText>
              </w:r>
            </w:del>
          </w:p>
          <w:p w14:paraId="35CF2C11" w14:textId="3F3EB180" w:rsidR="00E53084" w:rsidRPr="006226B0" w:rsidDel="00E1020B" w:rsidRDefault="00E53084" w:rsidP="00D9742C">
            <w:pPr>
              <w:spacing w:after="0" w:line="240" w:lineRule="auto"/>
              <w:ind w:left="100"/>
              <w:rPr>
                <w:del w:id="1659" w:author="Chasco, Brandon Edward" w:date="2020-08-26T11:40:00Z"/>
                <w:b/>
                <w:sz w:val="18"/>
                <w:szCs w:val="18"/>
              </w:rPr>
            </w:pPr>
            <w:del w:id="1660" w:author="Chasco, Brandon Edward" w:date="2020-08-26T11:40:00Z">
              <w:r w:rsidRPr="006226B0" w:rsidDel="00E1020B">
                <w:rPr>
                  <w:b/>
                  <w:sz w:val="18"/>
                  <w:szCs w:val="18"/>
                </w:rPr>
                <w:delText>cui.aut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67DA470A" w14:textId="632C4EBE" w:rsidR="00E53084" w:rsidRPr="006226B0" w:rsidDel="00E1020B" w:rsidRDefault="00E53084" w:rsidP="00D9742C">
            <w:pPr>
              <w:spacing w:after="0" w:line="240" w:lineRule="auto"/>
              <w:ind w:left="100"/>
              <w:rPr>
                <w:del w:id="1661" w:author="Chasco, Brandon Edward" w:date="2020-08-26T11:40:00Z"/>
                <w:sz w:val="18"/>
                <w:szCs w:val="18"/>
              </w:rPr>
            </w:pPr>
            <w:del w:id="1662" w:author="Chasco, Brandon Edward" w:date="2020-08-26T11:40:00Z">
              <w:r w:rsidRPr="006226B0" w:rsidDel="00E1020B">
                <w:rPr>
                  <w:sz w:val="18"/>
                  <w:szCs w:val="18"/>
                </w:rPr>
                <w:delText>Seasonal coastal upwelling index</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3BE433AF" w14:textId="35D5C7A9" w:rsidR="00E53084" w:rsidRPr="006226B0" w:rsidDel="00E1020B" w:rsidRDefault="00E53084" w:rsidP="00D9742C">
            <w:pPr>
              <w:spacing w:after="0" w:line="240" w:lineRule="auto"/>
              <w:ind w:left="100"/>
              <w:rPr>
                <w:del w:id="1663" w:author="Chasco, Brandon Edward" w:date="2020-08-26T11:40:00Z"/>
                <w:sz w:val="18"/>
                <w:szCs w:val="18"/>
              </w:rPr>
            </w:pPr>
            <w:del w:id="1664" w:author="Chasco, Brandon Edward" w:date="2020-08-26T11:40:00Z">
              <w:r w:rsidRPr="006226B0" w:rsidDel="00E1020B">
                <w:rPr>
                  <w:sz w:val="18"/>
                  <w:szCs w:val="18"/>
                </w:rPr>
                <w:delText>1946-present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3C9F8D60" w14:textId="655962CD" w:rsidR="00E53084" w:rsidRPr="006226B0" w:rsidDel="00E1020B" w:rsidRDefault="00E53084" w:rsidP="00D9742C">
            <w:pPr>
              <w:spacing w:after="0" w:line="240" w:lineRule="auto"/>
              <w:ind w:left="100"/>
              <w:rPr>
                <w:del w:id="1665" w:author="Chasco, Brandon Edward" w:date="2020-08-26T11:40:00Z"/>
                <w:sz w:val="18"/>
                <w:szCs w:val="18"/>
              </w:rPr>
            </w:pPr>
            <w:del w:id="1666" w:author="Chasco, Brandon Edward" w:date="2020-08-26T11:40:00Z">
              <w:r w:rsidRPr="006226B0" w:rsidDel="00E1020B">
                <w:rPr>
                  <w:sz w:val="18"/>
                  <w:szCs w:val="18"/>
                </w:rPr>
                <w:delText>http://www.pfeg.noaa.gov/products/PFELData/upwell/monthly/upanoms.mon</w:delText>
              </w:r>
            </w:del>
          </w:p>
        </w:tc>
      </w:tr>
      <w:tr w:rsidR="00E53084" w:rsidRPr="006226B0" w:rsidDel="00E1020B" w14:paraId="3864AFB7" w14:textId="201F6299" w:rsidTr="00D9742C">
        <w:trPr>
          <w:trHeight w:val="1060"/>
          <w:del w:id="1667"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175F1321" w14:textId="24F1F341" w:rsidR="00E53084" w:rsidRPr="006226B0" w:rsidDel="00E1020B" w:rsidRDefault="00E53084" w:rsidP="00D9742C">
            <w:pPr>
              <w:spacing w:after="0" w:line="240" w:lineRule="auto"/>
              <w:ind w:left="100"/>
              <w:rPr>
                <w:del w:id="1668" w:author="Chasco, Brandon Edward" w:date="2020-08-26T11:40:00Z"/>
                <w:b/>
                <w:sz w:val="18"/>
                <w:szCs w:val="18"/>
              </w:rPr>
            </w:pPr>
            <w:del w:id="1669" w:author="Chasco, Brandon Edward" w:date="2020-08-26T11:40:00Z">
              <w:r w:rsidRPr="006226B0" w:rsidDel="00E1020B">
                <w:rPr>
                  <w:b/>
                  <w:sz w:val="18"/>
                  <w:szCs w:val="18"/>
                </w:rPr>
                <w:delText>mei.win</w:delText>
              </w:r>
            </w:del>
          </w:p>
          <w:p w14:paraId="356D8C64" w14:textId="710DDAC7" w:rsidR="00E53084" w:rsidRPr="006226B0" w:rsidDel="00E1020B" w:rsidRDefault="00E53084" w:rsidP="00D9742C">
            <w:pPr>
              <w:spacing w:after="0" w:line="240" w:lineRule="auto"/>
              <w:ind w:left="100"/>
              <w:rPr>
                <w:del w:id="1670" w:author="Chasco, Brandon Edward" w:date="2020-08-26T11:40:00Z"/>
                <w:b/>
                <w:sz w:val="18"/>
                <w:szCs w:val="18"/>
              </w:rPr>
            </w:pPr>
            <w:del w:id="1671" w:author="Chasco, Brandon Edward" w:date="2020-08-26T11:40:00Z">
              <w:r w:rsidRPr="006226B0" w:rsidDel="00E1020B">
                <w:rPr>
                  <w:b/>
                  <w:sz w:val="18"/>
                  <w:szCs w:val="18"/>
                </w:rPr>
                <w:delText>mei.spr</w:delText>
              </w:r>
            </w:del>
          </w:p>
          <w:p w14:paraId="46AFA308" w14:textId="3B8F0026" w:rsidR="00E53084" w:rsidRPr="006226B0" w:rsidDel="00E1020B" w:rsidRDefault="00E53084" w:rsidP="00D9742C">
            <w:pPr>
              <w:spacing w:after="0" w:line="240" w:lineRule="auto"/>
              <w:ind w:left="100"/>
              <w:rPr>
                <w:del w:id="1672" w:author="Chasco, Brandon Edward" w:date="2020-08-26T11:40:00Z"/>
                <w:b/>
                <w:sz w:val="18"/>
                <w:szCs w:val="18"/>
              </w:rPr>
            </w:pPr>
            <w:del w:id="1673" w:author="Chasco, Brandon Edward" w:date="2020-08-26T11:40:00Z">
              <w:r w:rsidRPr="006226B0" w:rsidDel="00E1020B">
                <w:rPr>
                  <w:b/>
                  <w:sz w:val="18"/>
                  <w:szCs w:val="18"/>
                </w:rPr>
                <w:delText>mei.sum</w:delText>
              </w:r>
            </w:del>
          </w:p>
          <w:p w14:paraId="5B0E476A" w14:textId="0940B9CE" w:rsidR="00E53084" w:rsidRPr="006226B0" w:rsidDel="00E1020B" w:rsidRDefault="00E53084" w:rsidP="00D9742C">
            <w:pPr>
              <w:spacing w:after="0" w:line="240" w:lineRule="auto"/>
              <w:ind w:left="100"/>
              <w:rPr>
                <w:del w:id="1674" w:author="Chasco, Brandon Edward" w:date="2020-08-26T11:40:00Z"/>
                <w:b/>
                <w:sz w:val="18"/>
                <w:szCs w:val="18"/>
              </w:rPr>
            </w:pPr>
            <w:del w:id="1675" w:author="Chasco, Brandon Edward" w:date="2020-08-26T11:40:00Z">
              <w:r w:rsidRPr="006226B0" w:rsidDel="00E1020B">
                <w:rPr>
                  <w:b/>
                  <w:sz w:val="18"/>
                  <w:szCs w:val="18"/>
                </w:rPr>
                <w:delText>mei.aut</w:delText>
              </w:r>
            </w:del>
          </w:p>
        </w:tc>
        <w:tc>
          <w:tcPr>
            <w:tcW w:w="2985" w:type="dxa"/>
            <w:tcBorders>
              <w:top w:val="nil"/>
              <w:left w:val="nil"/>
              <w:bottom w:val="nil"/>
              <w:right w:val="nil"/>
            </w:tcBorders>
            <w:tcMar>
              <w:top w:w="100" w:type="dxa"/>
              <w:left w:w="100" w:type="dxa"/>
              <w:bottom w:w="100" w:type="dxa"/>
              <w:right w:w="100" w:type="dxa"/>
            </w:tcMar>
          </w:tcPr>
          <w:p w14:paraId="4DD6A1B9" w14:textId="1324C837" w:rsidR="00E53084" w:rsidRPr="006226B0" w:rsidDel="00E1020B" w:rsidRDefault="00E53084" w:rsidP="00D9742C">
            <w:pPr>
              <w:spacing w:after="0" w:line="240" w:lineRule="auto"/>
              <w:ind w:left="100"/>
              <w:rPr>
                <w:del w:id="1676" w:author="Chasco, Brandon Edward" w:date="2020-08-26T11:40:00Z"/>
                <w:sz w:val="18"/>
                <w:szCs w:val="18"/>
              </w:rPr>
            </w:pPr>
            <w:del w:id="1677" w:author="Chasco, Brandon Edward" w:date="2020-08-26T11:40:00Z">
              <w:r w:rsidRPr="006226B0" w:rsidDel="00E1020B">
                <w:rPr>
                  <w:sz w:val="18"/>
                  <w:szCs w:val="18"/>
                </w:rPr>
                <w:delText>Seasonal Multivariate ENSO Index</w:delText>
              </w:r>
            </w:del>
          </w:p>
        </w:tc>
        <w:tc>
          <w:tcPr>
            <w:tcW w:w="1395" w:type="dxa"/>
            <w:tcBorders>
              <w:top w:val="nil"/>
              <w:left w:val="nil"/>
              <w:bottom w:val="nil"/>
              <w:right w:val="nil"/>
            </w:tcBorders>
            <w:tcMar>
              <w:top w:w="100" w:type="dxa"/>
              <w:left w:w="100" w:type="dxa"/>
              <w:bottom w:w="100" w:type="dxa"/>
              <w:right w:w="100" w:type="dxa"/>
            </w:tcMar>
          </w:tcPr>
          <w:p w14:paraId="3E07057B" w14:textId="05219830" w:rsidR="00E53084" w:rsidRPr="006226B0" w:rsidDel="00E1020B" w:rsidRDefault="00E53084" w:rsidP="00D9742C">
            <w:pPr>
              <w:spacing w:after="0" w:line="240" w:lineRule="auto"/>
              <w:ind w:left="100"/>
              <w:rPr>
                <w:del w:id="1678" w:author="Chasco, Brandon Edward" w:date="2020-08-26T11:40:00Z"/>
                <w:sz w:val="18"/>
                <w:szCs w:val="18"/>
              </w:rPr>
            </w:pPr>
            <w:del w:id="1679" w:author="Chasco, Brandon Edward" w:date="2020-08-26T11:40:00Z">
              <w:r w:rsidRPr="006226B0" w:rsidDel="00E1020B">
                <w:rPr>
                  <w:sz w:val="18"/>
                  <w:szCs w:val="18"/>
                </w:rPr>
                <w:delText>1950-present</w:delText>
              </w:r>
            </w:del>
          </w:p>
        </w:tc>
        <w:tc>
          <w:tcPr>
            <w:tcW w:w="3615" w:type="dxa"/>
            <w:tcBorders>
              <w:top w:val="nil"/>
              <w:left w:val="nil"/>
              <w:bottom w:val="nil"/>
              <w:right w:val="nil"/>
            </w:tcBorders>
            <w:tcMar>
              <w:top w:w="100" w:type="dxa"/>
              <w:left w:w="100" w:type="dxa"/>
              <w:bottom w:w="100" w:type="dxa"/>
              <w:right w:w="100" w:type="dxa"/>
            </w:tcMar>
          </w:tcPr>
          <w:p w14:paraId="2E6A2044" w14:textId="74D8115F" w:rsidR="00E53084" w:rsidRPr="006226B0" w:rsidDel="00E1020B" w:rsidRDefault="00E53084" w:rsidP="00D9742C">
            <w:pPr>
              <w:spacing w:after="0" w:line="240" w:lineRule="auto"/>
              <w:ind w:left="100"/>
              <w:rPr>
                <w:del w:id="1680" w:author="Chasco, Brandon Edward" w:date="2020-08-26T11:40:00Z"/>
                <w:sz w:val="18"/>
                <w:szCs w:val="18"/>
              </w:rPr>
            </w:pPr>
            <w:del w:id="1681" w:author="Chasco, Brandon Edward" w:date="2020-08-26T11:40:00Z">
              <w:r w:rsidRPr="006226B0" w:rsidDel="00E1020B">
                <w:rPr>
                  <w:sz w:val="18"/>
                  <w:szCs w:val="18"/>
                </w:rPr>
                <w:delText>https://www.esrl.noaa.gov/psd/enso/mei/</w:delText>
              </w:r>
            </w:del>
          </w:p>
        </w:tc>
      </w:tr>
      <w:tr w:rsidR="00E53084" w:rsidRPr="006226B0" w:rsidDel="00E1020B" w14:paraId="059C3DE6" w14:textId="198F47C2" w:rsidTr="00D9742C">
        <w:trPr>
          <w:trHeight w:val="1120"/>
          <w:del w:id="1682"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09B5BF40" w14:textId="6F164F70" w:rsidR="00E53084" w:rsidRPr="006226B0" w:rsidDel="00E1020B" w:rsidRDefault="00E53084" w:rsidP="00D9742C">
            <w:pPr>
              <w:spacing w:after="0" w:line="240" w:lineRule="auto"/>
              <w:ind w:left="100"/>
              <w:rPr>
                <w:del w:id="1683" w:author="Chasco, Brandon Edward" w:date="2020-08-26T11:40:00Z"/>
                <w:b/>
                <w:sz w:val="18"/>
                <w:szCs w:val="18"/>
              </w:rPr>
            </w:pPr>
            <w:del w:id="1684" w:author="Chasco, Brandon Edward" w:date="2020-08-26T11:40:00Z">
              <w:r w:rsidRPr="006226B0" w:rsidDel="00E1020B">
                <w:rPr>
                  <w:b/>
                  <w:sz w:val="18"/>
                  <w:szCs w:val="18"/>
                </w:rPr>
                <w:delText>npgo.win</w:delText>
              </w:r>
            </w:del>
          </w:p>
          <w:p w14:paraId="1C769D78" w14:textId="45F25CF2" w:rsidR="00E53084" w:rsidRPr="006226B0" w:rsidDel="00E1020B" w:rsidRDefault="00E53084" w:rsidP="00D9742C">
            <w:pPr>
              <w:spacing w:after="0" w:line="240" w:lineRule="auto"/>
              <w:ind w:left="100"/>
              <w:rPr>
                <w:del w:id="1685" w:author="Chasco, Brandon Edward" w:date="2020-08-26T11:40:00Z"/>
                <w:b/>
                <w:sz w:val="18"/>
                <w:szCs w:val="18"/>
              </w:rPr>
            </w:pPr>
            <w:del w:id="1686" w:author="Chasco, Brandon Edward" w:date="2020-08-26T11:40:00Z">
              <w:r w:rsidRPr="006226B0" w:rsidDel="00E1020B">
                <w:rPr>
                  <w:b/>
                  <w:sz w:val="18"/>
                  <w:szCs w:val="18"/>
                </w:rPr>
                <w:delText>npgo.spr</w:delText>
              </w:r>
            </w:del>
          </w:p>
          <w:p w14:paraId="0D83C64F" w14:textId="7DE4810F" w:rsidR="00E53084" w:rsidRPr="006226B0" w:rsidDel="00E1020B" w:rsidRDefault="00E53084" w:rsidP="00D9742C">
            <w:pPr>
              <w:spacing w:after="0" w:line="240" w:lineRule="auto"/>
              <w:ind w:left="100"/>
              <w:rPr>
                <w:del w:id="1687" w:author="Chasco, Brandon Edward" w:date="2020-08-26T11:40:00Z"/>
                <w:b/>
                <w:sz w:val="18"/>
                <w:szCs w:val="18"/>
              </w:rPr>
            </w:pPr>
            <w:del w:id="1688" w:author="Chasco, Brandon Edward" w:date="2020-08-26T11:40:00Z">
              <w:r w:rsidRPr="006226B0" w:rsidDel="00E1020B">
                <w:rPr>
                  <w:b/>
                  <w:sz w:val="18"/>
                  <w:szCs w:val="18"/>
                </w:rPr>
                <w:delText>npgo.sum</w:delText>
              </w:r>
            </w:del>
          </w:p>
          <w:p w14:paraId="135B83A4" w14:textId="423811CA" w:rsidR="00E53084" w:rsidRPr="006226B0" w:rsidDel="00E1020B" w:rsidRDefault="00E53084" w:rsidP="00D9742C">
            <w:pPr>
              <w:spacing w:after="0" w:line="240" w:lineRule="auto"/>
              <w:ind w:left="100"/>
              <w:rPr>
                <w:del w:id="1689" w:author="Chasco, Brandon Edward" w:date="2020-08-26T11:40:00Z"/>
                <w:b/>
                <w:sz w:val="18"/>
                <w:szCs w:val="18"/>
              </w:rPr>
            </w:pPr>
            <w:del w:id="1690" w:author="Chasco, Brandon Edward" w:date="2020-08-26T11:40:00Z">
              <w:r w:rsidRPr="006226B0" w:rsidDel="00E1020B">
                <w:rPr>
                  <w:b/>
                  <w:sz w:val="18"/>
                  <w:szCs w:val="18"/>
                </w:rPr>
                <w:delText>npgo.aut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38D5F43C" w14:textId="7C0F373D" w:rsidR="00E53084" w:rsidRPr="006226B0" w:rsidDel="00E1020B" w:rsidRDefault="00E53084" w:rsidP="00D9742C">
            <w:pPr>
              <w:spacing w:after="0" w:line="240" w:lineRule="auto"/>
              <w:ind w:left="100"/>
              <w:rPr>
                <w:del w:id="1691" w:author="Chasco, Brandon Edward" w:date="2020-08-26T11:40:00Z"/>
                <w:sz w:val="18"/>
                <w:szCs w:val="18"/>
              </w:rPr>
            </w:pPr>
            <w:del w:id="1692" w:author="Chasco, Brandon Edward" w:date="2020-08-26T11:40:00Z">
              <w:r w:rsidRPr="006226B0" w:rsidDel="00E1020B">
                <w:rPr>
                  <w:sz w:val="18"/>
                  <w:szCs w:val="18"/>
                </w:rPr>
                <w:delText>Seasonal North Pacific Gyre Oscillation</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03076A7B" w14:textId="6EC71C96" w:rsidR="00E53084" w:rsidRPr="006226B0" w:rsidDel="00E1020B" w:rsidRDefault="00E53084" w:rsidP="00D9742C">
            <w:pPr>
              <w:spacing w:after="0" w:line="240" w:lineRule="auto"/>
              <w:ind w:left="100"/>
              <w:rPr>
                <w:del w:id="1693" w:author="Chasco, Brandon Edward" w:date="2020-08-26T11:40:00Z"/>
                <w:sz w:val="18"/>
                <w:szCs w:val="18"/>
              </w:rPr>
            </w:pPr>
            <w:del w:id="1694" w:author="Chasco, Brandon Edward" w:date="2020-08-26T11:40:00Z">
              <w:r w:rsidRPr="006226B0" w:rsidDel="00E1020B">
                <w:rPr>
                  <w:sz w:val="18"/>
                  <w:szCs w:val="18"/>
                </w:rPr>
                <w:delText>1950-present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4E8CAB80" w14:textId="67A0A964" w:rsidR="00E53084" w:rsidRPr="006226B0" w:rsidDel="00E1020B" w:rsidRDefault="00E53084" w:rsidP="00D9742C">
            <w:pPr>
              <w:spacing w:after="0" w:line="240" w:lineRule="auto"/>
              <w:ind w:left="100"/>
              <w:rPr>
                <w:del w:id="1695" w:author="Chasco, Brandon Edward" w:date="2020-08-26T11:40:00Z"/>
                <w:sz w:val="18"/>
                <w:szCs w:val="18"/>
              </w:rPr>
            </w:pPr>
            <w:del w:id="1696" w:author="Chasco, Brandon Edward" w:date="2020-08-26T11:40:00Z">
              <w:r w:rsidRPr="006226B0" w:rsidDel="00E1020B">
                <w:rPr>
                  <w:sz w:val="18"/>
                  <w:szCs w:val="18"/>
                </w:rPr>
                <w:delText>http://www.o3d.org/npgo/npgo.php</w:delText>
              </w:r>
            </w:del>
          </w:p>
        </w:tc>
      </w:tr>
      <w:tr w:rsidR="00E53084" w:rsidRPr="006226B0" w:rsidDel="00E1020B" w14:paraId="15B67AAE" w14:textId="39C117CB" w:rsidTr="00D9742C">
        <w:trPr>
          <w:trHeight w:val="1000"/>
          <w:del w:id="1697"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55FF565A" w14:textId="28C09C91" w:rsidR="00E53084" w:rsidRPr="006226B0" w:rsidDel="00E1020B" w:rsidRDefault="00E53084" w:rsidP="00D9742C">
            <w:pPr>
              <w:spacing w:after="0" w:line="240" w:lineRule="auto"/>
              <w:ind w:left="100"/>
              <w:rPr>
                <w:del w:id="1698" w:author="Chasco, Brandon Edward" w:date="2020-08-26T11:40:00Z"/>
                <w:b/>
                <w:sz w:val="18"/>
                <w:szCs w:val="18"/>
              </w:rPr>
            </w:pPr>
            <w:del w:id="1699" w:author="Chasco, Brandon Edward" w:date="2020-08-26T11:40:00Z">
              <w:r w:rsidRPr="006226B0" w:rsidDel="00E1020B">
                <w:rPr>
                  <w:b/>
                  <w:sz w:val="18"/>
                  <w:szCs w:val="18"/>
                </w:rPr>
                <w:delText>npi.win</w:delText>
              </w:r>
            </w:del>
          </w:p>
          <w:p w14:paraId="3FA0A492" w14:textId="00433E45" w:rsidR="00E53084" w:rsidRPr="006226B0" w:rsidDel="00E1020B" w:rsidRDefault="00E53084" w:rsidP="00D9742C">
            <w:pPr>
              <w:spacing w:after="0" w:line="240" w:lineRule="auto"/>
              <w:ind w:left="100"/>
              <w:rPr>
                <w:del w:id="1700" w:author="Chasco, Brandon Edward" w:date="2020-08-26T11:40:00Z"/>
                <w:b/>
                <w:sz w:val="18"/>
                <w:szCs w:val="18"/>
              </w:rPr>
            </w:pPr>
            <w:del w:id="1701" w:author="Chasco, Brandon Edward" w:date="2020-08-26T11:40:00Z">
              <w:r w:rsidRPr="006226B0" w:rsidDel="00E1020B">
                <w:rPr>
                  <w:b/>
                  <w:sz w:val="18"/>
                  <w:szCs w:val="18"/>
                </w:rPr>
                <w:delText>npi.spr</w:delText>
              </w:r>
            </w:del>
          </w:p>
          <w:p w14:paraId="10D641C5" w14:textId="2EB89D82" w:rsidR="00E53084" w:rsidRPr="006226B0" w:rsidDel="00E1020B" w:rsidRDefault="00E53084" w:rsidP="00D9742C">
            <w:pPr>
              <w:spacing w:after="0" w:line="240" w:lineRule="auto"/>
              <w:ind w:left="100"/>
              <w:rPr>
                <w:del w:id="1702" w:author="Chasco, Brandon Edward" w:date="2020-08-26T11:40:00Z"/>
                <w:b/>
                <w:sz w:val="18"/>
                <w:szCs w:val="18"/>
              </w:rPr>
            </w:pPr>
            <w:del w:id="1703" w:author="Chasco, Brandon Edward" w:date="2020-08-26T11:40:00Z">
              <w:r w:rsidRPr="006226B0" w:rsidDel="00E1020B">
                <w:rPr>
                  <w:b/>
                  <w:sz w:val="18"/>
                  <w:szCs w:val="18"/>
                </w:rPr>
                <w:delText>npi.sum</w:delText>
              </w:r>
            </w:del>
          </w:p>
          <w:p w14:paraId="06A5D60C" w14:textId="7B7F3FCB" w:rsidR="00E53084" w:rsidRPr="006226B0" w:rsidDel="00E1020B" w:rsidRDefault="00E53084" w:rsidP="00D9742C">
            <w:pPr>
              <w:spacing w:after="0" w:line="240" w:lineRule="auto"/>
              <w:ind w:left="100"/>
              <w:rPr>
                <w:del w:id="1704" w:author="Chasco, Brandon Edward" w:date="2020-08-26T11:40:00Z"/>
                <w:b/>
                <w:sz w:val="18"/>
                <w:szCs w:val="18"/>
              </w:rPr>
            </w:pPr>
            <w:del w:id="1705" w:author="Chasco, Brandon Edward" w:date="2020-08-26T11:40:00Z">
              <w:r w:rsidRPr="006226B0" w:rsidDel="00E1020B">
                <w:rPr>
                  <w:b/>
                  <w:sz w:val="18"/>
                  <w:szCs w:val="18"/>
                </w:rPr>
                <w:delText>npi.aut</w:delText>
              </w:r>
            </w:del>
          </w:p>
        </w:tc>
        <w:tc>
          <w:tcPr>
            <w:tcW w:w="2985" w:type="dxa"/>
            <w:tcBorders>
              <w:top w:val="nil"/>
              <w:left w:val="nil"/>
              <w:bottom w:val="nil"/>
              <w:right w:val="nil"/>
            </w:tcBorders>
            <w:tcMar>
              <w:top w:w="100" w:type="dxa"/>
              <w:left w:w="100" w:type="dxa"/>
              <w:bottom w:w="100" w:type="dxa"/>
              <w:right w:w="100" w:type="dxa"/>
            </w:tcMar>
          </w:tcPr>
          <w:p w14:paraId="231135AC" w14:textId="53FFC0B6" w:rsidR="00E53084" w:rsidRPr="006226B0" w:rsidDel="00E1020B" w:rsidRDefault="00E53084" w:rsidP="00D9742C">
            <w:pPr>
              <w:spacing w:after="0" w:line="240" w:lineRule="auto"/>
              <w:ind w:left="100"/>
              <w:rPr>
                <w:del w:id="1706" w:author="Chasco, Brandon Edward" w:date="2020-08-26T11:40:00Z"/>
                <w:sz w:val="18"/>
                <w:szCs w:val="18"/>
              </w:rPr>
            </w:pPr>
            <w:del w:id="1707" w:author="Chasco, Brandon Edward" w:date="2020-08-26T11:40:00Z">
              <w:r w:rsidRPr="006226B0" w:rsidDel="00E1020B">
                <w:rPr>
                  <w:sz w:val="18"/>
                  <w:szCs w:val="18"/>
                </w:rPr>
                <w:delText>Seasonal North Pacific Index (index of Aleutian Low Pressure)</w:delText>
              </w:r>
            </w:del>
          </w:p>
        </w:tc>
        <w:tc>
          <w:tcPr>
            <w:tcW w:w="1395" w:type="dxa"/>
            <w:tcBorders>
              <w:top w:val="nil"/>
              <w:left w:val="nil"/>
              <w:bottom w:val="nil"/>
              <w:right w:val="nil"/>
            </w:tcBorders>
            <w:tcMar>
              <w:top w:w="100" w:type="dxa"/>
              <w:left w:w="100" w:type="dxa"/>
              <w:bottom w:w="100" w:type="dxa"/>
              <w:right w:w="100" w:type="dxa"/>
            </w:tcMar>
          </w:tcPr>
          <w:p w14:paraId="6644BA82" w14:textId="1590F2C4" w:rsidR="00E53084" w:rsidRPr="006226B0" w:rsidDel="00E1020B" w:rsidRDefault="00E53084" w:rsidP="00D9742C">
            <w:pPr>
              <w:spacing w:after="0" w:line="240" w:lineRule="auto"/>
              <w:ind w:left="100"/>
              <w:rPr>
                <w:del w:id="1708" w:author="Chasco, Brandon Edward" w:date="2020-08-26T11:40:00Z"/>
                <w:sz w:val="18"/>
                <w:szCs w:val="18"/>
              </w:rPr>
            </w:pPr>
            <w:del w:id="1709" w:author="Chasco, Brandon Edward" w:date="2020-08-26T11:40:00Z">
              <w:r w:rsidRPr="006226B0" w:rsidDel="00E1020B">
                <w:rPr>
                  <w:sz w:val="18"/>
                  <w:szCs w:val="18"/>
                </w:rPr>
                <w:delText>1899-present</w:delText>
              </w:r>
            </w:del>
          </w:p>
        </w:tc>
        <w:tc>
          <w:tcPr>
            <w:tcW w:w="3615" w:type="dxa"/>
            <w:tcBorders>
              <w:top w:val="nil"/>
              <w:left w:val="nil"/>
              <w:bottom w:val="nil"/>
              <w:right w:val="nil"/>
            </w:tcBorders>
            <w:tcMar>
              <w:top w:w="100" w:type="dxa"/>
              <w:left w:w="100" w:type="dxa"/>
              <w:bottom w:w="100" w:type="dxa"/>
              <w:right w:w="100" w:type="dxa"/>
            </w:tcMar>
          </w:tcPr>
          <w:p w14:paraId="75B401D0" w14:textId="74BE0B36" w:rsidR="00E53084" w:rsidRPr="006226B0" w:rsidDel="00E1020B" w:rsidRDefault="00E53084" w:rsidP="00D9742C">
            <w:pPr>
              <w:spacing w:after="0" w:line="240" w:lineRule="auto"/>
              <w:ind w:left="100"/>
              <w:rPr>
                <w:del w:id="1710" w:author="Chasco, Brandon Edward" w:date="2020-08-26T11:40:00Z"/>
                <w:sz w:val="18"/>
                <w:szCs w:val="18"/>
              </w:rPr>
            </w:pPr>
            <w:del w:id="1711" w:author="Chasco, Brandon Edward" w:date="2020-08-26T11:40:00Z">
              <w:r w:rsidRPr="006226B0" w:rsidDel="00E1020B">
                <w:rPr>
                  <w:sz w:val="18"/>
                  <w:szCs w:val="18"/>
                </w:rPr>
                <w:delText>https://climatedataguide.ucar.edu/sites/default/files/npindex_monthly.txt</w:delText>
              </w:r>
            </w:del>
          </w:p>
        </w:tc>
      </w:tr>
      <w:tr w:rsidR="00E53084" w:rsidRPr="006226B0" w:rsidDel="00E1020B" w14:paraId="4837129F" w14:textId="7C08CE4C" w:rsidTr="00D9742C">
        <w:trPr>
          <w:trHeight w:val="1020"/>
          <w:del w:id="1712"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148D3144" w14:textId="3FBAA648" w:rsidR="00E53084" w:rsidRPr="006226B0" w:rsidDel="00E1020B" w:rsidRDefault="00E53084" w:rsidP="00D9742C">
            <w:pPr>
              <w:spacing w:after="0" w:line="240" w:lineRule="auto"/>
              <w:ind w:left="100"/>
              <w:rPr>
                <w:del w:id="1713" w:author="Chasco, Brandon Edward" w:date="2020-08-26T11:40:00Z"/>
                <w:b/>
                <w:sz w:val="18"/>
                <w:szCs w:val="18"/>
              </w:rPr>
            </w:pPr>
            <w:del w:id="1714" w:author="Chasco, Brandon Edward" w:date="2020-08-26T11:40:00Z">
              <w:r w:rsidRPr="006226B0" w:rsidDel="00E1020B">
                <w:rPr>
                  <w:b/>
                  <w:sz w:val="18"/>
                  <w:szCs w:val="18"/>
                </w:rPr>
                <w:delText>oni.win</w:delText>
              </w:r>
            </w:del>
          </w:p>
          <w:p w14:paraId="07A7BF32" w14:textId="7689E255" w:rsidR="00E53084" w:rsidRPr="006226B0" w:rsidDel="00E1020B" w:rsidRDefault="00E53084" w:rsidP="00D9742C">
            <w:pPr>
              <w:spacing w:after="0" w:line="240" w:lineRule="auto"/>
              <w:ind w:left="100"/>
              <w:rPr>
                <w:del w:id="1715" w:author="Chasco, Brandon Edward" w:date="2020-08-26T11:40:00Z"/>
                <w:b/>
                <w:sz w:val="18"/>
                <w:szCs w:val="18"/>
              </w:rPr>
            </w:pPr>
            <w:del w:id="1716" w:author="Chasco, Brandon Edward" w:date="2020-08-26T11:40:00Z">
              <w:r w:rsidRPr="006226B0" w:rsidDel="00E1020B">
                <w:rPr>
                  <w:b/>
                  <w:sz w:val="18"/>
                  <w:szCs w:val="18"/>
                </w:rPr>
                <w:delText>oni.spr</w:delText>
              </w:r>
            </w:del>
          </w:p>
          <w:p w14:paraId="495E8B33" w14:textId="22BCD057" w:rsidR="00E53084" w:rsidRPr="006226B0" w:rsidDel="00E1020B" w:rsidRDefault="00E53084" w:rsidP="00D9742C">
            <w:pPr>
              <w:spacing w:after="0" w:line="240" w:lineRule="auto"/>
              <w:ind w:left="100"/>
              <w:rPr>
                <w:del w:id="1717" w:author="Chasco, Brandon Edward" w:date="2020-08-26T11:40:00Z"/>
                <w:b/>
                <w:sz w:val="18"/>
                <w:szCs w:val="18"/>
              </w:rPr>
            </w:pPr>
            <w:del w:id="1718" w:author="Chasco, Brandon Edward" w:date="2020-08-26T11:40:00Z">
              <w:r w:rsidRPr="006226B0" w:rsidDel="00E1020B">
                <w:rPr>
                  <w:b/>
                  <w:sz w:val="18"/>
                  <w:szCs w:val="18"/>
                </w:rPr>
                <w:delText>oni.sum</w:delText>
              </w:r>
            </w:del>
          </w:p>
          <w:p w14:paraId="4B0EF98B" w14:textId="40915E04" w:rsidR="00E53084" w:rsidRPr="006226B0" w:rsidDel="00E1020B" w:rsidRDefault="00E53084" w:rsidP="00D9742C">
            <w:pPr>
              <w:spacing w:after="0" w:line="240" w:lineRule="auto"/>
              <w:ind w:left="100"/>
              <w:rPr>
                <w:del w:id="1719" w:author="Chasco, Brandon Edward" w:date="2020-08-26T11:40:00Z"/>
                <w:b/>
                <w:sz w:val="18"/>
                <w:szCs w:val="18"/>
              </w:rPr>
            </w:pPr>
            <w:del w:id="1720" w:author="Chasco, Brandon Edward" w:date="2020-08-26T11:40:00Z">
              <w:r w:rsidRPr="006226B0" w:rsidDel="00E1020B">
                <w:rPr>
                  <w:b/>
                  <w:sz w:val="18"/>
                  <w:szCs w:val="18"/>
                </w:rPr>
                <w:delText>oni.aut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1888376B" w14:textId="23D09313" w:rsidR="00E53084" w:rsidRPr="006226B0" w:rsidDel="00E1020B" w:rsidRDefault="00E53084" w:rsidP="00D9742C">
            <w:pPr>
              <w:spacing w:after="0" w:line="240" w:lineRule="auto"/>
              <w:ind w:left="100"/>
              <w:rPr>
                <w:del w:id="1721" w:author="Chasco, Brandon Edward" w:date="2020-08-26T11:40:00Z"/>
                <w:sz w:val="18"/>
                <w:szCs w:val="18"/>
              </w:rPr>
            </w:pPr>
            <w:del w:id="1722" w:author="Chasco, Brandon Edward" w:date="2020-08-26T11:40:00Z">
              <w:r w:rsidRPr="006226B0" w:rsidDel="00E1020B">
                <w:rPr>
                  <w:sz w:val="18"/>
                  <w:szCs w:val="18"/>
                </w:rPr>
                <w:delText>Seasonal Oceanic Niño Index</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3CC2C941" w14:textId="13A70EA8" w:rsidR="00E53084" w:rsidRPr="006226B0" w:rsidDel="00E1020B" w:rsidRDefault="00E53084" w:rsidP="00D9742C">
            <w:pPr>
              <w:spacing w:after="0" w:line="240" w:lineRule="auto"/>
              <w:ind w:left="100"/>
              <w:rPr>
                <w:del w:id="1723" w:author="Chasco, Brandon Edward" w:date="2020-08-26T11:40:00Z"/>
                <w:sz w:val="18"/>
                <w:szCs w:val="18"/>
              </w:rPr>
            </w:pPr>
            <w:del w:id="1724" w:author="Chasco, Brandon Edward" w:date="2020-08-26T11:40:00Z">
              <w:r w:rsidRPr="006226B0" w:rsidDel="00E1020B">
                <w:rPr>
                  <w:sz w:val="18"/>
                  <w:szCs w:val="18"/>
                </w:rPr>
                <w:delText>1950-present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17AFA419" w14:textId="4C15D13C" w:rsidR="00E53084" w:rsidRPr="006226B0" w:rsidDel="00E1020B" w:rsidRDefault="00E53084" w:rsidP="00D9742C">
            <w:pPr>
              <w:spacing w:after="0" w:line="240" w:lineRule="auto"/>
              <w:ind w:left="100"/>
              <w:rPr>
                <w:del w:id="1725" w:author="Chasco, Brandon Edward" w:date="2020-08-26T11:40:00Z"/>
                <w:sz w:val="18"/>
                <w:szCs w:val="18"/>
              </w:rPr>
            </w:pPr>
            <w:del w:id="1726" w:author="Chasco, Brandon Edward" w:date="2020-08-26T11:40:00Z">
              <w:r w:rsidRPr="006226B0" w:rsidDel="00E1020B">
                <w:rPr>
                  <w:sz w:val="18"/>
                  <w:szCs w:val="18"/>
                </w:rPr>
                <w:delText>http://www.cpc.ncep.noaa.gov/products/analysis_monitoring/ensostuff/ensoyears.shtml</w:delText>
              </w:r>
            </w:del>
          </w:p>
        </w:tc>
      </w:tr>
      <w:tr w:rsidR="00E53084" w:rsidRPr="006226B0" w:rsidDel="00E1020B" w14:paraId="3157D18D" w14:textId="00066654" w:rsidTr="00D9742C">
        <w:trPr>
          <w:trHeight w:val="1040"/>
          <w:del w:id="1727" w:author="Chasco, Brandon Edward" w:date="2020-08-26T11:40:00Z"/>
        </w:trPr>
        <w:tc>
          <w:tcPr>
            <w:tcW w:w="1800" w:type="dxa"/>
            <w:tcBorders>
              <w:top w:val="nil"/>
              <w:left w:val="nil"/>
              <w:right w:val="nil"/>
            </w:tcBorders>
            <w:shd w:val="clear" w:color="auto" w:fill="auto"/>
            <w:tcMar>
              <w:top w:w="100" w:type="dxa"/>
              <w:left w:w="100" w:type="dxa"/>
              <w:bottom w:w="100" w:type="dxa"/>
              <w:right w:w="100" w:type="dxa"/>
            </w:tcMar>
          </w:tcPr>
          <w:p w14:paraId="03D238CE" w14:textId="78DF4233" w:rsidR="00E53084" w:rsidRPr="006226B0" w:rsidDel="00E1020B" w:rsidRDefault="00E53084" w:rsidP="00D9742C">
            <w:pPr>
              <w:spacing w:after="0" w:line="240" w:lineRule="auto"/>
              <w:ind w:left="100"/>
              <w:rPr>
                <w:del w:id="1728" w:author="Chasco, Brandon Edward" w:date="2020-08-26T11:40:00Z"/>
                <w:b/>
                <w:sz w:val="18"/>
                <w:szCs w:val="18"/>
              </w:rPr>
            </w:pPr>
            <w:del w:id="1729" w:author="Chasco, Brandon Edward" w:date="2020-08-26T11:40:00Z">
              <w:r w:rsidRPr="006226B0" w:rsidDel="00E1020B">
                <w:rPr>
                  <w:b/>
                  <w:sz w:val="18"/>
                  <w:szCs w:val="18"/>
                </w:rPr>
                <w:delText>ersstWACoast.win</w:delText>
              </w:r>
            </w:del>
          </w:p>
          <w:p w14:paraId="32D9DE8D" w14:textId="27FBA3D4" w:rsidR="00E53084" w:rsidRPr="006226B0" w:rsidDel="00E1020B" w:rsidRDefault="00E53084" w:rsidP="00D9742C">
            <w:pPr>
              <w:spacing w:after="0" w:line="240" w:lineRule="auto"/>
              <w:ind w:left="100"/>
              <w:rPr>
                <w:del w:id="1730" w:author="Chasco, Brandon Edward" w:date="2020-08-26T11:40:00Z"/>
                <w:b/>
                <w:sz w:val="18"/>
                <w:szCs w:val="18"/>
              </w:rPr>
            </w:pPr>
            <w:del w:id="1731" w:author="Chasco, Brandon Edward" w:date="2020-08-26T11:40:00Z">
              <w:r w:rsidRPr="006226B0" w:rsidDel="00E1020B">
                <w:rPr>
                  <w:b/>
                  <w:sz w:val="18"/>
                  <w:szCs w:val="18"/>
                </w:rPr>
                <w:delText>ersstWACoast.spr</w:delText>
              </w:r>
            </w:del>
          </w:p>
          <w:p w14:paraId="6B3B8509" w14:textId="7BC8B4E2" w:rsidR="00E53084" w:rsidRPr="006226B0" w:rsidDel="00E1020B" w:rsidRDefault="00E53084" w:rsidP="00D9742C">
            <w:pPr>
              <w:spacing w:after="0" w:line="240" w:lineRule="auto"/>
              <w:ind w:left="100"/>
              <w:rPr>
                <w:del w:id="1732" w:author="Chasco, Brandon Edward" w:date="2020-08-26T11:40:00Z"/>
                <w:b/>
                <w:sz w:val="18"/>
                <w:szCs w:val="18"/>
              </w:rPr>
            </w:pPr>
            <w:del w:id="1733" w:author="Chasco, Brandon Edward" w:date="2020-08-26T11:40:00Z">
              <w:r w:rsidRPr="006226B0" w:rsidDel="00E1020B">
                <w:rPr>
                  <w:b/>
                  <w:sz w:val="18"/>
                  <w:szCs w:val="18"/>
                </w:rPr>
                <w:delText>ersstWACoast.sum</w:delText>
              </w:r>
            </w:del>
          </w:p>
          <w:p w14:paraId="656BA4DA" w14:textId="5DD03D22" w:rsidR="00E53084" w:rsidRPr="006226B0" w:rsidDel="00E1020B" w:rsidRDefault="00E53084" w:rsidP="00D9742C">
            <w:pPr>
              <w:spacing w:after="0" w:line="240" w:lineRule="auto"/>
              <w:ind w:left="100"/>
              <w:rPr>
                <w:del w:id="1734" w:author="Chasco, Brandon Edward" w:date="2020-08-26T11:40:00Z"/>
                <w:b/>
                <w:sz w:val="18"/>
                <w:szCs w:val="18"/>
              </w:rPr>
            </w:pPr>
            <w:del w:id="1735" w:author="Chasco, Brandon Edward" w:date="2020-08-26T11:40:00Z">
              <w:r w:rsidRPr="006226B0" w:rsidDel="00E1020B">
                <w:rPr>
                  <w:b/>
                  <w:sz w:val="18"/>
                  <w:szCs w:val="18"/>
                </w:rPr>
                <w:delText>ersstWACoast.aut</w:delText>
              </w:r>
            </w:del>
          </w:p>
        </w:tc>
        <w:tc>
          <w:tcPr>
            <w:tcW w:w="2985" w:type="dxa"/>
            <w:tcBorders>
              <w:top w:val="nil"/>
              <w:left w:val="nil"/>
              <w:right w:val="nil"/>
            </w:tcBorders>
            <w:shd w:val="clear" w:color="auto" w:fill="auto"/>
            <w:tcMar>
              <w:top w:w="100" w:type="dxa"/>
              <w:left w:w="100" w:type="dxa"/>
              <w:bottom w:w="100" w:type="dxa"/>
              <w:right w:w="100" w:type="dxa"/>
            </w:tcMar>
          </w:tcPr>
          <w:p w14:paraId="6DA01F53" w14:textId="18C62515" w:rsidR="00E53084" w:rsidRPr="006226B0" w:rsidDel="00E1020B" w:rsidRDefault="00E53084" w:rsidP="00D9742C">
            <w:pPr>
              <w:spacing w:after="0" w:line="240" w:lineRule="auto"/>
              <w:ind w:left="100"/>
              <w:rPr>
                <w:del w:id="1736" w:author="Chasco, Brandon Edward" w:date="2020-08-26T11:40:00Z"/>
                <w:sz w:val="18"/>
                <w:szCs w:val="18"/>
              </w:rPr>
            </w:pPr>
            <w:del w:id="1737" w:author="Chasco, Brandon Edward" w:date="2020-08-26T11:40:00Z">
              <w:r w:rsidRPr="006226B0" w:rsidDel="00E1020B">
                <w:rPr>
                  <w:sz w:val="18"/>
                  <w:szCs w:val="18"/>
                </w:rPr>
                <w:delText>Seasonal sea surface temperature for coastal Washington</w:delText>
              </w:r>
            </w:del>
          </w:p>
        </w:tc>
        <w:tc>
          <w:tcPr>
            <w:tcW w:w="1395" w:type="dxa"/>
            <w:tcBorders>
              <w:top w:val="nil"/>
              <w:left w:val="nil"/>
              <w:right w:val="nil"/>
            </w:tcBorders>
            <w:shd w:val="clear" w:color="auto" w:fill="auto"/>
            <w:tcMar>
              <w:top w:w="100" w:type="dxa"/>
              <w:left w:w="100" w:type="dxa"/>
              <w:bottom w:w="100" w:type="dxa"/>
              <w:right w:w="100" w:type="dxa"/>
            </w:tcMar>
          </w:tcPr>
          <w:p w14:paraId="32DEB514" w14:textId="04896768" w:rsidR="00E53084" w:rsidRPr="006226B0" w:rsidDel="00E1020B" w:rsidRDefault="00E53084" w:rsidP="00D9742C">
            <w:pPr>
              <w:spacing w:after="0" w:line="240" w:lineRule="auto"/>
              <w:ind w:left="100"/>
              <w:rPr>
                <w:del w:id="1738" w:author="Chasco, Brandon Edward" w:date="2020-08-26T11:40:00Z"/>
                <w:sz w:val="18"/>
                <w:szCs w:val="18"/>
              </w:rPr>
            </w:pPr>
            <w:del w:id="1739" w:author="Chasco, Brandon Edward" w:date="2020-08-26T11:40:00Z">
              <w:r w:rsidRPr="006226B0" w:rsidDel="00E1020B">
                <w:rPr>
                  <w:sz w:val="18"/>
                  <w:szCs w:val="18"/>
                </w:rPr>
                <w:delText>1900-present</w:delText>
              </w:r>
            </w:del>
          </w:p>
        </w:tc>
        <w:tc>
          <w:tcPr>
            <w:tcW w:w="3615" w:type="dxa"/>
            <w:tcBorders>
              <w:top w:val="nil"/>
              <w:left w:val="nil"/>
              <w:right w:val="nil"/>
            </w:tcBorders>
            <w:shd w:val="clear" w:color="auto" w:fill="auto"/>
            <w:tcMar>
              <w:top w:w="100" w:type="dxa"/>
              <w:left w:w="100" w:type="dxa"/>
              <w:bottom w:w="100" w:type="dxa"/>
              <w:right w:w="100" w:type="dxa"/>
            </w:tcMar>
          </w:tcPr>
          <w:p w14:paraId="24D598E8" w14:textId="2650ACEA" w:rsidR="00E53084" w:rsidRPr="006226B0" w:rsidDel="00E1020B" w:rsidRDefault="00E53084" w:rsidP="00D9742C">
            <w:pPr>
              <w:spacing w:after="0" w:line="240" w:lineRule="auto"/>
              <w:ind w:left="100"/>
              <w:rPr>
                <w:del w:id="1740" w:author="Chasco, Brandon Edward" w:date="2020-08-26T11:40:00Z"/>
                <w:sz w:val="18"/>
                <w:szCs w:val="18"/>
              </w:rPr>
            </w:pPr>
            <w:del w:id="1741" w:author="Chasco, Brandon Edward" w:date="2020-08-26T11:40:00Z">
              <w:r w:rsidRPr="006226B0" w:rsidDel="00E1020B">
                <w:rPr>
                  <w:sz w:val="18"/>
                  <w:szCs w:val="18"/>
                </w:rPr>
                <w:delText>https://www1.ncdc.noaa.gov/pub/data/cmb/ersst/v5/netcdf/</w:delText>
              </w:r>
            </w:del>
          </w:p>
        </w:tc>
      </w:tr>
      <w:tr w:rsidR="00E53084" w:rsidRPr="006226B0" w:rsidDel="00E1020B" w14:paraId="6B1B02A6" w14:textId="403D639D" w:rsidTr="00D9742C">
        <w:trPr>
          <w:trHeight w:val="1200"/>
          <w:del w:id="1742" w:author="Chasco, Brandon Edward" w:date="2020-08-26T11:40:00Z"/>
        </w:trPr>
        <w:tc>
          <w:tcPr>
            <w:tcW w:w="1800" w:type="dxa"/>
            <w:shd w:val="clear" w:color="auto" w:fill="BFBFBF"/>
            <w:tcMar>
              <w:top w:w="100" w:type="dxa"/>
              <w:left w:w="100" w:type="dxa"/>
              <w:bottom w:w="100" w:type="dxa"/>
              <w:right w:w="100" w:type="dxa"/>
            </w:tcMar>
          </w:tcPr>
          <w:p w14:paraId="110EDCD3" w14:textId="1090456A" w:rsidR="00E53084" w:rsidRPr="006226B0" w:rsidDel="00E1020B" w:rsidRDefault="00E53084" w:rsidP="00D9742C">
            <w:pPr>
              <w:spacing w:after="0" w:line="240" w:lineRule="auto"/>
              <w:ind w:left="100"/>
              <w:rPr>
                <w:del w:id="1743" w:author="Chasco, Brandon Edward" w:date="2020-08-26T11:40:00Z"/>
                <w:b/>
                <w:sz w:val="18"/>
                <w:szCs w:val="18"/>
              </w:rPr>
            </w:pPr>
            <w:del w:id="1744" w:author="Chasco, Brandon Edward" w:date="2020-08-26T11:40:00Z">
              <w:r w:rsidRPr="006226B0" w:rsidDel="00E1020B">
                <w:rPr>
                  <w:b/>
                  <w:sz w:val="18"/>
                  <w:szCs w:val="18"/>
                </w:rPr>
                <w:delText>ersstArc.win</w:delText>
              </w:r>
            </w:del>
          </w:p>
          <w:p w14:paraId="023A52E3" w14:textId="306BA213" w:rsidR="00E53084" w:rsidRPr="006226B0" w:rsidDel="00E1020B" w:rsidRDefault="00E53084" w:rsidP="00D9742C">
            <w:pPr>
              <w:spacing w:after="0" w:line="240" w:lineRule="auto"/>
              <w:ind w:left="100"/>
              <w:rPr>
                <w:del w:id="1745" w:author="Chasco, Brandon Edward" w:date="2020-08-26T11:40:00Z"/>
                <w:b/>
                <w:sz w:val="18"/>
                <w:szCs w:val="18"/>
              </w:rPr>
            </w:pPr>
            <w:del w:id="1746" w:author="Chasco, Brandon Edward" w:date="2020-08-26T11:40:00Z">
              <w:r w:rsidRPr="006226B0" w:rsidDel="00E1020B">
                <w:rPr>
                  <w:b/>
                  <w:sz w:val="18"/>
                  <w:szCs w:val="18"/>
                </w:rPr>
                <w:delText>ersstArc.spr</w:delText>
              </w:r>
            </w:del>
          </w:p>
          <w:p w14:paraId="128A85D7" w14:textId="2C3591B5" w:rsidR="00E53084" w:rsidRPr="006226B0" w:rsidDel="00E1020B" w:rsidRDefault="00E53084" w:rsidP="00D9742C">
            <w:pPr>
              <w:spacing w:after="0" w:line="240" w:lineRule="auto"/>
              <w:ind w:left="100"/>
              <w:rPr>
                <w:del w:id="1747" w:author="Chasco, Brandon Edward" w:date="2020-08-26T11:40:00Z"/>
                <w:b/>
                <w:sz w:val="18"/>
                <w:szCs w:val="18"/>
              </w:rPr>
            </w:pPr>
            <w:del w:id="1748" w:author="Chasco, Brandon Edward" w:date="2020-08-26T11:40:00Z">
              <w:r w:rsidRPr="006226B0" w:rsidDel="00E1020B">
                <w:rPr>
                  <w:b/>
                  <w:sz w:val="18"/>
                  <w:szCs w:val="18"/>
                </w:rPr>
                <w:delText>ersstArc.sum</w:delText>
              </w:r>
            </w:del>
          </w:p>
          <w:p w14:paraId="673D457F" w14:textId="1E23961C" w:rsidR="00E53084" w:rsidRPr="006226B0" w:rsidDel="00E1020B" w:rsidRDefault="00E53084" w:rsidP="00D9742C">
            <w:pPr>
              <w:spacing w:after="0" w:line="240" w:lineRule="auto"/>
              <w:ind w:left="100"/>
              <w:rPr>
                <w:del w:id="1749" w:author="Chasco, Brandon Edward" w:date="2020-08-26T11:40:00Z"/>
                <w:b/>
                <w:sz w:val="18"/>
                <w:szCs w:val="18"/>
              </w:rPr>
            </w:pPr>
            <w:del w:id="1750" w:author="Chasco, Brandon Edward" w:date="2020-08-26T11:40:00Z">
              <w:r w:rsidRPr="006226B0" w:rsidDel="00E1020B">
                <w:rPr>
                  <w:b/>
                  <w:sz w:val="18"/>
                  <w:szCs w:val="18"/>
                </w:rPr>
                <w:delText>ersstArc.aut</w:delText>
              </w:r>
            </w:del>
          </w:p>
        </w:tc>
        <w:tc>
          <w:tcPr>
            <w:tcW w:w="2985" w:type="dxa"/>
            <w:shd w:val="clear" w:color="auto" w:fill="BFBFBF"/>
            <w:tcMar>
              <w:top w:w="100" w:type="dxa"/>
              <w:left w:w="100" w:type="dxa"/>
              <w:bottom w:w="100" w:type="dxa"/>
              <w:right w:w="100" w:type="dxa"/>
            </w:tcMar>
          </w:tcPr>
          <w:p w14:paraId="34A0196A" w14:textId="56428357" w:rsidR="00E53084" w:rsidRPr="006226B0" w:rsidDel="00E1020B" w:rsidRDefault="00E53084" w:rsidP="00D9742C">
            <w:pPr>
              <w:spacing w:after="0" w:line="240" w:lineRule="auto"/>
              <w:ind w:left="100"/>
              <w:rPr>
                <w:del w:id="1751" w:author="Chasco, Brandon Edward" w:date="2020-08-26T11:40:00Z"/>
                <w:sz w:val="18"/>
                <w:szCs w:val="18"/>
              </w:rPr>
            </w:pPr>
            <w:del w:id="1752" w:author="Chasco, Brandon Edward" w:date="2020-08-26T11:40:00Z">
              <w:r w:rsidRPr="006226B0" w:rsidDel="00E1020B">
                <w:rPr>
                  <w:sz w:val="18"/>
                  <w:szCs w:val="18"/>
                </w:rPr>
                <w:delText>Seasonal sea surface temperature from Johnstone and Mantua (2014)</w:delText>
              </w:r>
            </w:del>
          </w:p>
        </w:tc>
        <w:tc>
          <w:tcPr>
            <w:tcW w:w="1395" w:type="dxa"/>
            <w:shd w:val="clear" w:color="auto" w:fill="BFBFBF"/>
            <w:tcMar>
              <w:top w:w="100" w:type="dxa"/>
              <w:left w:w="100" w:type="dxa"/>
              <w:bottom w:w="100" w:type="dxa"/>
              <w:right w:w="100" w:type="dxa"/>
            </w:tcMar>
          </w:tcPr>
          <w:p w14:paraId="7CFBD025" w14:textId="50B59245" w:rsidR="00E53084" w:rsidRPr="006226B0" w:rsidDel="00E1020B" w:rsidRDefault="00E53084" w:rsidP="00D9742C">
            <w:pPr>
              <w:spacing w:after="0" w:line="240" w:lineRule="auto"/>
              <w:ind w:left="100"/>
              <w:rPr>
                <w:del w:id="1753" w:author="Chasco, Brandon Edward" w:date="2020-08-26T11:40:00Z"/>
                <w:sz w:val="18"/>
                <w:szCs w:val="18"/>
              </w:rPr>
            </w:pPr>
            <w:del w:id="1754" w:author="Chasco, Brandon Edward" w:date="2020-08-26T11:40:00Z">
              <w:r w:rsidRPr="006226B0" w:rsidDel="00E1020B">
                <w:rPr>
                  <w:sz w:val="18"/>
                  <w:szCs w:val="18"/>
                </w:rPr>
                <w:delText>1900-present</w:delText>
              </w:r>
            </w:del>
          </w:p>
        </w:tc>
        <w:tc>
          <w:tcPr>
            <w:tcW w:w="3615" w:type="dxa"/>
            <w:shd w:val="clear" w:color="auto" w:fill="BFBFBF"/>
            <w:tcMar>
              <w:top w:w="100" w:type="dxa"/>
              <w:left w:w="100" w:type="dxa"/>
              <w:bottom w:w="100" w:type="dxa"/>
              <w:right w:w="100" w:type="dxa"/>
            </w:tcMar>
          </w:tcPr>
          <w:p w14:paraId="636D1712" w14:textId="60B94FF5" w:rsidR="00E53084" w:rsidRPr="006226B0" w:rsidDel="00E1020B" w:rsidRDefault="00E53084" w:rsidP="00D9742C">
            <w:pPr>
              <w:spacing w:after="0" w:line="240" w:lineRule="auto"/>
              <w:ind w:left="100"/>
              <w:rPr>
                <w:del w:id="1755" w:author="Chasco, Brandon Edward" w:date="2020-08-26T11:40:00Z"/>
                <w:sz w:val="18"/>
                <w:szCs w:val="18"/>
              </w:rPr>
            </w:pPr>
            <w:del w:id="1756" w:author="Chasco, Brandon Edward" w:date="2020-08-26T11:40:00Z">
              <w:r w:rsidRPr="006226B0" w:rsidDel="00E1020B">
                <w:rPr>
                  <w:sz w:val="18"/>
                  <w:szCs w:val="18"/>
                </w:rPr>
                <w:delText>https://www1.ncdc.noaa.gov/pub/data/cmb/ersst/v5/netcdf/</w:delText>
              </w:r>
            </w:del>
          </w:p>
        </w:tc>
      </w:tr>
      <w:tr w:rsidR="00E53084" w:rsidRPr="006226B0" w:rsidDel="00E1020B" w14:paraId="47295F26" w14:textId="7CA455F8" w:rsidTr="00D9742C">
        <w:trPr>
          <w:trHeight w:val="1200"/>
          <w:del w:id="1757" w:author="Chasco, Brandon Edward" w:date="2020-08-26T11:40:00Z"/>
        </w:trPr>
        <w:tc>
          <w:tcPr>
            <w:tcW w:w="1800" w:type="dxa"/>
            <w:tcBorders>
              <w:bottom w:val="single" w:sz="4" w:space="0" w:color="000000"/>
            </w:tcBorders>
            <w:shd w:val="clear" w:color="auto" w:fill="auto"/>
            <w:tcMar>
              <w:top w:w="100" w:type="dxa"/>
              <w:left w:w="100" w:type="dxa"/>
              <w:bottom w:w="100" w:type="dxa"/>
              <w:right w:w="100" w:type="dxa"/>
            </w:tcMar>
          </w:tcPr>
          <w:p w14:paraId="064196D7" w14:textId="0E23504F" w:rsidR="00E53084" w:rsidRPr="006226B0" w:rsidDel="00E1020B" w:rsidRDefault="00E53084" w:rsidP="00D9742C">
            <w:pPr>
              <w:spacing w:after="0" w:line="240" w:lineRule="auto"/>
              <w:ind w:left="100"/>
              <w:rPr>
                <w:del w:id="1758" w:author="Chasco, Brandon Edward" w:date="2020-08-26T11:40:00Z"/>
                <w:b/>
                <w:sz w:val="18"/>
                <w:szCs w:val="18"/>
              </w:rPr>
            </w:pPr>
            <w:del w:id="1759" w:author="Chasco, Brandon Edward" w:date="2020-08-26T11:40:00Z">
              <w:r w:rsidRPr="006226B0" w:rsidDel="00E1020B">
                <w:rPr>
                  <w:b/>
                  <w:sz w:val="18"/>
                  <w:szCs w:val="18"/>
                </w:rPr>
                <w:delText>transport.win</w:delText>
              </w:r>
            </w:del>
          </w:p>
          <w:p w14:paraId="1D446563" w14:textId="7BCCAB1B" w:rsidR="00E53084" w:rsidRPr="006226B0" w:rsidDel="00E1020B" w:rsidRDefault="00E53084" w:rsidP="00D9742C">
            <w:pPr>
              <w:spacing w:after="0" w:line="240" w:lineRule="auto"/>
              <w:ind w:left="100"/>
              <w:rPr>
                <w:del w:id="1760" w:author="Chasco, Brandon Edward" w:date="2020-08-26T11:40:00Z"/>
                <w:b/>
                <w:sz w:val="18"/>
                <w:szCs w:val="18"/>
              </w:rPr>
            </w:pPr>
            <w:del w:id="1761" w:author="Chasco, Brandon Edward" w:date="2020-08-26T11:40:00Z">
              <w:r w:rsidRPr="006226B0" w:rsidDel="00E1020B">
                <w:rPr>
                  <w:b/>
                  <w:sz w:val="18"/>
                  <w:szCs w:val="18"/>
                </w:rPr>
                <w:delText>transport.spr</w:delText>
              </w:r>
            </w:del>
          </w:p>
          <w:p w14:paraId="63F2520B" w14:textId="75CD24CA" w:rsidR="00E53084" w:rsidRPr="006226B0" w:rsidDel="00E1020B" w:rsidRDefault="00E53084" w:rsidP="00D9742C">
            <w:pPr>
              <w:spacing w:after="0" w:line="240" w:lineRule="auto"/>
              <w:ind w:left="100"/>
              <w:rPr>
                <w:del w:id="1762" w:author="Chasco, Brandon Edward" w:date="2020-08-26T11:40:00Z"/>
                <w:b/>
                <w:sz w:val="18"/>
                <w:szCs w:val="18"/>
              </w:rPr>
            </w:pPr>
            <w:del w:id="1763" w:author="Chasco, Brandon Edward" w:date="2020-08-26T11:40:00Z">
              <w:r w:rsidRPr="006226B0" w:rsidDel="00E1020B">
                <w:rPr>
                  <w:b/>
                  <w:sz w:val="18"/>
                  <w:szCs w:val="18"/>
                </w:rPr>
                <w:delText>transport.sum</w:delText>
              </w:r>
            </w:del>
          </w:p>
          <w:p w14:paraId="624249FC" w14:textId="5A094E7F" w:rsidR="00E53084" w:rsidRPr="006226B0" w:rsidDel="00E1020B" w:rsidRDefault="00E53084" w:rsidP="00D9742C">
            <w:pPr>
              <w:spacing w:after="0" w:line="240" w:lineRule="auto"/>
              <w:ind w:left="100"/>
              <w:rPr>
                <w:del w:id="1764" w:author="Chasco, Brandon Edward" w:date="2020-08-26T11:40:00Z"/>
                <w:b/>
                <w:sz w:val="18"/>
                <w:szCs w:val="18"/>
              </w:rPr>
            </w:pPr>
            <w:del w:id="1765" w:author="Chasco, Brandon Edward" w:date="2020-08-26T11:40:00Z">
              <w:r w:rsidRPr="006226B0" w:rsidDel="00E1020B">
                <w:rPr>
                  <w:b/>
                  <w:sz w:val="18"/>
                  <w:szCs w:val="18"/>
                </w:rPr>
                <w:delText>transport.aut</w:delText>
              </w:r>
            </w:del>
          </w:p>
        </w:tc>
        <w:tc>
          <w:tcPr>
            <w:tcW w:w="2985" w:type="dxa"/>
            <w:tcBorders>
              <w:bottom w:val="single" w:sz="4" w:space="0" w:color="000000"/>
            </w:tcBorders>
            <w:shd w:val="clear" w:color="auto" w:fill="auto"/>
            <w:tcMar>
              <w:top w:w="100" w:type="dxa"/>
              <w:left w:w="100" w:type="dxa"/>
              <w:bottom w:w="100" w:type="dxa"/>
              <w:right w:w="100" w:type="dxa"/>
            </w:tcMar>
          </w:tcPr>
          <w:p w14:paraId="241D2828" w14:textId="3B4715F5" w:rsidR="00E53084" w:rsidRPr="006226B0" w:rsidDel="00E1020B" w:rsidRDefault="00E53084" w:rsidP="00D9742C">
            <w:pPr>
              <w:spacing w:after="0" w:line="240" w:lineRule="auto"/>
              <w:ind w:left="100"/>
              <w:rPr>
                <w:del w:id="1766" w:author="Chasco, Brandon Edward" w:date="2020-08-26T11:40:00Z"/>
                <w:sz w:val="18"/>
                <w:szCs w:val="18"/>
              </w:rPr>
            </w:pPr>
            <w:del w:id="1767" w:author="Chasco, Brandon Edward" w:date="2020-08-26T11:40:00Z">
              <w:r w:rsidRPr="00532405" w:rsidDel="00E1020B">
                <w:rPr>
                  <w:sz w:val="18"/>
                  <w:szCs w:val="18"/>
                </w:rPr>
                <w:delText xml:space="preserve">Seasonal measure of Sverdrup index most correlated with the </w:delText>
              </w:r>
              <w:r w:rsidRPr="006226B0" w:rsidDel="00E1020B">
                <w:rPr>
                  <w:sz w:val="18"/>
                  <w:szCs w:val="18"/>
                </w:rPr>
                <w:delText>temperatures in the upper 20 meters.</w:delText>
              </w:r>
            </w:del>
          </w:p>
        </w:tc>
        <w:tc>
          <w:tcPr>
            <w:tcW w:w="1395" w:type="dxa"/>
            <w:tcBorders>
              <w:bottom w:val="single" w:sz="4" w:space="0" w:color="000000"/>
            </w:tcBorders>
            <w:shd w:val="clear" w:color="auto" w:fill="auto"/>
            <w:tcMar>
              <w:top w:w="100" w:type="dxa"/>
              <w:left w:w="100" w:type="dxa"/>
              <w:bottom w:w="100" w:type="dxa"/>
              <w:right w:w="100" w:type="dxa"/>
            </w:tcMar>
          </w:tcPr>
          <w:p w14:paraId="0D9A57AF" w14:textId="31223DD5" w:rsidR="00E53084" w:rsidRPr="006226B0" w:rsidDel="00E1020B" w:rsidRDefault="00E53084" w:rsidP="00D9742C">
            <w:pPr>
              <w:spacing w:after="0" w:line="240" w:lineRule="auto"/>
              <w:ind w:left="100"/>
              <w:rPr>
                <w:del w:id="1768" w:author="Chasco, Brandon Edward" w:date="2020-08-26T11:40:00Z"/>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75227D2F" w14:textId="09AAE874" w:rsidR="00E53084" w:rsidRPr="006226B0" w:rsidDel="00E1020B" w:rsidRDefault="00E53084" w:rsidP="00D9742C">
            <w:pPr>
              <w:spacing w:after="0" w:line="240" w:lineRule="auto"/>
              <w:ind w:left="100"/>
              <w:rPr>
                <w:del w:id="1769" w:author="Chasco, Brandon Edward" w:date="2020-08-26T11:40:00Z"/>
                <w:sz w:val="18"/>
                <w:szCs w:val="18"/>
              </w:rPr>
            </w:pPr>
          </w:p>
        </w:tc>
      </w:tr>
    </w:tbl>
    <w:p w14:paraId="1933FE03" w14:textId="47831543" w:rsidR="00E53084" w:rsidRPr="006226B0" w:rsidDel="00E1020B" w:rsidRDefault="00E53084" w:rsidP="00E53084">
      <w:pPr>
        <w:rPr>
          <w:del w:id="1770" w:author="Chasco, Brandon Edward" w:date="2020-08-26T11:40:00Z"/>
        </w:rPr>
      </w:pPr>
    </w:p>
    <w:p w14:paraId="7AA47E52" w14:textId="0AD38316" w:rsidR="00E53084" w:rsidRPr="006226B0" w:rsidDel="00E1020B" w:rsidRDefault="00E53084" w:rsidP="00E53084">
      <w:pPr>
        <w:spacing w:after="0" w:line="240" w:lineRule="auto"/>
        <w:rPr>
          <w:del w:id="1771" w:author="Chasco, Brandon Edward" w:date="2020-08-26T11:40:00Z"/>
        </w:rPr>
      </w:pPr>
      <w:del w:id="1772" w:author="Chasco, Brandon Edward" w:date="2020-08-26T11:40:00Z">
        <w:r w:rsidRPr="006226B0" w:rsidDel="00E1020B">
          <w:br w:type="page"/>
        </w:r>
      </w:del>
    </w:p>
    <w:p w14:paraId="138F09B3" w14:textId="4B594ACF" w:rsidR="00E53084" w:rsidRPr="006226B0" w:rsidDel="00E1020B" w:rsidRDefault="00CB353E" w:rsidP="00E53084">
      <w:pPr>
        <w:keepNext/>
        <w:pBdr>
          <w:top w:val="nil"/>
          <w:left w:val="nil"/>
          <w:bottom w:val="nil"/>
          <w:right w:val="nil"/>
          <w:between w:val="nil"/>
        </w:pBdr>
        <w:spacing w:after="200"/>
        <w:rPr>
          <w:del w:id="1773" w:author="Chasco, Brandon Edward" w:date="2020-08-26T11:40:00Z"/>
          <w:color w:val="000000"/>
        </w:rPr>
      </w:pPr>
      <w:del w:id="1774" w:author="Chasco, Brandon Edward" w:date="2020-08-26T11:40:00Z">
        <w:r w:rsidDel="00E1020B">
          <w:rPr>
            <w:color w:val="000000"/>
          </w:rPr>
          <w:fldChar w:fldCharType="begin"/>
        </w:r>
        <w:r w:rsidDel="00E1020B">
          <w:rPr>
            <w:color w:val="000000"/>
          </w:rPr>
          <w:delInstrText xml:space="preserve"> REF _Ref39755688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3</w:delText>
        </w:r>
        <w:r w:rsidR="00D27709" w:rsidDel="00E1020B">
          <w:delText xml:space="preserve">. </w:delText>
        </w:r>
        <w:r w:rsidR="00D27709" w:rsidRPr="00B166D4" w:rsidDel="00E1020B">
          <w:rPr>
            <w:color w:val="000000"/>
          </w:rPr>
          <w:delText>List of data types, subscripts, parameters (i.e., fixed effects), and random effects used to model the smolt to adult survival of spring/summer Chinook salmon originating from the Snake River Basin.</w:delText>
        </w:r>
        <w:r w:rsidDel="00E1020B">
          <w:rPr>
            <w:color w:val="000000"/>
          </w:rPr>
          <w:fldChar w:fldCharType="end"/>
        </w:r>
        <w:r w:rsidR="00455D4C" w:rsidDel="00E1020B">
          <w:rPr>
            <w:color w:val="000000"/>
          </w:rPr>
          <w:delText xml:space="preserve"> </w:delText>
        </w:r>
      </w:del>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53084" w:rsidRPr="006226B0" w:rsidDel="00E1020B" w14:paraId="4CDAF403" w14:textId="6BD5EC68" w:rsidTr="00D9742C">
        <w:trPr>
          <w:trHeight w:val="423"/>
          <w:del w:id="1775" w:author="Chasco, Brandon Edward" w:date="2020-08-26T11:40:00Z"/>
        </w:trPr>
        <w:tc>
          <w:tcPr>
            <w:tcW w:w="2032" w:type="dxa"/>
            <w:tcBorders>
              <w:top w:val="single" w:sz="4" w:space="0" w:color="000000"/>
              <w:bottom w:val="single" w:sz="4" w:space="0" w:color="000000"/>
            </w:tcBorders>
          </w:tcPr>
          <w:p w14:paraId="7173DFE2" w14:textId="3B97D711" w:rsidR="00E53084" w:rsidRPr="006226B0" w:rsidDel="00E1020B" w:rsidRDefault="00E53084" w:rsidP="00D9742C">
            <w:pPr>
              <w:spacing w:line="240" w:lineRule="auto"/>
              <w:rPr>
                <w:del w:id="1776" w:author="Chasco, Brandon Edward" w:date="2020-08-26T11:40:00Z"/>
              </w:rPr>
            </w:pPr>
            <w:del w:id="1777" w:author="Chasco, Brandon Edward" w:date="2020-08-26T11:40:00Z">
              <w:r w:rsidRPr="006226B0" w:rsidDel="00E1020B">
                <w:delText>Type</w:delText>
              </w:r>
            </w:del>
          </w:p>
        </w:tc>
        <w:tc>
          <w:tcPr>
            <w:tcW w:w="1267" w:type="dxa"/>
            <w:tcBorders>
              <w:top w:val="single" w:sz="4" w:space="0" w:color="000000"/>
              <w:bottom w:val="single" w:sz="4" w:space="0" w:color="000000"/>
            </w:tcBorders>
          </w:tcPr>
          <w:p w14:paraId="0560C25D" w14:textId="4B228848" w:rsidR="00E53084" w:rsidRPr="006226B0" w:rsidDel="00E1020B" w:rsidRDefault="00E53084" w:rsidP="00D9742C">
            <w:pPr>
              <w:spacing w:line="240" w:lineRule="auto"/>
              <w:rPr>
                <w:del w:id="1778" w:author="Chasco, Brandon Edward" w:date="2020-08-26T11:40:00Z"/>
              </w:rPr>
            </w:pPr>
            <w:del w:id="1779" w:author="Chasco, Brandon Edward" w:date="2020-08-26T11:40:00Z">
              <w:r w:rsidRPr="006226B0" w:rsidDel="00E1020B">
                <w:delText>Symbol</w:delText>
              </w:r>
            </w:del>
          </w:p>
        </w:tc>
        <w:tc>
          <w:tcPr>
            <w:tcW w:w="6400" w:type="dxa"/>
            <w:tcBorders>
              <w:top w:val="single" w:sz="4" w:space="0" w:color="000000"/>
              <w:bottom w:val="single" w:sz="4" w:space="0" w:color="000000"/>
            </w:tcBorders>
          </w:tcPr>
          <w:p w14:paraId="6C0D1491" w14:textId="06D31B96" w:rsidR="00E53084" w:rsidRPr="006226B0" w:rsidDel="00E1020B" w:rsidRDefault="00E53084" w:rsidP="00D9742C">
            <w:pPr>
              <w:spacing w:line="240" w:lineRule="auto"/>
              <w:rPr>
                <w:del w:id="1780" w:author="Chasco, Brandon Edward" w:date="2020-08-26T11:40:00Z"/>
              </w:rPr>
            </w:pPr>
            <w:del w:id="1781" w:author="Chasco, Brandon Edward" w:date="2020-08-26T11:40:00Z">
              <w:r w:rsidRPr="006226B0" w:rsidDel="00E1020B">
                <w:delText>Description</w:delText>
              </w:r>
            </w:del>
          </w:p>
        </w:tc>
      </w:tr>
      <w:tr w:rsidR="00E53084" w:rsidRPr="006226B0" w:rsidDel="00E1020B" w14:paraId="25C98F5E" w14:textId="0AC641B5" w:rsidTr="00D9742C">
        <w:trPr>
          <w:trHeight w:val="408"/>
          <w:del w:id="1782" w:author="Chasco, Brandon Edward" w:date="2020-08-26T11:40:00Z"/>
        </w:trPr>
        <w:tc>
          <w:tcPr>
            <w:tcW w:w="2032" w:type="dxa"/>
            <w:tcBorders>
              <w:top w:val="single" w:sz="4" w:space="0" w:color="000000"/>
              <w:left w:val="nil"/>
              <w:bottom w:val="nil"/>
              <w:right w:val="nil"/>
            </w:tcBorders>
          </w:tcPr>
          <w:p w14:paraId="06D00251" w14:textId="08DB445A" w:rsidR="00E53084" w:rsidRPr="006226B0" w:rsidDel="00E1020B" w:rsidRDefault="00E53084" w:rsidP="00D9742C">
            <w:pPr>
              <w:spacing w:line="240" w:lineRule="auto"/>
              <w:rPr>
                <w:del w:id="1783" w:author="Chasco, Brandon Edward" w:date="2020-08-26T11:40:00Z"/>
              </w:rPr>
            </w:pPr>
            <w:del w:id="1784" w:author="Chasco, Brandon Edward" w:date="2020-08-26T11:40:00Z">
              <w:r w:rsidRPr="006226B0" w:rsidDel="00E1020B">
                <w:delText>Data</w:delText>
              </w:r>
            </w:del>
          </w:p>
        </w:tc>
        <w:tc>
          <w:tcPr>
            <w:tcW w:w="1267" w:type="dxa"/>
            <w:tcBorders>
              <w:top w:val="single" w:sz="4" w:space="0" w:color="000000"/>
              <w:left w:val="nil"/>
              <w:bottom w:val="nil"/>
              <w:right w:val="nil"/>
            </w:tcBorders>
          </w:tcPr>
          <w:p w14:paraId="74F58E20" w14:textId="6B6C70A6" w:rsidR="00E53084" w:rsidRPr="00B166D4" w:rsidDel="00E1020B" w:rsidRDefault="009B0FE2" w:rsidP="00D9742C">
            <w:pPr>
              <w:jc w:val="center"/>
              <w:rPr>
                <w:del w:id="1785" w:author="Chasco, Brandon Edward" w:date="2020-08-26T11:40:00Z"/>
                <w:rFonts w:ascii="Cambria Math" w:eastAsia="Cambria Math" w:hAnsi="Cambria Math" w:cs="Cambria Math"/>
              </w:rPr>
            </w:pPr>
            <m:oMathPara>
              <m:oMath>
                <m:sSub>
                  <m:sSubPr>
                    <m:ctrlPr>
                      <w:del w:id="1786" w:author="Chasco, Brandon Edward" w:date="2020-08-26T11:40:00Z">
                        <w:rPr>
                          <w:rFonts w:ascii="Cambria Math" w:eastAsia="Cambria Math" w:hAnsi="Cambria Math" w:cs="Cambria Math"/>
                        </w:rPr>
                      </w:del>
                    </m:ctrlPr>
                  </m:sSubPr>
                  <m:e>
                    <m:r>
                      <w:del w:id="1787" w:author="Chasco, Brandon Edward" w:date="2020-08-26T11:40:00Z">
                        <m:rPr>
                          <m:sty m:val="p"/>
                        </m:rPr>
                        <w:rPr>
                          <w:rFonts w:ascii="Cambria Math" w:eastAsia="Cambria Math" w:hAnsi="Cambria Math" w:cs="Cambria Math"/>
                        </w:rPr>
                        <m:t>n</m:t>
                      </w:del>
                    </m:r>
                  </m:e>
                  <m:sub>
                    <m:r>
                      <w:del w:id="1788" w:author="Chasco, Brandon Edward" w:date="2020-08-26T11:40:00Z">
                        <m:rPr>
                          <m:sty m:val="p"/>
                        </m:rPr>
                        <w:rPr>
                          <w:rFonts w:ascii="Cambria Math" w:eastAsia="Cambria Math" w:hAnsi="Cambria Math" w:cs="Cambria Math"/>
                        </w:rPr>
                        <m:t>rjt</m:t>
                      </w:del>
                    </m:r>
                  </m:sub>
                </m:sSub>
              </m:oMath>
            </m:oMathPara>
          </w:p>
        </w:tc>
        <w:tc>
          <w:tcPr>
            <w:tcW w:w="6400" w:type="dxa"/>
            <w:tcBorders>
              <w:top w:val="single" w:sz="4" w:space="0" w:color="000000"/>
              <w:left w:val="nil"/>
              <w:bottom w:val="nil"/>
              <w:right w:val="nil"/>
            </w:tcBorders>
          </w:tcPr>
          <w:p w14:paraId="0B5A6461" w14:textId="3A2A7B3A" w:rsidR="00E53084" w:rsidRPr="00B166D4" w:rsidDel="00E1020B" w:rsidRDefault="00E53084" w:rsidP="00D9742C">
            <w:pPr>
              <w:spacing w:line="240" w:lineRule="auto"/>
              <w:rPr>
                <w:del w:id="1789" w:author="Chasco, Brandon Edward" w:date="2020-08-26T11:40:00Z"/>
              </w:rPr>
            </w:pPr>
            <w:del w:id="1790" w:author="Chasco, Brandon Edward" w:date="2020-08-26T11:40:00Z">
              <w:r w:rsidRPr="00B166D4" w:rsidDel="00E1020B">
                <w:delText>Cohort of juvenile fish of rear type r migrating past Bonneville Dam on day j in year t</w:delText>
              </w:r>
            </w:del>
          </w:p>
        </w:tc>
      </w:tr>
      <w:tr w:rsidR="00E53084" w:rsidRPr="006226B0" w:rsidDel="00E1020B" w14:paraId="362DF076" w14:textId="1A2D0C0B" w:rsidTr="00D9742C">
        <w:trPr>
          <w:trHeight w:val="408"/>
          <w:del w:id="1791" w:author="Chasco, Brandon Edward" w:date="2020-08-26T11:40:00Z"/>
        </w:trPr>
        <w:tc>
          <w:tcPr>
            <w:tcW w:w="2032" w:type="dxa"/>
            <w:tcBorders>
              <w:top w:val="nil"/>
              <w:left w:val="nil"/>
              <w:bottom w:val="nil"/>
              <w:right w:val="nil"/>
            </w:tcBorders>
          </w:tcPr>
          <w:p w14:paraId="408DD07B" w14:textId="72D363DD" w:rsidR="00E53084" w:rsidRPr="006226B0" w:rsidDel="00E1020B" w:rsidRDefault="00E53084" w:rsidP="00D9742C">
            <w:pPr>
              <w:spacing w:line="240" w:lineRule="auto"/>
              <w:rPr>
                <w:del w:id="1792" w:author="Chasco, Brandon Edward" w:date="2020-08-26T11:40:00Z"/>
              </w:rPr>
            </w:pPr>
          </w:p>
        </w:tc>
        <w:tc>
          <w:tcPr>
            <w:tcW w:w="1267" w:type="dxa"/>
            <w:tcBorders>
              <w:top w:val="nil"/>
              <w:left w:val="nil"/>
              <w:bottom w:val="nil"/>
              <w:right w:val="nil"/>
            </w:tcBorders>
          </w:tcPr>
          <w:p w14:paraId="1B83D587" w14:textId="3290EBE4" w:rsidR="00E53084" w:rsidRPr="00B166D4" w:rsidDel="00E1020B" w:rsidRDefault="009B0FE2" w:rsidP="00D9742C">
            <w:pPr>
              <w:jc w:val="center"/>
              <w:rPr>
                <w:del w:id="1793" w:author="Chasco, Brandon Edward" w:date="2020-08-26T11:40:00Z"/>
                <w:rFonts w:ascii="Cambria Math" w:eastAsia="Cambria Math" w:hAnsi="Cambria Math" w:cs="Cambria Math"/>
              </w:rPr>
            </w:pPr>
            <m:oMathPara>
              <m:oMath>
                <m:sSub>
                  <m:sSubPr>
                    <m:ctrlPr>
                      <w:del w:id="1794" w:author="Chasco, Brandon Edward" w:date="2020-08-26T11:40:00Z">
                        <w:rPr>
                          <w:rFonts w:ascii="Cambria Math" w:eastAsia="Cambria Math" w:hAnsi="Cambria Math" w:cs="Cambria Math"/>
                        </w:rPr>
                      </w:del>
                    </m:ctrlPr>
                  </m:sSubPr>
                  <m:e>
                    <m:r>
                      <w:del w:id="1795" w:author="Chasco, Brandon Edward" w:date="2020-08-26T11:40:00Z">
                        <m:rPr>
                          <m:sty m:val="p"/>
                        </m:rPr>
                        <w:rPr>
                          <w:rFonts w:ascii="Cambria Math" w:eastAsia="Cambria Math" w:hAnsi="Cambria Math" w:cs="Cambria Math"/>
                        </w:rPr>
                        <m:t>k</m:t>
                      </w:del>
                    </m:r>
                  </m:e>
                  <m:sub>
                    <m:r>
                      <w:del w:id="1796" w:author="Chasco, Brandon Edward" w:date="2020-08-26T11:40:00Z">
                        <m:rPr>
                          <m:sty m:val="p"/>
                        </m:rPr>
                        <w:rPr>
                          <w:rFonts w:ascii="Cambria Math" w:eastAsia="Cambria Math" w:hAnsi="Cambria Math" w:cs="Cambria Math"/>
                        </w:rPr>
                        <m:t>rjt</m:t>
                      </w:del>
                    </m:r>
                  </m:sub>
                </m:sSub>
              </m:oMath>
            </m:oMathPara>
          </w:p>
        </w:tc>
        <w:tc>
          <w:tcPr>
            <w:tcW w:w="6400" w:type="dxa"/>
            <w:tcBorders>
              <w:top w:val="nil"/>
              <w:left w:val="nil"/>
              <w:bottom w:val="nil"/>
              <w:right w:val="nil"/>
            </w:tcBorders>
          </w:tcPr>
          <w:p w14:paraId="2BA36387" w14:textId="7C6DC50A" w:rsidR="00E53084" w:rsidRPr="00B166D4" w:rsidDel="00E1020B" w:rsidRDefault="00E53084" w:rsidP="00D9742C">
            <w:pPr>
              <w:spacing w:line="240" w:lineRule="auto"/>
              <w:rPr>
                <w:del w:id="1797" w:author="Chasco, Brandon Edward" w:date="2020-08-26T11:40:00Z"/>
              </w:rPr>
            </w:pPr>
            <w:del w:id="1798" w:author="Chasco, Brandon Edward" w:date="2020-08-26T11:40:00Z">
              <w:r w:rsidRPr="00B166D4" w:rsidDel="00E1020B">
                <w:delText>Number of fish from the juvenile cohort of rear type r migrating past Bonneville Dam on day j in year t that survived to adulthood</w:delText>
              </w:r>
            </w:del>
          </w:p>
        </w:tc>
      </w:tr>
      <w:tr w:rsidR="00E53084" w:rsidRPr="006226B0" w:rsidDel="00E1020B" w14:paraId="0600074F" w14:textId="593A648A" w:rsidTr="00D9742C">
        <w:trPr>
          <w:trHeight w:val="408"/>
          <w:del w:id="1799" w:author="Chasco, Brandon Edward" w:date="2020-08-26T11:40:00Z"/>
        </w:trPr>
        <w:tc>
          <w:tcPr>
            <w:tcW w:w="2032" w:type="dxa"/>
            <w:tcBorders>
              <w:top w:val="nil"/>
              <w:left w:val="nil"/>
              <w:bottom w:val="nil"/>
              <w:right w:val="nil"/>
            </w:tcBorders>
          </w:tcPr>
          <w:p w14:paraId="1B6E9E1C" w14:textId="4D33BBC4" w:rsidR="00E53084" w:rsidRPr="006226B0" w:rsidDel="00E1020B" w:rsidRDefault="00E53084" w:rsidP="00D9742C">
            <w:pPr>
              <w:spacing w:line="240" w:lineRule="auto"/>
              <w:rPr>
                <w:del w:id="1800" w:author="Chasco, Brandon Edward" w:date="2020-08-26T11:40:00Z"/>
              </w:rPr>
            </w:pPr>
          </w:p>
        </w:tc>
        <w:tc>
          <w:tcPr>
            <w:tcW w:w="1267" w:type="dxa"/>
            <w:tcBorders>
              <w:top w:val="nil"/>
              <w:left w:val="nil"/>
              <w:bottom w:val="nil"/>
              <w:right w:val="nil"/>
            </w:tcBorders>
          </w:tcPr>
          <w:p w14:paraId="7DB45755" w14:textId="4FFE1E09" w:rsidR="00E53084" w:rsidRPr="00B166D4" w:rsidDel="00E1020B" w:rsidRDefault="009B0FE2" w:rsidP="00D9742C">
            <w:pPr>
              <w:jc w:val="center"/>
              <w:rPr>
                <w:del w:id="1801" w:author="Chasco, Brandon Edward" w:date="2020-08-26T11:40:00Z"/>
                <w:rFonts w:ascii="Cambria Math" w:eastAsia="Cambria Math" w:hAnsi="Cambria Math" w:cs="Cambria Math"/>
              </w:rPr>
            </w:pPr>
            <m:oMathPara>
              <m:oMath>
                <m:sSub>
                  <m:sSubPr>
                    <m:ctrlPr>
                      <w:del w:id="1802" w:author="Chasco, Brandon Edward" w:date="2020-08-26T11:40:00Z">
                        <w:rPr>
                          <w:rFonts w:ascii="Cambria Math" w:eastAsia="Cambria Math" w:hAnsi="Cambria Math" w:cs="Cambria Math"/>
                        </w:rPr>
                      </w:del>
                    </m:ctrlPr>
                  </m:sSubPr>
                  <m:e>
                    <m:r>
                      <w:del w:id="1803" w:author="Chasco, Brandon Edward" w:date="2020-08-26T11:40:00Z">
                        <m:rPr>
                          <m:sty m:val="p"/>
                        </m:rPr>
                        <w:rPr>
                          <w:rFonts w:ascii="Cambria Math" w:eastAsia="Cambria Math" w:hAnsi="Cambria Math" w:cs="Cambria Math"/>
                        </w:rPr>
                        <m:t>x</m:t>
                      </w:del>
                    </m:r>
                  </m:e>
                  <m:sub>
                    <m:r>
                      <w:del w:id="1804" w:author="Chasco, Brandon Edward" w:date="2020-08-26T11:40:00Z">
                        <m:rPr>
                          <m:sty m:val="p"/>
                        </m:rPr>
                        <w:rPr>
                          <w:rFonts w:ascii="Cambria Math" w:eastAsia="Cambria Math" w:hAnsi="Cambria Math" w:cs="Cambria Math"/>
                        </w:rPr>
                        <m:t>t</m:t>
                      </w:del>
                    </m:r>
                  </m:sub>
                </m:sSub>
              </m:oMath>
            </m:oMathPara>
          </w:p>
        </w:tc>
        <w:tc>
          <w:tcPr>
            <w:tcW w:w="6400" w:type="dxa"/>
            <w:tcBorders>
              <w:top w:val="nil"/>
              <w:left w:val="nil"/>
              <w:bottom w:val="nil"/>
              <w:right w:val="nil"/>
            </w:tcBorders>
          </w:tcPr>
          <w:p w14:paraId="0A875CCE" w14:textId="62D324DF" w:rsidR="00E53084" w:rsidRPr="00B166D4" w:rsidDel="00E1020B" w:rsidRDefault="00E53084" w:rsidP="00D9742C">
            <w:pPr>
              <w:spacing w:line="240" w:lineRule="auto"/>
              <w:rPr>
                <w:del w:id="1805" w:author="Chasco, Brandon Edward" w:date="2020-08-26T11:40:00Z"/>
              </w:rPr>
            </w:pPr>
            <w:del w:id="1806" w:author="Chasco, Brandon Edward" w:date="2020-08-26T11:40:00Z">
              <w:r w:rsidRPr="00B166D4" w:rsidDel="00E1020B">
                <w:delText>Vector of environmental covariates for year t</w:delText>
              </w:r>
            </w:del>
          </w:p>
        </w:tc>
      </w:tr>
      <w:tr w:rsidR="00E53084" w:rsidRPr="006226B0" w:rsidDel="00E1020B" w14:paraId="130A124B" w14:textId="2C9DEDC8" w:rsidTr="00D9742C">
        <w:trPr>
          <w:trHeight w:val="408"/>
          <w:del w:id="1807" w:author="Chasco, Brandon Edward" w:date="2020-08-26T11:40:00Z"/>
        </w:trPr>
        <w:tc>
          <w:tcPr>
            <w:tcW w:w="2032" w:type="dxa"/>
            <w:tcBorders>
              <w:top w:val="nil"/>
              <w:left w:val="nil"/>
              <w:bottom w:val="nil"/>
              <w:right w:val="nil"/>
            </w:tcBorders>
          </w:tcPr>
          <w:p w14:paraId="4A250537" w14:textId="302FE0B2" w:rsidR="00E53084" w:rsidRPr="006226B0" w:rsidDel="00E1020B" w:rsidRDefault="00E53084" w:rsidP="00D9742C">
            <w:pPr>
              <w:spacing w:line="240" w:lineRule="auto"/>
              <w:rPr>
                <w:del w:id="1808" w:author="Chasco, Brandon Edward" w:date="2020-08-26T11:40:00Z"/>
              </w:rPr>
            </w:pPr>
            <w:del w:id="1809" w:author="Chasco, Brandon Edward" w:date="2020-08-26T11:40:00Z">
              <w:r w:rsidRPr="006226B0" w:rsidDel="00E1020B">
                <w:delText>Index</w:delText>
              </w:r>
            </w:del>
          </w:p>
        </w:tc>
        <w:tc>
          <w:tcPr>
            <w:tcW w:w="1267" w:type="dxa"/>
            <w:tcBorders>
              <w:top w:val="nil"/>
              <w:left w:val="nil"/>
              <w:bottom w:val="nil"/>
              <w:right w:val="nil"/>
            </w:tcBorders>
          </w:tcPr>
          <w:p w14:paraId="0945EC92" w14:textId="1FEA277E" w:rsidR="00E53084" w:rsidRPr="006226B0" w:rsidDel="00E1020B" w:rsidRDefault="00E53084" w:rsidP="00D9742C">
            <w:pPr>
              <w:spacing w:line="240" w:lineRule="auto"/>
              <w:jc w:val="center"/>
              <w:rPr>
                <w:del w:id="1810" w:author="Chasco, Brandon Edward" w:date="2020-08-26T11:40:00Z"/>
                <w:b/>
              </w:rPr>
            </w:pPr>
            <w:del w:id="1811" w:author="Chasco, Brandon Edward" w:date="2020-08-26T11:40:00Z">
              <w:r w:rsidRPr="006226B0" w:rsidDel="00E1020B">
                <w:delText>r</w:delText>
              </w:r>
            </w:del>
          </w:p>
        </w:tc>
        <w:tc>
          <w:tcPr>
            <w:tcW w:w="6400" w:type="dxa"/>
            <w:tcBorders>
              <w:top w:val="nil"/>
              <w:left w:val="nil"/>
              <w:bottom w:val="nil"/>
              <w:right w:val="nil"/>
            </w:tcBorders>
          </w:tcPr>
          <w:p w14:paraId="5A914B7E" w14:textId="2E1D143B" w:rsidR="00E53084" w:rsidRPr="006226B0" w:rsidDel="00E1020B" w:rsidRDefault="00E53084" w:rsidP="00D9742C">
            <w:pPr>
              <w:spacing w:line="240" w:lineRule="auto"/>
              <w:rPr>
                <w:del w:id="1812" w:author="Chasco, Brandon Edward" w:date="2020-08-26T11:40:00Z"/>
                <w:b/>
              </w:rPr>
            </w:pPr>
            <w:del w:id="1813" w:author="Chasco, Brandon Edward" w:date="2020-08-26T11:40:00Z">
              <w:r w:rsidRPr="006226B0" w:rsidDel="00E1020B">
                <w:delText>rearing type</w:delText>
              </w:r>
            </w:del>
          </w:p>
        </w:tc>
      </w:tr>
      <w:tr w:rsidR="00E53084" w:rsidRPr="006226B0" w:rsidDel="00E1020B" w14:paraId="37F8EC7A" w14:textId="5FE495F2" w:rsidTr="00D9742C">
        <w:trPr>
          <w:trHeight w:val="437"/>
          <w:del w:id="1814" w:author="Chasco, Brandon Edward" w:date="2020-08-26T11:40:00Z"/>
        </w:trPr>
        <w:tc>
          <w:tcPr>
            <w:tcW w:w="2032" w:type="dxa"/>
            <w:tcBorders>
              <w:top w:val="nil"/>
            </w:tcBorders>
          </w:tcPr>
          <w:p w14:paraId="046C81D8" w14:textId="41B7DD09" w:rsidR="00E53084" w:rsidRPr="006226B0" w:rsidDel="00E1020B" w:rsidRDefault="00E53084" w:rsidP="00D9742C">
            <w:pPr>
              <w:spacing w:line="240" w:lineRule="auto"/>
              <w:rPr>
                <w:del w:id="1815" w:author="Chasco, Brandon Edward" w:date="2020-08-26T11:40:00Z"/>
              </w:rPr>
            </w:pPr>
          </w:p>
        </w:tc>
        <w:tc>
          <w:tcPr>
            <w:tcW w:w="1267" w:type="dxa"/>
            <w:tcBorders>
              <w:top w:val="nil"/>
            </w:tcBorders>
          </w:tcPr>
          <w:p w14:paraId="51BDF098" w14:textId="45A771C5" w:rsidR="00E53084" w:rsidRPr="006226B0" w:rsidDel="00E1020B" w:rsidRDefault="00E53084" w:rsidP="00D9742C">
            <w:pPr>
              <w:spacing w:line="240" w:lineRule="auto"/>
              <w:jc w:val="center"/>
              <w:rPr>
                <w:del w:id="1816" w:author="Chasco, Brandon Edward" w:date="2020-08-26T11:40:00Z"/>
              </w:rPr>
            </w:pPr>
            <w:del w:id="1817" w:author="Chasco, Brandon Edward" w:date="2020-08-26T11:40:00Z">
              <w:r w:rsidRPr="006226B0" w:rsidDel="00E1020B">
                <w:delText>j</w:delText>
              </w:r>
            </w:del>
          </w:p>
        </w:tc>
        <w:tc>
          <w:tcPr>
            <w:tcW w:w="6400" w:type="dxa"/>
            <w:tcBorders>
              <w:top w:val="nil"/>
            </w:tcBorders>
          </w:tcPr>
          <w:p w14:paraId="7EC3C8BD" w14:textId="43C461B1" w:rsidR="00E53084" w:rsidRPr="006226B0" w:rsidDel="00E1020B" w:rsidRDefault="00E53084" w:rsidP="00D9742C">
            <w:pPr>
              <w:spacing w:line="240" w:lineRule="auto"/>
              <w:rPr>
                <w:del w:id="1818" w:author="Chasco, Brandon Edward" w:date="2020-08-26T11:40:00Z"/>
              </w:rPr>
            </w:pPr>
            <w:del w:id="1819" w:author="Chasco, Brandon Edward" w:date="2020-08-26T11:40:00Z">
              <w:r w:rsidRPr="006226B0" w:rsidDel="00E1020B">
                <w:delText>calendar day</w:delText>
              </w:r>
            </w:del>
          </w:p>
        </w:tc>
      </w:tr>
      <w:tr w:rsidR="00E53084" w:rsidRPr="006226B0" w:rsidDel="00E1020B" w14:paraId="0C52D17C" w14:textId="7F6151A9" w:rsidTr="00D9742C">
        <w:trPr>
          <w:trHeight w:val="423"/>
          <w:del w:id="1820" w:author="Chasco, Brandon Edward" w:date="2020-08-26T11:40:00Z"/>
        </w:trPr>
        <w:tc>
          <w:tcPr>
            <w:tcW w:w="2032" w:type="dxa"/>
          </w:tcPr>
          <w:p w14:paraId="6394DADC" w14:textId="5F594C2A" w:rsidR="00E53084" w:rsidRPr="006226B0" w:rsidDel="00E1020B" w:rsidRDefault="00E53084" w:rsidP="00D9742C">
            <w:pPr>
              <w:spacing w:line="240" w:lineRule="auto"/>
              <w:rPr>
                <w:del w:id="1821" w:author="Chasco, Brandon Edward" w:date="2020-08-26T11:40:00Z"/>
              </w:rPr>
            </w:pPr>
          </w:p>
        </w:tc>
        <w:tc>
          <w:tcPr>
            <w:tcW w:w="1267" w:type="dxa"/>
          </w:tcPr>
          <w:p w14:paraId="609D2241" w14:textId="7FCBCCA2" w:rsidR="00E53084" w:rsidRPr="006226B0" w:rsidDel="00E1020B" w:rsidRDefault="00E53084" w:rsidP="00D9742C">
            <w:pPr>
              <w:spacing w:line="240" w:lineRule="auto"/>
              <w:jc w:val="center"/>
              <w:rPr>
                <w:del w:id="1822" w:author="Chasco, Brandon Edward" w:date="2020-08-26T11:40:00Z"/>
              </w:rPr>
            </w:pPr>
            <w:del w:id="1823" w:author="Chasco, Brandon Edward" w:date="2020-08-26T11:40:00Z">
              <w:r w:rsidRPr="006226B0" w:rsidDel="00E1020B">
                <w:delText>t</w:delText>
              </w:r>
            </w:del>
          </w:p>
        </w:tc>
        <w:tc>
          <w:tcPr>
            <w:tcW w:w="6400" w:type="dxa"/>
          </w:tcPr>
          <w:p w14:paraId="07380CE1" w14:textId="487659D6" w:rsidR="00E53084" w:rsidRPr="006226B0" w:rsidDel="00E1020B" w:rsidRDefault="00E53084" w:rsidP="00D9742C">
            <w:pPr>
              <w:spacing w:line="240" w:lineRule="auto"/>
              <w:rPr>
                <w:del w:id="1824" w:author="Chasco, Brandon Edward" w:date="2020-08-26T11:40:00Z"/>
              </w:rPr>
            </w:pPr>
            <w:del w:id="1825" w:author="Chasco, Brandon Edward" w:date="2020-08-26T11:40:00Z">
              <w:r w:rsidRPr="006226B0" w:rsidDel="00E1020B">
                <w:delText>year</w:delText>
              </w:r>
            </w:del>
          </w:p>
        </w:tc>
      </w:tr>
      <w:tr w:rsidR="00E53084" w:rsidRPr="006226B0" w:rsidDel="00E1020B" w14:paraId="34835527" w14:textId="7BF8DC80" w:rsidTr="00D9742C">
        <w:trPr>
          <w:trHeight w:val="423"/>
          <w:del w:id="1826" w:author="Chasco, Brandon Edward" w:date="2020-08-26T11:40:00Z"/>
        </w:trPr>
        <w:tc>
          <w:tcPr>
            <w:tcW w:w="2032" w:type="dxa"/>
          </w:tcPr>
          <w:p w14:paraId="603B28EF" w14:textId="5386C850" w:rsidR="00E53084" w:rsidRPr="006226B0" w:rsidDel="00E1020B" w:rsidRDefault="00E53084" w:rsidP="00D9742C">
            <w:pPr>
              <w:spacing w:line="240" w:lineRule="auto"/>
              <w:rPr>
                <w:del w:id="1827" w:author="Chasco, Brandon Edward" w:date="2020-08-26T11:40:00Z"/>
              </w:rPr>
            </w:pPr>
            <w:del w:id="1828" w:author="Chasco, Brandon Edward" w:date="2020-08-26T11:40:00Z">
              <w:r w:rsidRPr="006226B0" w:rsidDel="00E1020B">
                <w:delText>Fixed-effects</w:delText>
              </w:r>
            </w:del>
          </w:p>
        </w:tc>
        <w:tc>
          <w:tcPr>
            <w:tcW w:w="1267" w:type="dxa"/>
          </w:tcPr>
          <w:p w14:paraId="589E3D14" w14:textId="56FA075B" w:rsidR="00E53084" w:rsidRPr="00B166D4" w:rsidDel="00E1020B" w:rsidRDefault="009B0FE2" w:rsidP="00D9742C">
            <w:pPr>
              <w:jc w:val="center"/>
              <w:rPr>
                <w:del w:id="1829" w:author="Chasco, Brandon Edward" w:date="2020-08-26T11:40:00Z"/>
                <w:rFonts w:ascii="Cambria Math" w:eastAsia="Cambria Math" w:hAnsi="Cambria Math" w:cs="Cambria Math"/>
              </w:rPr>
            </w:pPr>
            <m:oMathPara>
              <m:oMath>
                <m:sSub>
                  <m:sSubPr>
                    <m:ctrlPr>
                      <w:del w:id="1830" w:author="Chasco, Brandon Edward" w:date="2020-08-26T11:40:00Z">
                        <w:rPr>
                          <w:rFonts w:ascii="Cambria Math" w:eastAsia="Cambria Math" w:hAnsi="Cambria Math" w:cs="Cambria Math"/>
                        </w:rPr>
                      </w:del>
                    </m:ctrlPr>
                  </m:sSubPr>
                  <m:e>
                    <m:r>
                      <w:del w:id="1831" w:author="Chasco, Brandon Edward" w:date="2020-08-26T11:40:00Z">
                        <m:rPr>
                          <m:sty m:val="p"/>
                        </m:rPr>
                        <w:rPr>
                          <w:rFonts w:ascii="Cambria Math" w:hAnsi="Cambria Math"/>
                        </w:rPr>
                        <m:t>μ</m:t>
                      </w:del>
                    </m:r>
                  </m:e>
                  <m:sub>
                    <m:r>
                      <w:del w:id="1832" w:author="Chasco, Brandon Edward" w:date="2020-08-26T11:40:00Z">
                        <m:rPr>
                          <m:sty m:val="p"/>
                        </m:rPr>
                        <w:rPr>
                          <w:rFonts w:ascii="Cambria Math" w:eastAsia="Cambria Math" w:hAnsi="Cambria Math" w:cs="Cambria Math"/>
                        </w:rPr>
                        <m:t>s</m:t>
                      </w:del>
                    </m:r>
                  </m:sub>
                </m:sSub>
              </m:oMath>
            </m:oMathPara>
          </w:p>
        </w:tc>
        <w:tc>
          <w:tcPr>
            <w:tcW w:w="6400" w:type="dxa"/>
          </w:tcPr>
          <w:p w14:paraId="499A0374" w14:textId="50F9031A" w:rsidR="00E53084" w:rsidRPr="00B166D4" w:rsidDel="00E1020B" w:rsidRDefault="00E53084" w:rsidP="00D9742C">
            <w:pPr>
              <w:spacing w:line="240" w:lineRule="auto"/>
              <w:rPr>
                <w:del w:id="1833" w:author="Chasco, Brandon Edward" w:date="2020-08-26T11:40:00Z"/>
              </w:rPr>
            </w:pPr>
            <w:del w:id="1834" w:author="Chasco, Brandon Edward" w:date="2020-08-26T11:40:00Z">
              <w:r w:rsidRPr="00B166D4" w:rsidDel="00E1020B">
                <w:delText xml:space="preserve">mean survival </w:delText>
              </w:r>
            </w:del>
          </w:p>
        </w:tc>
      </w:tr>
      <w:tr w:rsidR="00E53084" w:rsidRPr="006226B0" w:rsidDel="00E1020B" w14:paraId="7B067050" w14:textId="0B29F407" w:rsidTr="00D9742C">
        <w:trPr>
          <w:trHeight w:val="423"/>
          <w:del w:id="1835" w:author="Chasco, Brandon Edward" w:date="2020-08-26T11:40:00Z"/>
        </w:trPr>
        <w:tc>
          <w:tcPr>
            <w:tcW w:w="2032" w:type="dxa"/>
          </w:tcPr>
          <w:p w14:paraId="2D66951B" w14:textId="15301576" w:rsidR="00E53084" w:rsidRPr="006226B0" w:rsidDel="00E1020B" w:rsidRDefault="00E53084" w:rsidP="00D9742C">
            <w:pPr>
              <w:spacing w:line="240" w:lineRule="auto"/>
              <w:rPr>
                <w:del w:id="1836" w:author="Chasco, Brandon Edward" w:date="2020-08-26T11:40:00Z"/>
              </w:rPr>
            </w:pPr>
          </w:p>
        </w:tc>
        <w:tc>
          <w:tcPr>
            <w:tcW w:w="1267" w:type="dxa"/>
          </w:tcPr>
          <w:p w14:paraId="537301C7" w14:textId="455E53BA" w:rsidR="00E53084" w:rsidRPr="006226B0" w:rsidDel="00E1020B" w:rsidRDefault="00E53084" w:rsidP="00D9742C">
            <w:pPr>
              <w:jc w:val="center"/>
              <w:rPr>
                <w:del w:id="1837" w:author="Chasco, Brandon Edward" w:date="2020-08-26T11:40:00Z"/>
              </w:rPr>
            </w:pPr>
            <m:oMathPara>
              <m:oMath>
                <m:r>
                  <w:del w:id="1838" w:author="Chasco, Brandon Edward" w:date="2020-08-26T11:40:00Z">
                    <m:rPr>
                      <m:sty m:val="p"/>
                    </m:rPr>
                    <w:rPr>
                      <w:rFonts w:ascii="Cambria Math" w:hAnsi="Cambria Math"/>
                    </w:rPr>
                    <m:t>β</m:t>
                  </w:del>
                </m:r>
              </m:oMath>
            </m:oMathPara>
          </w:p>
        </w:tc>
        <w:tc>
          <w:tcPr>
            <w:tcW w:w="6400" w:type="dxa"/>
          </w:tcPr>
          <w:p w14:paraId="7E180861" w14:textId="4EBEDCD0" w:rsidR="00E53084" w:rsidRPr="006226B0" w:rsidDel="00E1020B" w:rsidRDefault="00E53084" w:rsidP="00D9742C">
            <w:pPr>
              <w:spacing w:line="240" w:lineRule="auto"/>
              <w:rPr>
                <w:del w:id="1839" w:author="Chasco, Brandon Edward" w:date="2020-08-26T11:40:00Z"/>
              </w:rPr>
            </w:pPr>
            <w:del w:id="1840" w:author="Chasco, Brandon Edward" w:date="2020-08-26T11:40:00Z">
              <w:r w:rsidRPr="006226B0" w:rsidDel="00E1020B">
                <w:delText>vector of marine covariate parameters</w:delText>
              </w:r>
            </w:del>
          </w:p>
        </w:tc>
      </w:tr>
      <w:tr w:rsidR="00E53084" w:rsidRPr="006226B0" w:rsidDel="00E1020B" w14:paraId="31B52E4F" w14:textId="4D2A588D" w:rsidTr="00D9742C">
        <w:trPr>
          <w:trHeight w:val="437"/>
          <w:del w:id="1841" w:author="Chasco, Brandon Edward" w:date="2020-08-26T11:40:00Z"/>
        </w:trPr>
        <w:tc>
          <w:tcPr>
            <w:tcW w:w="2032" w:type="dxa"/>
          </w:tcPr>
          <w:p w14:paraId="410FAFAA" w14:textId="63836990" w:rsidR="00E53084" w:rsidRPr="006226B0" w:rsidDel="00E1020B" w:rsidRDefault="00E53084" w:rsidP="00D9742C">
            <w:pPr>
              <w:spacing w:line="240" w:lineRule="auto"/>
              <w:rPr>
                <w:del w:id="1842" w:author="Chasco, Brandon Edward" w:date="2020-08-26T11:40:00Z"/>
              </w:rPr>
            </w:pPr>
          </w:p>
        </w:tc>
        <w:tc>
          <w:tcPr>
            <w:tcW w:w="1267" w:type="dxa"/>
          </w:tcPr>
          <w:p w14:paraId="11D2D751" w14:textId="4BA8509C" w:rsidR="00E53084" w:rsidRPr="00B166D4" w:rsidDel="00E1020B" w:rsidRDefault="009B0FE2" w:rsidP="00D9742C">
            <w:pPr>
              <w:jc w:val="center"/>
              <w:rPr>
                <w:del w:id="1843" w:author="Chasco, Brandon Edward" w:date="2020-08-26T11:40:00Z"/>
                <w:rFonts w:ascii="Cambria Math" w:eastAsia="Cambria Math" w:hAnsi="Cambria Math" w:cs="Cambria Math"/>
              </w:rPr>
            </w:pPr>
            <m:oMathPara>
              <m:oMath>
                <m:sSup>
                  <m:sSupPr>
                    <m:ctrlPr>
                      <w:del w:id="1844" w:author="Chasco, Brandon Edward" w:date="2020-08-26T11:40:00Z">
                        <w:rPr>
                          <w:rFonts w:ascii="Cambria Math" w:hAnsi="Cambria Math"/>
                        </w:rPr>
                      </w:del>
                    </m:ctrlPr>
                  </m:sSupPr>
                  <m:e>
                    <m:r>
                      <w:del w:id="1845" w:author="Chasco, Brandon Edward" w:date="2020-08-26T11:40:00Z">
                        <m:rPr>
                          <m:sty m:val="p"/>
                        </m:rPr>
                        <w:rPr>
                          <w:rFonts w:ascii="Cambria Math" w:hAnsi="Cambria Math"/>
                        </w:rPr>
                        <m:t>ρ</m:t>
                      </w:del>
                    </m:r>
                  </m:e>
                  <m:sup>
                    <m:d>
                      <m:dPr>
                        <m:ctrlPr>
                          <w:del w:id="1846" w:author="Chasco, Brandon Edward" w:date="2020-08-26T11:40:00Z">
                            <w:rPr>
                              <w:rFonts w:ascii="Cambria Math" w:eastAsia="Cambria Math" w:hAnsi="Cambria Math" w:cs="Cambria Math"/>
                            </w:rPr>
                          </w:del>
                        </m:ctrlPr>
                      </m:dPr>
                      <m:e>
                        <m:r>
                          <w:del w:id="1847" w:author="Chasco, Brandon Edward" w:date="2020-08-26T11:40:00Z">
                            <m:rPr>
                              <m:sty m:val="p"/>
                            </m:rPr>
                            <w:rPr>
                              <w:rFonts w:ascii="Cambria Math" w:eastAsia="Cambria Math" w:hAnsi="Cambria Math" w:cs="Cambria Math"/>
                            </w:rPr>
                            <m:t>rj</m:t>
                          </w:del>
                        </m:r>
                      </m:e>
                    </m:d>
                  </m:sup>
                </m:sSup>
              </m:oMath>
            </m:oMathPara>
          </w:p>
        </w:tc>
        <w:tc>
          <w:tcPr>
            <w:tcW w:w="6400" w:type="dxa"/>
          </w:tcPr>
          <w:p w14:paraId="609AE7A2" w14:textId="3047CA58" w:rsidR="00E53084" w:rsidRPr="00B166D4" w:rsidDel="00E1020B" w:rsidRDefault="00E53084" w:rsidP="00D9742C">
            <w:pPr>
              <w:spacing w:line="240" w:lineRule="auto"/>
              <w:rPr>
                <w:del w:id="1848" w:author="Chasco, Brandon Edward" w:date="2020-08-26T11:40:00Z"/>
              </w:rPr>
            </w:pPr>
            <w:del w:id="1849" w:author="Chasco, Brandon Edward" w:date="2020-08-26T11:40:00Z">
              <w:r w:rsidRPr="00B166D4" w:rsidDel="00E1020B">
                <w:delText>correlation coefficient for day effect</w:delText>
              </w:r>
            </w:del>
          </w:p>
        </w:tc>
      </w:tr>
      <w:tr w:rsidR="00E53084" w:rsidRPr="006226B0" w:rsidDel="00E1020B" w14:paraId="69BBBDAD" w14:textId="37EBC683" w:rsidTr="00D9742C">
        <w:trPr>
          <w:trHeight w:val="423"/>
          <w:del w:id="1850" w:author="Chasco, Brandon Edward" w:date="2020-08-26T11:40:00Z"/>
        </w:trPr>
        <w:tc>
          <w:tcPr>
            <w:tcW w:w="2032" w:type="dxa"/>
          </w:tcPr>
          <w:p w14:paraId="0EBE5B3A" w14:textId="6C93F71B" w:rsidR="00E53084" w:rsidRPr="006226B0" w:rsidDel="00E1020B" w:rsidRDefault="00E53084" w:rsidP="00D9742C">
            <w:pPr>
              <w:spacing w:line="240" w:lineRule="auto"/>
              <w:rPr>
                <w:del w:id="1851" w:author="Chasco, Brandon Edward" w:date="2020-08-26T11:40:00Z"/>
              </w:rPr>
            </w:pPr>
          </w:p>
        </w:tc>
        <w:tc>
          <w:tcPr>
            <w:tcW w:w="1267" w:type="dxa"/>
          </w:tcPr>
          <w:p w14:paraId="37BE8155" w14:textId="20549AB9" w:rsidR="00E53084" w:rsidRPr="00B166D4" w:rsidDel="00E1020B" w:rsidRDefault="009B0FE2" w:rsidP="00D9742C">
            <w:pPr>
              <w:jc w:val="center"/>
              <w:rPr>
                <w:del w:id="1852" w:author="Chasco, Brandon Edward" w:date="2020-08-26T11:40:00Z"/>
                <w:rFonts w:ascii="Cambria Math" w:eastAsia="Cambria Math" w:hAnsi="Cambria Math" w:cs="Cambria Math"/>
              </w:rPr>
            </w:pPr>
            <m:oMathPara>
              <m:oMath>
                <m:sSup>
                  <m:sSupPr>
                    <m:ctrlPr>
                      <w:del w:id="1853" w:author="Chasco, Brandon Edward" w:date="2020-08-26T11:40:00Z">
                        <w:rPr>
                          <w:rFonts w:ascii="Cambria Math" w:hAnsi="Cambria Math"/>
                        </w:rPr>
                      </w:del>
                    </m:ctrlPr>
                  </m:sSupPr>
                  <m:e>
                    <m:r>
                      <w:del w:id="1854" w:author="Chasco, Brandon Edward" w:date="2020-08-26T11:40:00Z">
                        <m:rPr>
                          <m:sty m:val="p"/>
                        </m:rPr>
                        <w:rPr>
                          <w:rFonts w:ascii="Cambria Math" w:hAnsi="Cambria Math"/>
                        </w:rPr>
                        <m:t>ρ</m:t>
                      </w:del>
                    </m:r>
                  </m:e>
                  <m:sup>
                    <m:d>
                      <m:dPr>
                        <m:ctrlPr>
                          <w:del w:id="1855" w:author="Chasco, Brandon Edward" w:date="2020-08-26T11:40:00Z">
                            <w:rPr>
                              <w:rFonts w:ascii="Cambria Math" w:eastAsia="Cambria Math" w:hAnsi="Cambria Math" w:cs="Cambria Math"/>
                            </w:rPr>
                          </w:del>
                        </m:ctrlPr>
                      </m:dPr>
                      <m:e>
                        <m:r>
                          <w:del w:id="1856" w:author="Chasco, Brandon Edward" w:date="2020-08-26T11:40:00Z">
                            <m:rPr>
                              <m:sty m:val="p"/>
                            </m:rPr>
                            <w:rPr>
                              <w:rFonts w:ascii="Cambria Math" w:eastAsia="Cambria Math" w:hAnsi="Cambria Math" w:cs="Cambria Math"/>
                            </w:rPr>
                            <m:t>rt</m:t>
                          </w:del>
                        </m:r>
                      </m:e>
                    </m:d>
                  </m:sup>
                </m:sSup>
              </m:oMath>
            </m:oMathPara>
          </w:p>
        </w:tc>
        <w:tc>
          <w:tcPr>
            <w:tcW w:w="6400" w:type="dxa"/>
          </w:tcPr>
          <w:p w14:paraId="22747BBD" w14:textId="68C064E6" w:rsidR="00E53084" w:rsidRPr="00B166D4" w:rsidDel="00E1020B" w:rsidRDefault="00E53084" w:rsidP="00D9742C">
            <w:pPr>
              <w:spacing w:line="240" w:lineRule="auto"/>
              <w:rPr>
                <w:del w:id="1857" w:author="Chasco, Brandon Edward" w:date="2020-08-26T11:40:00Z"/>
              </w:rPr>
            </w:pPr>
            <w:del w:id="1858" w:author="Chasco, Brandon Edward" w:date="2020-08-26T11:40:00Z">
              <w:r w:rsidRPr="00B166D4" w:rsidDel="00E1020B">
                <w:delText>correlation coefficient for yearly effect</w:delText>
              </w:r>
            </w:del>
          </w:p>
        </w:tc>
      </w:tr>
      <w:tr w:rsidR="00E53084" w:rsidRPr="006226B0" w:rsidDel="00E1020B" w14:paraId="69F42D56" w14:textId="4FAD62E7" w:rsidTr="00D9742C">
        <w:trPr>
          <w:trHeight w:val="437"/>
          <w:del w:id="1859" w:author="Chasco, Brandon Edward" w:date="2020-08-26T11:40:00Z"/>
        </w:trPr>
        <w:tc>
          <w:tcPr>
            <w:tcW w:w="2032" w:type="dxa"/>
          </w:tcPr>
          <w:p w14:paraId="626882A4" w14:textId="6B2B6C33" w:rsidR="00E53084" w:rsidRPr="006226B0" w:rsidDel="00E1020B" w:rsidRDefault="00E53084" w:rsidP="00D9742C">
            <w:pPr>
              <w:spacing w:line="240" w:lineRule="auto"/>
              <w:rPr>
                <w:del w:id="1860" w:author="Chasco, Brandon Edward" w:date="2020-08-26T11:40:00Z"/>
              </w:rPr>
            </w:pPr>
          </w:p>
        </w:tc>
        <w:tc>
          <w:tcPr>
            <w:tcW w:w="1267" w:type="dxa"/>
          </w:tcPr>
          <w:p w14:paraId="5E68C3E3" w14:textId="37731C2F" w:rsidR="00E53084" w:rsidRPr="00B166D4" w:rsidDel="00E1020B" w:rsidRDefault="009B0FE2" w:rsidP="00D9742C">
            <w:pPr>
              <w:jc w:val="center"/>
              <w:rPr>
                <w:del w:id="1861" w:author="Chasco, Brandon Edward" w:date="2020-08-26T11:40:00Z"/>
                <w:rFonts w:ascii="Cambria Math" w:eastAsia="Cambria Math" w:hAnsi="Cambria Math" w:cs="Cambria Math"/>
              </w:rPr>
            </w:pPr>
            <m:oMathPara>
              <m:oMath>
                <m:sSup>
                  <m:sSupPr>
                    <m:ctrlPr>
                      <w:del w:id="1862" w:author="Chasco, Brandon Edward" w:date="2020-08-26T11:40:00Z">
                        <w:rPr>
                          <w:rFonts w:ascii="Cambria Math" w:hAnsi="Cambria Math"/>
                        </w:rPr>
                      </w:del>
                    </m:ctrlPr>
                  </m:sSupPr>
                  <m:e>
                    <m:r>
                      <w:del w:id="1863" w:author="Chasco, Brandon Edward" w:date="2020-08-26T11:40:00Z">
                        <m:rPr>
                          <m:sty m:val="p"/>
                        </m:rPr>
                        <w:rPr>
                          <w:rFonts w:ascii="Cambria Math" w:hAnsi="Cambria Math"/>
                        </w:rPr>
                        <m:t>τ</m:t>
                      </w:del>
                    </m:r>
                  </m:e>
                  <m:sup>
                    <m:d>
                      <m:dPr>
                        <m:ctrlPr>
                          <w:del w:id="1864" w:author="Chasco, Brandon Edward" w:date="2020-08-26T11:40:00Z">
                            <w:rPr>
                              <w:rFonts w:ascii="Cambria Math" w:eastAsia="Cambria Math" w:hAnsi="Cambria Math" w:cs="Cambria Math"/>
                            </w:rPr>
                          </w:del>
                        </m:ctrlPr>
                      </m:dPr>
                      <m:e>
                        <m:r>
                          <w:del w:id="1865" w:author="Chasco, Brandon Edward" w:date="2020-08-26T11:40:00Z">
                            <m:rPr>
                              <m:sty m:val="p"/>
                            </m:rPr>
                            <w:rPr>
                              <w:rFonts w:ascii="Cambria Math" w:eastAsia="Cambria Math" w:hAnsi="Cambria Math" w:cs="Cambria Math"/>
                            </w:rPr>
                            <m:t>rj</m:t>
                          </w:del>
                        </m:r>
                      </m:e>
                    </m:d>
                  </m:sup>
                </m:sSup>
              </m:oMath>
            </m:oMathPara>
          </w:p>
        </w:tc>
        <w:tc>
          <w:tcPr>
            <w:tcW w:w="6400" w:type="dxa"/>
          </w:tcPr>
          <w:p w14:paraId="742FD465" w14:textId="560D1A0E" w:rsidR="00E53084" w:rsidRPr="00B166D4" w:rsidDel="00E1020B" w:rsidRDefault="00E53084" w:rsidP="00D9742C">
            <w:pPr>
              <w:spacing w:line="240" w:lineRule="auto"/>
              <w:rPr>
                <w:del w:id="1866" w:author="Chasco, Brandon Edward" w:date="2020-08-26T11:40:00Z"/>
              </w:rPr>
            </w:pPr>
            <w:del w:id="1867" w:author="Chasco, Brandon Edward" w:date="2020-08-26T11:40:00Z">
              <w:r w:rsidRPr="00B166D4" w:rsidDel="00E1020B">
                <w:delText>correlation coefficient for the day effect in the day/year interaction</w:delText>
              </w:r>
            </w:del>
          </w:p>
        </w:tc>
      </w:tr>
      <w:tr w:rsidR="00E53084" w:rsidRPr="006226B0" w:rsidDel="00E1020B" w14:paraId="60C2DC97" w14:textId="5B24DD09" w:rsidTr="00D9742C">
        <w:trPr>
          <w:trHeight w:val="685"/>
          <w:del w:id="1868" w:author="Chasco, Brandon Edward" w:date="2020-08-26T11:40:00Z"/>
        </w:trPr>
        <w:tc>
          <w:tcPr>
            <w:tcW w:w="2032" w:type="dxa"/>
          </w:tcPr>
          <w:p w14:paraId="577C25D1" w14:textId="49B80D43" w:rsidR="00E53084" w:rsidRPr="006226B0" w:rsidDel="00E1020B" w:rsidRDefault="00E53084" w:rsidP="00D9742C">
            <w:pPr>
              <w:spacing w:line="240" w:lineRule="auto"/>
              <w:rPr>
                <w:del w:id="1869" w:author="Chasco, Brandon Edward" w:date="2020-08-26T11:40:00Z"/>
              </w:rPr>
            </w:pPr>
          </w:p>
        </w:tc>
        <w:tc>
          <w:tcPr>
            <w:tcW w:w="1267" w:type="dxa"/>
          </w:tcPr>
          <w:p w14:paraId="50C39A24" w14:textId="0E75C391" w:rsidR="00E53084" w:rsidRPr="00B166D4" w:rsidDel="00E1020B" w:rsidRDefault="009B0FE2" w:rsidP="00D9742C">
            <w:pPr>
              <w:jc w:val="center"/>
              <w:rPr>
                <w:del w:id="1870" w:author="Chasco, Brandon Edward" w:date="2020-08-26T11:40:00Z"/>
                <w:rFonts w:ascii="Cambria Math" w:eastAsia="Cambria Math" w:hAnsi="Cambria Math" w:cs="Cambria Math"/>
              </w:rPr>
            </w:pPr>
            <m:oMathPara>
              <m:oMath>
                <m:sSup>
                  <m:sSupPr>
                    <m:ctrlPr>
                      <w:del w:id="1871" w:author="Chasco, Brandon Edward" w:date="2020-08-26T11:40:00Z">
                        <w:rPr>
                          <w:rFonts w:ascii="Cambria Math" w:hAnsi="Cambria Math"/>
                        </w:rPr>
                      </w:del>
                    </m:ctrlPr>
                  </m:sSupPr>
                  <m:e>
                    <m:r>
                      <w:del w:id="1872" w:author="Chasco, Brandon Edward" w:date="2020-08-26T11:40:00Z">
                        <m:rPr>
                          <m:sty m:val="p"/>
                        </m:rPr>
                        <w:rPr>
                          <w:rFonts w:ascii="Cambria Math" w:hAnsi="Cambria Math"/>
                        </w:rPr>
                        <m:t>τ</m:t>
                      </w:del>
                    </m:r>
                  </m:e>
                  <m:sup>
                    <m:d>
                      <m:dPr>
                        <m:ctrlPr>
                          <w:del w:id="1873" w:author="Chasco, Brandon Edward" w:date="2020-08-26T11:40:00Z">
                            <w:rPr>
                              <w:rFonts w:ascii="Cambria Math" w:eastAsia="Cambria Math" w:hAnsi="Cambria Math" w:cs="Cambria Math"/>
                            </w:rPr>
                          </w:del>
                        </m:ctrlPr>
                      </m:dPr>
                      <m:e>
                        <m:r>
                          <w:del w:id="1874" w:author="Chasco, Brandon Edward" w:date="2020-08-26T11:40:00Z">
                            <m:rPr>
                              <m:sty m:val="p"/>
                            </m:rPr>
                            <w:rPr>
                              <w:rFonts w:ascii="Cambria Math" w:eastAsia="Cambria Math" w:hAnsi="Cambria Math" w:cs="Cambria Math"/>
                            </w:rPr>
                            <m:t>rt</m:t>
                          </w:del>
                        </m:r>
                      </m:e>
                    </m:d>
                  </m:sup>
                </m:sSup>
              </m:oMath>
            </m:oMathPara>
          </w:p>
        </w:tc>
        <w:tc>
          <w:tcPr>
            <w:tcW w:w="6400" w:type="dxa"/>
          </w:tcPr>
          <w:p w14:paraId="7AFD4166" w14:textId="56DC43E0" w:rsidR="00E53084" w:rsidRPr="00B166D4" w:rsidDel="00E1020B" w:rsidRDefault="00E53084" w:rsidP="00D9742C">
            <w:pPr>
              <w:spacing w:line="240" w:lineRule="auto"/>
              <w:rPr>
                <w:del w:id="1875" w:author="Chasco, Brandon Edward" w:date="2020-08-26T11:40:00Z"/>
              </w:rPr>
            </w:pPr>
            <w:del w:id="1876" w:author="Chasco, Brandon Edward" w:date="2020-08-26T11:40:00Z">
              <w:r w:rsidRPr="00B166D4" w:rsidDel="00E1020B">
                <w:delText>correlation coefficient for the year effect in the day/year interaction</w:delText>
              </w:r>
            </w:del>
          </w:p>
        </w:tc>
      </w:tr>
      <w:tr w:rsidR="00E53084" w:rsidRPr="006226B0" w:rsidDel="00E1020B" w14:paraId="52E2F263" w14:textId="2279EF96" w:rsidTr="00D9742C">
        <w:trPr>
          <w:trHeight w:val="437"/>
          <w:del w:id="1877" w:author="Chasco, Brandon Edward" w:date="2020-08-26T11:40:00Z"/>
        </w:trPr>
        <w:tc>
          <w:tcPr>
            <w:tcW w:w="2032" w:type="dxa"/>
          </w:tcPr>
          <w:p w14:paraId="2E95747C" w14:textId="30409B5B" w:rsidR="00E53084" w:rsidRPr="006226B0" w:rsidDel="00E1020B" w:rsidRDefault="00E53084" w:rsidP="00D9742C">
            <w:pPr>
              <w:spacing w:line="240" w:lineRule="auto"/>
              <w:rPr>
                <w:del w:id="1878" w:author="Chasco, Brandon Edward" w:date="2020-08-26T11:40:00Z"/>
              </w:rPr>
            </w:pPr>
          </w:p>
        </w:tc>
        <w:tc>
          <w:tcPr>
            <w:tcW w:w="1267" w:type="dxa"/>
          </w:tcPr>
          <w:p w14:paraId="36A2748A" w14:textId="65A881C0" w:rsidR="00E53084" w:rsidRPr="00B166D4" w:rsidDel="00E1020B" w:rsidRDefault="009B0FE2" w:rsidP="00D9742C">
            <w:pPr>
              <w:jc w:val="center"/>
              <w:rPr>
                <w:del w:id="1879" w:author="Chasco, Brandon Edward" w:date="2020-08-26T11:40:00Z"/>
                <w:rFonts w:ascii="Cambria Math" w:eastAsia="Cambria Math" w:hAnsi="Cambria Math" w:cs="Cambria Math"/>
              </w:rPr>
            </w:pPr>
            <m:oMathPara>
              <m:oMath>
                <m:sSup>
                  <m:sSupPr>
                    <m:ctrlPr>
                      <w:del w:id="1880" w:author="Chasco, Brandon Edward" w:date="2020-08-26T11:40:00Z">
                        <w:rPr>
                          <w:rFonts w:ascii="Cambria Math" w:eastAsia="Cambria Math" w:hAnsi="Cambria Math" w:cs="Cambria Math"/>
                        </w:rPr>
                      </w:del>
                    </m:ctrlPr>
                  </m:sSupPr>
                  <m:e>
                    <m:d>
                      <m:dPr>
                        <m:ctrlPr>
                          <w:del w:id="1881" w:author="Chasco, Brandon Edward" w:date="2020-08-26T11:40:00Z">
                            <w:rPr>
                              <w:rFonts w:ascii="Cambria Math" w:hAnsi="Cambria Math"/>
                            </w:rPr>
                          </w:del>
                        </m:ctrlPr>
                      </m:dPr>
                      <m:e>
                        <m:sSup>
                          <m:sSupPr>
                            <m:ctrlPr>
                              <w:del w:id="1882" w:author="Chasco, Brandon Edward" w:date="2020-08-26T11:40:00Z">
                                <w:rPr>
                                  <w:rFonts w:ascii="Cambria Math" w:eastAsia="Cambria Math" w:hAnsi="Cambria Math" w:cs="Cambria Math"/>
                                </w:rPr>
                              </w:del>
                            </m:ctrlPr>
                          </m:sSupPr>
                          <m:e>
                            <m:r>
                              <w:del w:id="1883" w:author="Chasco, Brandon Edward" w:date="2020-08-26T11:40:00Z">
                                <m:rPr>
                                  <m:sty m:val="p"/>
                                </m:rPr>
                                <w:rPr>
                                  <w:rFonts w:ascii="Cambria Math" w:hAnsi="Cambria Math"/>
                                </w:rPr>
                                <m:t>ψ</m:t>
                              </w:del>
                            </m:r>
                          </m:e>
                          <m:sup>
                            <m:r>
                              <w:del w:id="1884" w:author="Chasco, Brandon Edward" w:date="2020-08-26T11:40:00Z">
                                <m:rPr>
                                  <m:sty m:val="p"/>
                                </m:rPr>
                                <w:rPr>
                                  <w:rFonts w:ascii="Cambria Math" w:eastAsia="Cambria Math" w:hAnsi="Cambria Math" w:cs="Cambria Math"/>
                                </w:rPr>
                                <m:t>2</m:t>
                              </w:del>
                            </m:r>
                          </m:sup>
                        </m:sSup>
                      </m:e>
                    </m:d>
                  </m:e>
                  <m:sup>
                    <m:r>
                      <w:del w:id="1885" w:author="Chasco, Brandon Edward" w:date="2020-08-26T11:40:00Z">
                        <m:rPr>
                          <m:sty m:val="p"/>
                        </m:rPr>
                        <w:rPr>
                          <w:rFonts w:ascii="Cambria Math" w:eastAsia="Cambria Math" w:hAnsi="Cambria Math" w:cs="Cambria Math"/>
                        </w:rPr>
                        <m:t>(rj)</m:t>
                      </w:del>
                    </m:r>
                  </m:sup>
                </m:sSup>
              </m:oMath>
            </m:oMathPara>
          </w:p>
        </w:tc>
        <w:tc>
          <w:tcPr>
            <w:tcW w:w="6400" w:type="dxa"/>
          </w:tcPr>
          <w:p w14:paraId="115DB484" w14:textId="0C8697CB" w:rsidR="00E53084" w:rsidRPr="00B166D4" w:rsidDel="00E1020B" w:rsidRDefault="00E53084" w:rsidP="00D9742C">
            <w:pPr>
              <w:spacing w:line="240" w:lineRule="auto"/>
              <w:rPr>
                <w:del w:id="1886" w:author="Chasco, Brandon Edward" w:date="2020-08-26T11:40:00Z"/>
              </w:rPr>
            </w:pPr>
            <w:del w:id="1887" w:author="Chasco, Brandon Edward" w:date="2020-08-26T11:40:00Z">
              <w:r w:rsidRPr="00B166D4" w:rsidDel="00E1020B">
                <w:delText>variance of the day effect for rear type r</w:delText>
              </w:r>
            </w:del>
          </w:p>
        </w:tc>
      </w:tr>
      <w:tr w:rsidR="00E53084" w:rsidRPr="006226B0" w:rsidDel="00E1020B" w14:paraId="1526D1DD" w14:textId="44D7EDD1" w:rsidTr="00D9742C">
        <w:trPr>
          <w:trHeight w:val="685"/>
          <w:del w:id="1888" w:author="Chasco, Brandon Edward" w:date="2020-08-26T11:40:00Z"/>
        </w:trPr>
        <w:tc>
          <w:tcPr>
            <w:tcW w:w="2032" w:type="dxa"/>
          </w:tcPr>
          <w:p w14:paraId="67798FE9" w14:textId="3AE900BE" w:rsidR="00E53084" w:rsidRPr="006226B0" w:rsidDel="00E1020B" w:rsidRDefault="00E53084" w:rsidP="00D9742C">
            <w:pPr>
              <w:spacing w:line="240" w:lineRule="auto"/>
              <w:rPr>
                <w:del w:id="1889" w:author="Chasco, Brandon Edward" w:date="2020-08-26T11:40:00Z"/>
              </w:rPr>
            </w:pPr>
          </w:p>
        </w:tc>
        <w:tc>
          <w:tcPr>
            <w:tcW w:w="1267" w:type="dxa"/>
          </w:tcPr>
          <w:p w14:paraId="3D92D694" w14:textId="08E29F02" w:rsidR="00E53084" w:rsidRPr="00B166D4" w:rsidDel="00E1020B" w:rsidRDefault="009B0FE2" w:rsidP="00D9742C">
            <w:pPr>
              <w:jc w:val="center"/>
              <w:rPr>
                <w:del w:id="1890" w:author="Chasco, Brandon Edward" w:date="2020-08-26T11:40:00Z"/>
                <w:rFonts w:ascii="Cambria Math" w:eastAsia="Cambria Math" w:hAnsi="Cambria Math" w:cs="Cambria Math"/>
              </w:rPr>
            </w:pPr>
            <m:oMathPara>
              <m:oMath>
                <m:sSup>
                  <m:sSupPr>
                    <m:ctrlPr>
                      <w:del w:id="1891" w:author="Chasco, Brandon Edward" w:date="2020-08-26T11:40:00Z">
                        <w:rPr>
                          <w:rFonts w:ascii="Cambria Math" w:eastAsia="Cambria Math" w:hAnsi="Cambria Math" w:cs="Cambria Math"/>
                        </w:rPr>
                      </w:del>
                    </m:ctrlPr>
                  </m:sSupPr>
                  <m:e>
                    <m:d>
                      <m:dPr>
                        <m:ctrlPr>
                          <w:del w:id="1892" w:author="Chasco, Brandon Edward" w:date="2020-08-26T11:40:00Z">
                            <w:rPr>
                              <w:rFonts w:ascii="Cambria Math" w:hAnsi="Cambria Math"/>
                            </w:rPr>
                          </w:del>
                        </m:ctrlPr>
                      </m:dPr>
                      <m:e>
                        <m:sSup>
                          <m:sSupPr>
                            <m:ctrlPr>
                              <w:del w:id="1893" w:author="Chasco, Brandon Edward" w:date="2020-08-26T11:40:00Z">
                                <w:rPr>
                                  <w:rFonts w:ascii="Cambria Math" w:eastAsia="Cambria Math" w:hAnsi="Cambria Math" w:cs="Cambria Math"/>
                                </w:rPr>
                              </w:del>
                            </m:ctrlPr>
                          </m:sSupPr>
                          <m:e>
                            <m:r>
                              <w:del w:id="1894" w:author="Chasco, Brandon Edward" w:date="2020-08-26T11:40:00Z">
                                <m:rPr>
                                  <m:sty m:val="p"/>
                                </m:rPr>
                                <w:rPr>
                                  <w:rFonts w:ascii="Cambria Math" w:hAnsi="Cambria Math"/>
                                </w:rPr>
                                <m:t>ψ</m:t>
                              </w:del>
                            </m:r>
                          </m:e>
                          <m:sup>
                            <m:r>
                              <w:del w:id="1895" w:author="Chasco, Brandon Edward" w:date="2020-08-26T11:40:00Z">
                                <m:rPr>
                                  <m:sty m:val="p"/>
                                </m:rPr>
                                <w:rPr>
                                  <w:rFonts w:ascii="Cambria Math" w:eastAsia="Cambria Math" w:hAnsi="Cambria Math" w:cs="Cambria Math"/>
                                </w:rPr>
                                <m:t>2</m:t>
                              </w:del>
                            </m:r>
                          </m:sup>
                        </m:sSup>
                      </m:e>
                    </m:d>
                  </m:e>
                  <m:sup>
                    <m:r>
                      <w:del w:id="1896" w:author="Chasco, Brandon Edward" w:date="2020-08-26T11:40:00Z">
                        <m:rPr>
                          <m:sty m:val="p"/>
                        </m:rPr>
                        <w:rPr>
                          <w:rFonts w:ascii="Cambria Math" w:eastAsia="Cambria Math" w:hAnsi="Cambria Math" w:cs="Cambria Math"/>
                        </w:rPr>
                        <m:t>(rt)</m:t>
                      </w:del>
                    </m:r>
                  </m:sup>
                </m:sSup>
              </m:oMath>
            </m:oMathPara>
          </w:p>
        </w:tc>
        <w:tc>
          <w:tcPr>
            <w:tcW w:w="6400" w:type="dxa"/>
          </w:tcPr>
          <w:p w14:paraId="453ECC0C" w14:textId="78FAB3FD" w:rsidR="00E53084" w:rsidRPr="00B166D4" w:rsidDel="00E1020B" w:rsidRDefault="00E53084" w:rsidP="00D9742C">
            <w:pPr>
              <w:spacing w:line="240" w:lineRule="auto"/>
              <w:rPr>
                <w:del w:id="1897" w:author="Chasco, Brandon Edward" w:date="2020-08-26T11:40:00Z"/>
              </w:rPr>
            </w:pPr>
            <w:del w:id="1898" w:author="Chasco, Brandon Edward" w:date="2020-08-26T11:40:00Z">
              <w:r w:rsidRPr="00B166D4" w:rsidDel="00E1020B">
                <w:delText>variance of the year effect for rear type r</w:delText>
              </w:r>
            </w:del>
          </w:p>
        </w:tc>
      </w:tr>
      <w:tr w:rsidR="00E53084" w:rsidRPr="006226B0" w:rsidDel="00E1020B" w14:paraId="0E4B3388" w14:textId="4F7F1E59" w:rsidTr="00D9742C">
        <w:trPr>
          <w:trHeight w:val="700"/>
          <w:del w:id="1899" w:author="Chasco, Brandon Edward" w:date="2020-08-26T11:40:00Z"/>
        </w:trPr>
        <w:tc>
          <w:tcPr>
            <w:tcW w:w="2032" w:type="dxa"/>
          </w:tcPr>
          <w:p w14:paraId="0D4DB52C" w14:textId="2ACB3CF9" w:rsidR="00E53084" w:rsidRPr="006226B0" w:rsidDel="00E1020B" w:rsidRDefault="00E53084" w:rsidP="00D9742C">
            <w:pPr>
              <w:spacing w:line="240" w:lineRule="auto"/>
              <w:rPr>
                <w:del w:id="1900" w:author="Chasco, Brandon Edward" w:date="2020-08-26T11:40:00Z"/>
              </w:rPr>
            </w:pPr>
          </w:p>
        </w:tc>
        <w:tc>
          <w:tcPr>
            <w:tcW w:w="1267" w:type="dxa"/>
          </w:tcPr>
          <w:p w14:paraId="792C2110" w14:textId="18032EC7" w:rsidR="00E53084" w:rsidRPr="00B166D4" w:rsidDel="00E1020B" w:rsidRDefault="009B0FE2" w:rsidP="00D9742C">
            <w:pPr>
              <w:jc w:val="center"/>
              <w:rPr>
                <w:del w:id="1901" w:author="Chasco, Brandon Edward" w:date="2020-08-26T11:40:00Z"/>
                <w:rFonts w:ascii="Cambria Math" w:eastAsia="Cambria Math" w:hAnsi="Cambria Math" w:cs="Cambria Math"/>
              </w:rPr>
            </w:pPr>
            <m:oMathPara>
              <m:oMath>
                <m:sSup>
                  <m:sSupPr>
                    <m:ctrlPr>
                      <w:del w:id="1902" w:author="Chasco, Brandon Edward" w:date="2020-08-26T11:40:00Z">
                        <w:rPr>
                          <w:rFonts w:ascii="Cambria Math" w:eastAsia="Cambria Math" w:hAnsi="Cambria Math" w:cs="Cambria Math"/>
                        </w:rPr>
                      </w:del>
                    </m:ctrlPr>
                  </m:sSupPr>
                  <m:e>
                    <m:d>
                      <m:dPr>
                        <m:ctrlPr>
                          <w:del w:id="1903" w:author="Chasco, Brandon Edward" w:date="2020-08-26T11:40:00Z">
                            <w:rPr>
                              <w:rFonts w:ascii="Cambria Math" w:hAnsi="Cambria Math"/>
                            </w:rPr>
                          </w:del>
                        </m:ctrlPr>
                      </m:dPr>
                      <m:e>
                        <m:sSup>
                          <m:sSupPr>
                            <m:ctrlPr>
                              <w:del w:id="1904" w:author="Chasco, Brandon Edward" w:date="2020-08-26T11:40:00Z">
                                <w:rPr>
                                  <w:rFonts w:ascii="Cambria Math" w:eastAsia="Cambria Math" w:hAnsi="Cambria Math" w:cs="Cambria Math"/>
                                </w:rPr>
                              </w:del>
                            </m:ctrlPr>
                          </m:sSupPr>
                          <m:e>
                            <m:r>
                              <w:del w:id="1905" w:author="Chasco, Brandon Edward" w:date="2020-08-26T11:40:00Z">
                                <m:rPr>
                                  <m:sty m:val="p"/>
                                </m:rPr>
                                <w:rPr>
                                  <w:rFonts w:ascii="Cambria Math" w:hAnsi="Cambria Math"/>
                                </w:rPr>
                                <m:t>ϕ</m:t>
                              </w:del>
                            </m:r>
                          </m:e>
                          <m:sup>
                            <m:r>
                              <w:del w:id="1906" w:author="Chasco, Brandon Edward" w:date="2020-08-26T11:40:00Z">
                                <m:rPr>
                                  <m:sty m:val="p"/>
                                </m:rPr>
                                <w:rPr>
                                  <w:rFonts w:ascii="Cambria Math" w:eastAsia="Cambria Math" w:hAnsi="Cambria Math" w:cs="Cambria Math"/>
                                </w:rPr>
                                <m:t>2</m:t>
                              </w:del>
                            </m:r>
                          </m:sup>
                        </m:sSup>
                      </m:e>
                    </m:d>
                  </m:e>
                  <m:sup>
                    <m:r>
                      <w:del w:id="1907" w:author="Chasco, Brandon Edward" w:date="2020-08-26T11:40:00Z">
                        <m:rPr>
                          <m:sty m:val="p"/>
                        </m:rPr>
                        <w:rPr>
                          <w:rFonts w:ascii="Cambria Math" w:eastAsia="Cambria Math" w:hAnsi="Cambria Math" w:cs="Cambria Math"/>
                        </w:rPr>
                        <m:t>(r)</m:t>
                      </w:del>
                    </m:r>
                  </m:sup>
                </m:sSup>
              </m:oMath>
            </m:oMathPara>
          </w:p>
        </w:tc>
        <w:tc>
          <w:tcPr>
            <w:tcW w:w="6400" w:type="dxa"/>
          </w:tcPr>
          <w:p w14:paraId="2CFD58FA" w14:textId="4D264057" w:rsidR="00E53084" w:rsidRPr="00B166D4" w:rsidDel="00E1020B" w:rsidRDefault="00E53084" w:rsidP="00D9742C">
            <w:pPr>
              <w:spacing w:line="240" w:lineRule="auto"/>
              <w:rPr>
                <w:del w:id="1908" w:author="Chasco, Brandon Edward" w:date="2020-08-26T11:40:00Z"/>
              </w:rPr>
            </w:pPr>
            <w:del w:id="1909" w:author="Chasco, Brandon Edward" w:date="2020-08-26T11:40:00Z">
              <w:r w:rsidRPr="00B166D4" w:rsidDel="00E1020B">
                <w:delText>variance of the day year interaction for rear type r</w:delText>
              </w:r>
            </w:del>
          </w:p>
        </w:tc>
      </w:tr>
      <w:tr w:rsidR="00E53084" w:rsidRPr="006226B0" w:rsidDel="00E1020B" w14:paraId="0A7C417D" w14:textId="73420302" w:rsidTr="00D9742C">
        <w:trPr>
          <w:trHeight w:val="423"/>
          <w:del w:id="1910" w:author="Chasco, Brandon Edward" w:date="2020-08-26T11:40:00Z"/>
        </w:trPr>
        <w:tc>
          <w:tcPr>
            <w:tcW w:w="2032" w:type="dxa"/>
          </w:tcPr>
          <w:p w14:paraId="7604B189" w14:textId="5ABC26E1" w:rsidR="00E53084" w:rsidRPr="006226B0" w:rsidDel="00E1020B" w:rsidRDefault="00E53084" w:rsidP="00D9742C">
            <w:pPr>
              <w:spacing w:line="240" w:lineRule="auto"/>
              <w:rPr>
                <w:del w:id="1911" w:author="Chasco, Brandon Edward" w:date="2020-08-26T11:40:00Z"/>
              </w:rPr>
            </w:pPr>
            <w:del w:id="1912" w:author="Chasco, Brandon Edward" w:date="2020-08-26T11:40:00Z">
              <w:r w:rsidRPr="006226B0" w:rsidDel="00E1020B">
                <w:delText>Random effects</w:delText>
              </w:r>
            </w:del>
          </w:p>
        </w:tc>
        <w:tc>
          <w:tcPr>
            <w:tcW w:w="1267" w:type="dxa"/>
          </w:tcPr>
          <w:p w14:paraId="2D1BB966" w14:textId="262454FD" w:rsidR="00E53084" w:rsidRPr="00B166D4" w:rsidDel="00E1020B" w:rsidRDefault="009B0FE2" w:rsidP="00D9742C">
            <w:pPr>
              <w:jc w:val="center"/>
              <w:rPr>
                <w:del w:id="1913" w:author="Chasco, Brandon Edward" w:date="2020-08-26T11:40:00Z"/>
                <w:rFonts w:ascii="Cambria Math" w:eastAsia="Cambria Math" w:hAnsi="Cambria Math" w:cs="Cambria Math"/>
              </w:rPr>
            </w:pPr>
            <m:oMathPara>
              <m:oMath>
                <m:sSub>
                  <m:sSubPr>
                    <m:ctrlPr>
                      <w:del w:id="1914" w:author="Chasco, Brandon Edward" w:date="2020-08-26T11:40:00Z">
                        <w:rPr>
                          <w:rFonts w:ascii="Cambria Math" w:eastAsia="Cambria Math" w:hAnsi="Cambria Math" w:cs="Cambria Math"/>
                        </w:rPr>
                      </w:del>
                    </m:ctrlPr>
                  </m:sSubPr>
                  <m:e>
                    <m:r>
                      <w:del w:id="1915" w:author="Chasco, Brandon Edward" w:date="2020-08-26T11:40:00Z">
                        <m:rPr>
                          <m:sty m:val="p"/>
                        </m:rPr>
                        <w:rPr>
                          <w:rFonts w:ascii="Cambria Math" w:hAnsi="Cambria Math"/>
                        </w:rPr>
                        <m:t>ν</m:t>
                      </w:del>
                    </m:r>
                  </m:e>
                  <m:sub>
                    <m:r>
                      <w:del w:id="1916" w:author="Chasco, Brandon Edward" w:date="2020-08-26T11:40:00Z">
                        <m:rPr>
                          <m:sty m:val="p"/>
                        </m:rPr>
                        <w:rPr>
                          <w:rFonts w:ascii="Cambria Math" w:eastAsia="Cambria Math" w:hAnsi="Cambria Math" w:cs="Cambria Math"/>
                        </w:rPr>
                        <m:t>rj</m:t>
                      </w:del>
                    </m:r>
                  </m:sub>
                </m:sSub>
              </m:oMath>
            </m:oMathPara>
          </w:p>
        </w:tc>
        <w:tc>
          <w:tcPr>
            <w:tcW w:w="6400" w:type="dxa"/>
          </w:tcPr>
          <w:p w14:paraId="1BA455CC" w14:textId="5ADD34DE" w:rsidR="00E53084" w:rsidRPr="00B166D4" w:rsidDel="00E1020B" w:rsidRDefault="00E53084" w:rsidP="00D9742C">
            <w:pPr>
              <w:spacing w:line="240" w:lineRule="auto"/>
              <w:rPr>
                <w:del w:id="1917" w:author="Chasco, Brandon Edward" w:date="2020-08-26T11:40:00Z"/>
              </w:rPr>
            </w:pPr>
            <w:del w:id="1918" w:author="Chasco, Brandon Edward" w:date="2020-08-26T11:40:00Z">
              <w:r w:rsidRPr="00B166D4" w:rsidDel="00E1020B">
                <w:delText>day effect for day j for rear type r</w:delText>
              </w:r>
            </w:del>
          </w:p>
        </w:tc>
      </w:tr>
      <w:tr w:rsidR="00E53084" w:rsidRPr="006226B0" w:rsidDel="00E1020B" w14:paraId="1C842EA1" w14:textId="294B71DB" w:rsidTr="00D9742C">
        <w:trPr>
          <w:trHeight w:val="437"/>
          <w:del w:id="1919" w:author="Chasco, Brandon Edward" w:date="2020-08-26T11:40:00Z"/>
        </w:trPr>
        <w:tc>
          <w:tcPr>
            <w:tcW w:w="2032" w:type="dxa"/>
          </w:tcPr>
          <w:p w14:paraId="5BE90BBC" w14:textId="467A662D" w:rsidR="00E53084" w:rsidRPr="006226B0" w:rsidDel="00E1020B" w:rsidRDefault="00E53084" w:rsidP="00D9742C">
            <w:pPr>
              <w:spacing w:line="240" w:lineRule="auto"/>
              <w:rPr>
                <w:del w:id="1920" w:author="Chasco, Brandon Edward" w:date="2020-08-26T11:40:00Z"/>
              </w:rPr>
            </w:pPr>
          </w:p>
        </w:tc>
        <w:tc>
          <w:tcPr>
            <w:tcW w:w="1267" w:type="dxa"/>
          </w:tcPr>
          <w:p w14:paraId="16741566" w14:textId="4672F21A" w:rsidR="00E53084" w:rsidRPr="00B166D4" w:rsidDel="00E1020B" w:rsidRDefault="009B0FE2" w:rsidP="00D9742C">
            <w:pPr>
              <w:jc w:val="center"/>
              <w:rPr>
                <w:del w:id="1921" w:author="Chasco, Brandon Edward" w:date="2020-08-26T11:40:00Z"/>
                <w:rFonts w:ascii="Cambria Math" w:eastAsia="Cambria Math" w:hAnsi="Cambria Math" w:cs="Cambria Math"/>
              </w:rPr>
            </w:pPr>
            <m:oMathPara>
              <m:oMath>
                <m:sSub>
                  <m:sSubPr>
                    <m:ctrlPr>
                      <w:del w:id="1922" w:author="Chasco, Brandon Edward" w:date="2020-08-26T11:40:00Z">
                        <w:rPr>
                          <w:rFonts w:ascii="Cambria Math" w:eastAsia="Cambria Math" w:hAnsi="Cambria Math" w:cs="Cambria Math"/>
                        </w:rPr>
                      </w:del>
                    </m:ctrlPr>
                  </m:sSubPr>
                  <m:e>
                    <m:r>
                      <w:del w:id="1923" w:author="Chasco, Brandon Edward" w:date="2020-08-26T11:40:00Z">
                        <m:rPr>
                          <m:sty m:val="p"/>
                        </m:rPr>
                        <w:rPr>
                          <w:rFonts w:ascii="Cambria Math" w:hAnsi="Cambria Math"/>
                        </w:rPr>
                        <m:t>ω</m:t>
                      </w:del>
                    </m:r>
                  </m:e>
                  <m:sub>
                    <m:r>
                      <w:del w:id="1924" w:author="Chasco, Brandon Edward" w:date="2020-08-26T11:40:00Z">
                        <m:rPr>
                          <m:sty m:val="p"/>
                        </m:rPr>
                        <w:rPr>
                          <w:rFonts w:ascii="Cambria Math" w:eastAsia="Cambria Math" w:hAnsi="Cambria Math" w:cs="Cambria Math"/>
                        </w:rPr>
                        <m:t>rt</m:t>
                      </w:del>
                    </m:r>
                  </m:sub>
                </m:sSub>
              </m:oMath>
            </m:oMathPara>
          </w:p>
        </w:tc>
        <w:tc>
          <w:tcPr>
            <w:tcW w:w="6400" w:type="dxa"/>
          </w:tcPr>
          <w:p w14:paraId="7E65A552" w14:textId="42BEB5A6" w:rsidR="00E53084" w:rsidRPr="00B166D4" w:rsidDel="00E1020B" w:rsidRDefault="00E53084" w:rsidP="00D9742C">
            <w:pPr>
              <w:spacing w:line="240" w:lineRule="auto"/>
              <w:rPr>
                <w:del w:id="1925" w:author="Chasco, Brandon Edward" w:date="2020-08-26T11:40:00Z"/>
              </w:rPr>
            </w:pPr>
            <w:del w:id="1926" w:author="Chasco, Brandon Edward" w:date="2020-08-26T11:40:00Z">
              <w:r w:rsidRPr="00B166D4" w:rsidDel="00E1020B">
                <w:delText>year effect for year y for rear type r</w:delText>
              </w:r>
            </w:del>
          </w:p>
        </w:tc>
      </w:tr>
      <w:tr w:rsidR="00E53084" w:rsidRPr="006226B0" w:rsidDel="00E1020B" w14:paraId="0BB27A97" w14:textId="34900333" w:rsidTr="00D9742C">
        <w:trPr>
          <w:trHeight w:val="685"/>
          <w:del w:id="1927" w:author="Chasco, Brandon Edward" w:date="2020-08-26T11:40:00Z"/>
        </w:trPr>
        <w:tc>
          <w:tcPr>
            <w:tcW w:w="2032" w:type="dxa"/>
            <w:tcBorders>
              <w:bottom w:val="single" w:sz="4" w:space="0" w:color="000000"/>
            </w:tcBorders>
          </w:tcPr>
          <w:p w14:paraId="15FDA970" w14:textId="4E5B9C26" w:rsidR="00E53084" w:rsidRPr="006226B0" w:rsidDel="00E1020B" w:rsidRDefault="00E53084" w:rsidP="00D9742C">
            <w:pPr>
              <w:spacing w:line="240" w:lineRule="auto"/>
              <w:rPr>
                <w:del w:id="1928" w:author="Chasco, Brandon Edward" w:date="2020-08-26T11:40:00Z"/>
              </w:rPr>
            </w:pPr>
          </w:p>
        </w:tc>
        <w:tc>
          <w:tcPr>
            <w:tcW w:w="1267" w:type="dxa"/>
            <w:tcBorders>
              <w:bottom w:val="single" w:sz="4" w:space="0" w:color="000000"/>
            </w:tcBorders>
          </w:tcPr>
          <w:p w14:paraId="3F59E416" w14:textId="2C0FAFB8" w:rsidR="00E53084" w:rsidRPr="00B166D4" w:rsidDel="00E1020B" w:rsidRDefault="009B0FE2" w:rsidP="00D9742C">
            <w:pPr>
              <w:jc w:val="center"/>
              <w:rPr>
                <w:del w:id="1929" w:author="Chasco, Brandon Edward" w:date="2020-08-26T11:40:00Z"/>
                <w:rFonts w:ascii="Cambria Math" w:eastAsia="Cambria Math" w:hAnsi="Cambria Math" w:cs="Cambria Math"/>
              </w:rPr>
            </w:pPr>
            <m:oMathPara>
              <m:oMath>
                <m:sSub>
                  <m:sSubPr>
                    <m:ctrlPr>
                      <w:del w:id="1930" w:author="Chasco, Brandon Edward" w:date="2020-08-26T11:40:00Z">
                        <w:rPr>
                          <w:rFonts w:ascii="Cambria Math" w:eastAsia="Cambria Math" w:hAnsi="Cambria Math" w:cs="Cambria Math"/>
                        </w:rPr>
                      </w:del>
                    </m:ctrlPr>
                  </m:sSubPr>
                  <m:e>
                    <m:r>
                      <w:del w:id="1931" w:author="Chasco, Brandon Edward" w:date="2020-08-26T11:40:00Z">
                        <m:rPr>
                          <m:sty m:val="p"/>
                        </m:rPr>
                        <w:rPr>
                          <w:rFonts w:ascii="Cambria Math" w:hAnsi="Cambria Math"/>
                        </w:rPr>
                        <m:t>ε</m:t>
                      </w:del>
                    </m:r>
                  </m:e>
                  <m:sub>
                    <m:r>
                      <w:del w:id="1932" w:author="Chasco, Brandon Edward" w:date="2020-08-26T11:40:00Z">
                        <m:rPr>
                          <m:sty m:val="p"/>
                        </m:rPr>
                        <w:rPr>
                          <w:rFonts w:ascii="Cambria Math" w:eastAsia="Cambria Math" w:hAnsi="Cambria Math" w:cs="Cambria Math"/>
                        </w:rPr>
                        <m:t>rjt</m:t>
                      </w:del>
                    </m:r>
                  </m:sub>
                </m:sSub>
              </m:oMath>
            </m:oMathPara>
          </w:p>
        </w:tc>
        <w:tc>
          <w:tcPr>
            <w:tcW w:w="6400" w:type="dxa"/>
            <w:tcBorders>
              <w:bottom w:val="single" w:sz="4" w:space="0" w:color="000000"/>
            </w:tcBorders>
          </w:tcPr>
          <w:p w14:paraId="768FF4E2" w14:textId="70D4F38B" w:rsidR="00E53084" w:rsidRPr="00B166D4" w:rsidDel="00E1020B" w:rsidRDefault="00E53084" w:rsidP="00D9742C">
            <w:pPr>
              <w:spacing w:line="240" w:lineRule="auto"/>
              <w:rPr>
                <w:del w:id="1933" w:author="Chasco, Brandon Edward" w:date="2020-08-26T11:40:00Z"/>
              </w:rPr>
            </w:pPr>
            <w:del w:id="1934" w:author="Chasco, Brandon Edward" w:date="2020-08-26T11:40:00Z">
              <w:r w:rsidRPr="00B166D4" w:rsidDel="00E1020B">
                <w:delText>day/year effect for day j, year t, and rear type r</w:delText>
              </w:r>
            </w:del>
          </w:p>
        </w:tc>
      </w:tr>
    </w:tbl>
    <w:p w14:paraId="72F723ED" w14:textId="13D77DFE" w:rsidR="00B26111" w:rsidDel="00E1020B" w:rsidRDefault="00B26111" w:rsidP="00E53084">
      <w:pPr>
        <w:spacing w:line="259" w:lineRule="auto"/>
        <w:rPr>
          <w:del w:id="1935" w:author="Chasco, Brandon Edward" w:date="2020-08-26T11:40:00Z"/>
        </w:rPr>
      </w:pPr>
    </w:p>
    <w:p w14:paraId="630629E7" w14:textId="4D09312B" w:rsidR="00D27709" w:rsidDel="00E1020B" w:rsidRDefault="00D27709" w:rsidP="00B26111">
      <w:pPr>
        <w:pBdr>
          <w:top w:val="nil"/>
          <w:left w:val="nil"/>
          <w:bottom w:val="nil"/>
          <w:right w:val="nil"/>
          <w:between w:val="nil"/>
        </w:pBdr>
        <w:spacing w:after="200"/>
        <w:rPr>
          <w:del w:id="1936" w:author="Chasco, Brandon Edward" w:date="2020-08-26T11:40:00Z"/>
          <w:color w:val="000000"/>
        </w:rPr>
      </w:pPr>
    </w:p>
    <w:p w14:paraId="3D14A683" w14:textId="74B02BCA" w:rsidR="00D27709" w:rsidDel="00E1020B" w:rsidRDefault="00D27709">
      <w:pPr>
        <w:rPr>
          <w:del w:id="1937" w:author="Chasco, Brandon Edward" w:date="2020-08-26T11:40:00Z"/>
          <w:color w:val="000000"/>
        </w:rPr>
      </w:pPr>
      <w:del w:id="1938" w:author="Chasco, Brandon Edward" w:date="2020-08-26T11:40:00Z">
        <w:r w:rsidDel="00E1020B">
          <w:rPr>
            <w:color w:val="000000"/>
          </w:rPr>
          <w:br w:type="page"/>
        </w:r>
      </w:del>
    </w:p>
    <w:p w14:paraId="3CA25004" w14:textId="6626B1FA" w:rsidR="00B26111" w:rsidRPr="006226B0" w:rsidDel="00E1020B" w:rsidRDefault="00CB353E" w:rsidP="00B26111">
      <w:pPr>
        <w:pBdr>
          <w:top w:val="nil"/>
          <w:left w:val="nil"/>
          <w:bottom w:val="nil"/>
          <w:right w:val="nil"/>
          <w:between w:val="nil"/>
        </w:pBdr>
        <w:spacing w:after="200"/>
        <w:rPr>
          <w:del w:id="1939" w:author="Chasco, Brandon Edward" w:date="2020-08-26T11:40:00Z"/>
          <w:color w:val="000000"/>
        </w:rPr>
      </w:pPr>
      <w:del w:id="1940" w:author="Chasco, Brandon Edward" w:date="2020-08-26T11:40:00Z">
        <w:r w:rsidDel="00E1020B">
          <w:rPr>
            <w:color w:val="000000"/>
          </w:rPr>
          <w:fldChar w:fldCharType="begin"/>
        </w:r>
        <w:r w:rsidDel="00E1020B">
          <w:rPr>
            <w:color w:val="000000"/>
          </w:rPr>
          <w:delInstrText xml:space="preserve"> REF _Ref39755703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4</w:delText>
        </w:r>
        <w:r w:rsidR="00D27709" w:rsidDel="00E1020B">
          <w:delText>.</w:delText>
        </w:r>
        <w:r w:rsidR="00D27709" w:rsidRPr="00B166D4" w:rsidDel="00E1020B">
          <w:delText xml:space="preserve">  Top models for each origin type based on the random effects and number of marine covariates. The gradient is a measure of the likelihood surface for the maximum likelihood estimate, PD Hessian stands for positive definite Hessian, and N.E. stands for not estimated.</w:delText>
        </w:r>
        <w:r w:rsidDel="00E1020B">
          <w:rPr>
            <w:color w:val="000000"/>
          </w:rPr>
          <w:fldChar w:fldCharType="end"/>
        </w:r>
        <w:r w:rsidR="00455D4C" w:rsidDel="00E1020B">
          <w:rPr>
            <w:color w:val="000000"/>
          </w:rPr>
          <w:delText xml:space="preserve"> </w:delText>
        </w:r>
      </w:del>
    </w:p>
    <w:tbl>
      <w:tblPr>
        <w:tblStyle w:val="a2"/>
        <w:tblW w:w="10793" w:type="dxa"/>
        <w:tblLayout w:type="fixed"/>
        <w:tblLook w:val="0400" w:firstRow="0" w:lastRow="0" w:firstColumn="0" w:lastColumn="0" w:noHBand="0" w:noVBand="1"/>
      </w:tblPr>
      <w:tblGrid>
        <w:gridCol w:w="960"/>
        <w:gridCol w:w="120"/>
        <w:gridCol w:w="90"/>
        <w:gridCol w:w="90"/>
        <w:gridCol w:w="821"/>
        <w:gridCol w:w="780"/>
        <w:gridCol w:w="1140"/>
        <w:gridCol w:w="1072"/>
        <w:gridCol w:w="1879"/>
        <w:gridCol w:w="1879"/>
        <w:gridCol w:w="1002"/>
        <w:gridCol w:w="960"/>
        <w:tblGridChange w:id="1941">
          <w:tblGrid>
            <w:gridCol w:w="960"/>
            <w:gridCol w:w="210"/>
            <w:gridCol w:w="90"/>
            <w:gridCol w:w="821"/>
            <w:gridCol w:w="780"/>
            <w:gridCol w:w="1140"/>
            <w:gridCol w:w="1072"/>
            <w:gridCol w:w="1879"/>
            <w:gridCol w:w="1879"/>
            <w:gridCol w:w="1002"/>
            <w:gridCol w:w="960"/>
          </w:tblGrid>
        </w:tblGridChange>
      </w:tblGrid>
      <w:tr w:rsidR="00B26111" w:rsidRPr="006226B0" w:rsidDel="00E1020B" w14:paraId="1569AD9C" w14:textId="3A88C448" w:rsidTr="00D9742C">
        <w:trPr>
          <w:trHeight w:val="300"/>
          <w:del w:id="1942" w:author="Chasco, Brandon Edward" w:date="2020-08-26T11:40:00Z"/>
        </w:trPr>
        <w:tc>
          <w:tcPr>
            <w:tcW w:w="960" w:type="dxa"/>
            <w:tcBorders>
              <w:top w:val="single" w:sz="4" w:space="0" w:color="000000"/>
              <w:left w:val="nil"/>
              <w:bottom w:val="nil"/>
              <w:right w:val="nil"/>
            </w:tcBorders>
            <w:shd w:val="clear" w:color="auto" w:fill="auto"/>
            <w:vAlign w:val="bottom"/>
          </w:tcPr>
          <w:p w14:paraId="39E484CB" w14:textId="7586A513" w:rsidR="00B26111" w:rsidRPr="00B166D4" w:rsidDel="00E1020B" w:rsidRDefault="00B26111" w:rsidP="00D9742C">
            <w:pPr>
              <w:spacing w:after="0" w:line="240" w:lineRule="auto"/>
              <w:rPr>
                <w:del w:id="1943" w:author="Chasco, Brandon Edward" w:date="2020-08-26T11:40:00Z"/>
                <w:color w:val="000000"/>
                <w:sz w:val="22"/>
                <w:szCs w:val="22"/>
              </w:rPr>
            </w:pPr>
          </w:p>
        </w:tc>
        <w:tc>
          <w:tcPr>
            <w:tcW w:w="1121" w:type="dxa"/>
            <w:gridSpan w:val="4"/>
            <w:tcBorders>
              <w:top w:val="single" w:sz="4" w:space="0" w:color="000000"/>
              <w:left w:val="nil"/>
              <w:bottom w:val="nil"/>
              <w:right w:val="nil"/>
            </w:tcBorders>
            <w:shd w:val="clear" w:color="auto" w:fill="auto"/>
            <w:vAlign w:val="bottom"/>
          </w:tcPr>
          <w:p w14:paraId="0EC72356" w14:textId="4977C143" w:rsidR="00B26111" w:rsidRPr="00B166D4" w:rsidDel="00E1020B" w:rsidRDefault="00B26111" w:rsidP="00D9742C">
            <w:pPr>
              <w:spacing w:after="0" w:line="240" w:lineRule="auto"/>
              <w:rPr>
                <w:del w:id="1944" w:author="Chasco, Brandon Edward" w:date="2020-08-26T11:40:00Z"/>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08A34794" w14:textId="123E0ED2" w:rsidR="00B26111" w:rsidRPr="00B166D4" w:rsidDel="00E1020B" w:rsidRDefault="00B26111" w:rsidP="00D9742C">
            <w:pPr>
              <w:spacing w:after="0" w:line="240" w:lineRule="auto"/>
              <w:jc w:val="center"/>
              <w:rPr>
                <w:del w:id="1945" w:author="Chasco, Brandon Edward" w:date="2020-08-26T11:40:00Z"/>
                <w:color w:val="000000"/>
                <w:sz w:val="22"/>
                <w:szCs w:val="22"/>
              </w:rPr>
            </w:pPr>
            <w:del w:id="1946" w:author="Chasco, Brandon Edward" w:date="2020-08-26T11:40:00Z">
              <w:r w:rsidRPr="00B166D4" w:rsidDel="00E1020B">
                <w:rPr>
                  <w:color w:val="000000"/>
                  <w:sz w:val="22"/>
                  <w:szCs w:val="22"/>
                </w:rPr>
                <w:delText>Random effect</w:delText>
              </w:r>
            </w:del>
          </w:p>
        </w:tc>
        <w:tc>
          <w:tcPr>
            <w:tcW w:w="3758" w:type="dxa"/>
            <w:gridSpan w:val="2"/>
            <w:tcBorders>
              <w:top w:val="single" w:sz="4" w:space="0" w:color="000000"/>
              <w:left w:val="nil"/>
              <w:bottom w:val="single" w:sz="4" w:space="0" w:color="000000"/>
              <w:right w:val="nil"/>
            </w:tcBorders>
            <w:shd w:val="clear" w:color="auto" w:fill="auto"/>
            <w:vAlign w:val="bottom"/>
          </w:tcPr>
          <w:p w14:paraId="7AFDA81E" w14:textId="71CB3BD8" w:rsidR="00B26111" w:rsidRPr="00B166D4" w:rsidDel="00E1020B" w:rsidRDefault="00B26111" w:rsidP="00D9742C">
            <w:pPr>
              <w:spacing w:after="0" w:line="240" w:lineRule="auto"/>
              <w:jc w:val="center"/>
              <w:rPr>
                <w:del w:id="1947" w:author="Chasco, Brandon Edward" w:date="2020-08-26T11:40:00Z"/>
                <w:color w:val="000000"/>
                <w:sz w:val="22"/>
                <w:szCs w:val="22"/>
              </w:rPr>
            </w:pPr>
            <w:del w:id="1948" w:author="Chasco, Brandon Edward" w:date="2020-08-26T11:40:00Z">
              <w:r w:rsidRPr="00B166D4" w:rsidDel="00E1020B">
                <w:rPr>
                  <w:color w:val="000000"/>
                  <w:sz w:val="22"/>
                  <w:szCs w:val="22"/>
                </w:rPr>
                <w:delText>Covariate</w:delText>
              </w:r>
            </w:del>
          </w:p>
        </w:tc>
        <w:tc>
          <w:tcPr>
            <w:tcW w:w="1002" w:type="dxa"/>
            <w:tcBorders>
              <w:top w:val="single" w:sz="4" w:space="0" w:color="000000"/>
              <w:left w:val="nil"/>
              <w:bottom w:val="nil"/>
              <w:right w:val="nil"/>
            </w:tcBorders>
            <w:shd w:val="clear" w:color="auto" w:fill="auto"/>
            <w:vAlign w:val="bottom"/>
          </w:tcPr>
          <w:p w14:paraId="70277F4E" w14:textId="1CC3B818" w:rsidR="00B26111" w:rsidRPr="00B166D4" w:rsidDel="00E1020B" w:rsidRDefault="00B26111" w:rsidP="00D9742C">
            <w:pPr>
              <w:spacing w:after="0" w:line="240" w:lineRule="auto"/>
              <w:rPr>
                <w:del w:id="1949" w:author="Chasco, Brandon Edward" w:date="2020-08-26T11:40:00Z"/>
                <w:color w:val="000000"/>
                <w:sz w:val="22"/>
                <w:szCs w:val="22"/>
              </w:rPr>
            </w:pPr>
          </w:p>
        </w:tc>
        <w:tc>
          <w:tcPr>
            <w:tcW w:w="960" w:type="dxa"/>
            <w:tcBorders>
              <w:top w:val="single" w:sz="4" w:space="0" w:color="000000"/>
              <w:left w:val="nil"/>
              <w:bottom w:val="nil"/>
              <w:right w:val="nil"/>
            </w:tcBorders>
            <w:shd w:val="clear" w:color="auto" w:fill="auto"/>
            <w:vAlign w:val="bottom"/>
          </w:tcPr>
          <w:p w14:paraId="364BCFA5" w14:textId="1B7A367B" w:rsidR="00B26111" w:rsidRPr="00B166D4" w:rsidDel="00E1020B" w:rsidRDefault="00B26111" w:rsidP="00D9742C">
            <w:pPr>
              <w:spacing w:after="0" w:line="240" w:lineRule="auto"/>
              <w:rPr>
                <w:del w:id="1950" w:author="Chasco, Brandon Edward" w:date="2020-08-26T11:40:00Z"/>
                <w:color w:val="000000"/>
                <w:sz w:val="22"/>
                <w:szCs w:val="22"/>
              </w:rPr>
            </w:pPr>
          </w:p>
        </w:tc>
      </w:tr>
      <w:tr w:rsidR="00B26111" w:rsidRPr="006226B0" w:rsidDel="00E1020B" w14:paraId="2552878B" w14:textId="554BDCD5" w:rsidTr="00D9742C">
        <w:trPr>
          <w:trHeight w:val="300"/>
          <w:del w:id="1951" w:author="Chasco, Brandon Edward" w:date="2020-08-26T11:40:00Z"/>
        </w:trPr>
        <w:tc>
          <w:tcPr>
            <w:tcW w:w="1170" w:type="dxa"/>
            <w:gridSpan w:val="3"/>
            <w:tcBorders>
              <w:top w:val="nil"/>
              <w:left w:val="nil"/>
              <w:bottom w:val="single" w:sz="4" w:space="0" w:color="000000"/>
              <w:right w:val="nil"/>
            </w:tcBorders>
            <w:shd w:val="clear" w:color="auto" w:fill="auto"/>
            <w:vAlign w:val="bottom"/>
          </w:tcPr>
          <w:p w14:paraId="1235E3C9" w14:textId="2BDECF74" w:rsidR="00B26111" w:rsidRPr="006226B0" w:rsidDel="00E1020B" w:rsidRDefault="00B26111" w:rsidP="00D9742C">
            <w:pPr>
              <w:spacing w:after="0" w:line="240" w:lineRule="auto"/>
              <w:rPr>
                <w:del w:id="1952" w:author="Chasco, Brandon Edward" w:date="2020-08-26T11:40:00Z"/>
                <w:color w:val="000000"/>
                <w:sz w:val="22"/>
                <w:szCs w:val="22"/>
              </w:rPr>
            </w:pPr>
            <w:del w:id="1953" w:author="Chasco, Brandon Edward" w:date="2020-08-26T11:40:00Z">
              <w:r w:rsidRPr="006226B0" w:rsidDel="00E1020B">
                <w:rPr>
                  <w:color w:val="000000"/>
                  <w:sz w:val="22"/>
                  <w:szCs w:val="22"/>
                </w:rPr>
                <w:delText>Rear type</w:delText>
              </w:r>
            </w:del>
          </w:p>
        </w:tc>
        <w:tc>
          <w:tcPr>
            <w:tcW w:w="911" w:type="dxa"/>
            <w:gridSpan w:val="2"/>
            <w:tcBorders>
              <w:top w:val="nil"/>
              <w:left w:val="nil"/>
              <w:bottom w:val="single" w:sz="4" w:space="0" w:color="000000"/>
              <w:right w:val="nil"/>
            </w:tcBorders>
            <w:shd w:val="clear" w:color="auto" w:fill="auto"/>
            <w:vAlign w:val="bottom"/>
          </w:tcPr>
          <w:p w14:paraId="38704CA5" w14:textId="54293F8D" w:rsidR="00B26111" w:rsidRPr="006226B0" w:rsidDel="00E1020B" w:rsidRDefault="00B26111" w:rsidP="00D9742C">
            <w:pPr>
              <w:spacing w:after="0" w:line="240" w:lineRule="auto"/>
              <w:rPr>
                <w:del w:id="1954" w:author="Chasco, Brandon Edward" w:date="2020-08-26T11:40:00Z"/>
                <w:color w:val="000000"/>
                <w:sz w:val="22"/>
                <w:szCs w:val="22"/>
              </w:rPr>
            </w:pPr>
            <m:oMath>
              <m:r>
                <w:del w:id="1955" w:author="Chasco, Brandon Edward" w:date="2020-08-26T11:40:00Z">
                  <m:rPr>
                    <m:sty m:val="p"/>
                  </m:rPr>
                  <w:rPr>
                    <w:rFonts w:ascii="Cambria Math" w:hAnsi="Cambria Math"/>
                  </w:rPr>
                  <m:t>Δ</m:t>
                </w:del>
              </m:r>
            </m:oMath>
            <w:del w:id="1956" w:author="Chasco, Brandon Edward" w:date="2020-08-26T11:40:00Z">
              <w:r w:rsidRPr="006226B0" w:rsidDel="00E1020B">
                <w:rPr>
                  <w:color w:val="000000"/>
                  <w:sz w:val="22"/>
                  <w:szCs w:val="22"/>
                </w:rPr>
                <w:delText>AIC</w:delText>
              </w:r>
            </w:del>
          </w:p>
        </w:tc>
        <w:tc>
          <w:tcPr>
            <w:tcW w:w="780" w:type="dxa"/>
            <w:tcBorders>
              <w:top w:val="single" w:sz="4" w:space="0" w:color="000000"/>
              <w:left w:val="nil"/>
              <w:bottom w:val="single" w:sz="4" w:space="0" w:color="000000"/>
              <w:right w:val="nil"/>
            </w:tcBorders>
            <w:shd w:val="clear" w:color="auto" w:fill="auto"/>
            <w:vAlign w:val="bottom"/>
          </w:tcPr>
          <w:p w14:paraId="47391960" w14:textId="687C2968" w:rsidR="00B26111" w:rsidRPr="00B166D4" w:rsidDel="00E1020B" w:rsidRDefault="00B26111" w:rsidP="00D9742C">
            <w:pPr>
              <w:spacing w:after="0" w:line="240" w:lineRule="auto"/>
              <w:jc w:val="center"/>
              <w:rPr>
                <w:del w:id="1957" w:author="Chasco, Brandon Edward" w:date="2020-08-26T11:40:00Z"/>
                <w:color w:val="000000"/>
                <w:sz w:val="22"/>
                <w:szCs w:val="22"/>
              </w:rPr>
            </w:pPr>
            <w:del w:id="1958" w:author="Chasco, Brandon Edward" w:date="2020-08-26T11:40:00Z">
              <w:r w:rsidRPr="006226B0" w:rsidDel="00E1020B">
                <w:rPr>
                  <w:color w:val="000000"/>
                  <w:sz w:val="22"/>
                  <w:szCs w:val="22"/>
                </w:rPr>
                <w:delText xml:space="preserve">Day </w:delTex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del>
          </w:p>
        </w:tc>
        <w:tc>
          <w:tcPr>
            <w:tcW w:w="1140" w:type="dxa"/>
            <w:tcBorders>
              <w:top w:val="single" w:sz="4" w:space="0" w:color="000000"/>
              <w:left w:val="nil"/>
              <w:bottom w:val="single" w:sz="4" w:space="0" w:color="000000"/>
              <w:right w:val="nil"/>
            </w:tcBorders>
            <w:shd w:val="clear" w:color="auto" w:fill="auto"/>
            <w:vAlign w:val="bottom"/>
          </w:tcPr>
          <w:p w14:paraId="748F63FE" w14:textId="5C066FF4" w:rsidR="00B26111" w:rsidRPr="00B166D4" w:rsidDel="00E1020B" w:rsidRDefault="00B26111" w:rsidP="00D9742C">
            <w:pPr>
              <w:spacing w:after="0" w:line="240" w:lineRule="auto"/>
              <w:jc w:val="center"/>
              <w:rPr>
                <w:del w:id="1959" w:author="Chasco, Brandon Edward" w:date="2020-08-26T11:40:00Z"/>
                <w:color w:val="000000"/>
                <w:sz w:val="22"/>
                <w:szCs w:val="22"/>
              </w:rPr>
            </w:pPr>
            <w:del w:id="1960" w:author="Chasco, Brandon Edward" w:date="2020-08-26T11:40:00Z">
              <w:r w:rsidRPr="00B166D4" w:rsidDel="00E1020B">
                <w:rPr>
                  <w:color w:val="000000"/>
                  <w:sz w:val="22"/>
                  <w:szCs w:val="22"/>
                </w:rPr>
                <w:delText xml:space="preserve">Year </w:delTex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del>
          </w:p>
        </w:tc>
        <w:tc>
          <w:tcPr>
            <w:tcW w:w="1072" w:type="dxa"/>
            <w:tcBorders>
              <w:top w:val="single" w:sz="4" w:space="0" w:color="000000"/>
              <w:left w:val="nil"/>
              <w:bottom w:val="single" w:sz="4" w:space="0" w:color="000000"/>
              <w:right w:val="nil"/>
            </w:tcBorders>
            <w:shd w:val="clear" w:color="auto" w:fill="auto"/>
            <w:vAlign w:val="bottom"/>
          </w:tcPr>
          <w:p w14:paraId="3BFC0B99" w14:textId="5CE6051F" w:rsidR="00B26111" w:rsidRPr="00B166D4" w:rsidDel="00E1020B" w:rsidRDefault="00B26111" w:rsidP="00D9742C">
            <w:pPr>
              <w:spacing w:after="0" w:line="240" w:lineRule="auto"/>
              <w:jc w:val="center"/>
              <w:rPr>
                <w:del w:id="1961" w:author="Chasco, Brandon Edward" w:date="2020-08-26T11:40:00Z"/>
                <w:color w:val="000000"/>
                <w:sz w:val="22"/>
                <w:szCs w:val="22"/>
              </w:rPr>
            </w:pPr>
            <w:del w:id="1962" w:author="Chasco, Brandon Edward" w:date="2020-08-26T11:40:00Z">
              <w:r w:rsidRPr="00B166D4" w:rsidDel="00E1020B">
                <w:rPr>
                  <w:color w:val="000000"/>
                  <w:sz w:val="22"/>
                  <w:szCs w:val="22"/>
                </w:rPr>
                <w:delText xml:space="preserve">Day/Year </w:delTex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del>
          </w:p>
        </w:tc>
        <w:tc>
          <w:tcPr>
            <w:tcW w:w="1879" w:type="dxa"/>
            <w:tcBorders>
              <w:top w:val="single" w:sz="4" w:space="0" w:color="000000"/>
              <w:left w:val="nil"/>
              <w:bottom w:val="single" w:sz="4" w:space="0" w:color="000000"/>
              <w:right w:val="nil"/>
            </w:tcBorders>
            <w:shd w:val="clear" w:color="auto" w:fill="auto"/>
            <w:vAlign w:val="bottom"/>
          </w:tcPr>
          <w:p w14:paraId="4F55BE07" w14:textId="7F5F6B85" w:rsidR="00B26111" w:rsidRPr="00B166D4" w:rsidDel="00E1020B" w:rsidRDefault="00B26111" w:rsidP="00D9742C">
            <w:pPr>
              <w:spacing w:after="0" w:line="240" w:lineRule="auto"/>
              <w:jc w:val="center"/>
              <w:rPr>
                <w:del w:id="1963" w:author="Chasco, Brandon Edward" w:date="2020-08-26T11:40:00Z"/>
                <w:color w:val="000000"/>
                <w:sz w:val="22"/>
                <w:szCs w:val="22"/>
              </w:rPr>
            </w:pPr>
            <w:del w:id="1964" w:author="Chasco, Brandon Edward" w:date="2020-08-26T11:40:00Z">
              <w:r w:rsidRPr="00B166D4" w:rsidDel="00E1020B">
                <w:rPr>
                  <w:color w:val="000000"/>
                  <w:sz w:val="22"/>
                  <w:szCs w:val="22"/>
                </w:rPr>
                <w:delText>1st</w:delText>
              </w:r>
            </w:del>
          </w:p>
        </w:tc>
        <w:tc>
          <w:tcPr>
            <w:tcW w:w="1879" w:type="dxa"/>
            <w:tcBorders>
              <w:top w:val="single" w:sz="4" w:space="0" w:color="000000"/>
              <w:left w:val="nil"/>
              <w:bottom w:val="single" w:sz="4" w:space="0" w:color="000000"/>
              <w:right w:val="nil"/>
            </w:tcBorders>
            <w:shd w:val="clear" w:color="auto" w:fill="auto"/>
            <w:vAlign w:val="bottom"/>
          </w:tcPr>
          <w:p w14:paraId="2767FD64" w14:textId="0AACD7CA" w:rsidR="00B26111" w:rsidRPr="00B166D4" w:rsidDel="00E1020B" w:rsidRDefault="00B26111" w:rsidP="00D9742C">
            <w:pPr>
              <w:spacing w:after="0" w:line="240" w:lineRule="auto"/>
              <w:jc w:val="center"/>
              <w:rPr>
                <w:del w:id="1965" w:author="Chasco, Brandon Edward" w:date="2020-08-26T11:40:00Z"/>
                <w:color w:val="000000"/>
                <w:sz w:val="22"/>
                <w:szCs w:val="22"/>
              </w:rPr>
            </w:pPr>
            <w:del w:id="1966" w:author="Chasco, Brandon Edward" w:date="2020-08-26T11:40:00Z">
              <w:r w:rsidRPr="00B166D4" w:rsidDel="00E1020B">
                <w:rPr>
                  <w:color w:val="000000"/>
                  <w:sz w:val="22"/>
                  <w:szCs w:val="22"/>
                </w:rPr>
                <w:delText>2nd</w:delText>
              </w:r>
            </w:del>
          </w:p>
        </w:tc>
        <w:tc>
          <w:tcPr>
            <w:tcW w:w="1002" w:type="dxa"/>
            <w:tcBorders>
              <w:top w:val="nil"/>
              <w:left w:val="nil"/>
              <w:bottom w:val="single" w:sz="4" w:space="0" w:color="000000"/>
              <w:right w:val="nil"/>
            </w:tcBorders>
            <w:shd w:val="clear" w:color="auto" w:fill="auto"/>
            <w:vAlign w:val="bottom"/>
          </w:tcPr>
          <w:p w14:paraId="5B70BFEA" w14:textId="3E26C652" w:rsidR="00B26111" w:rsidRPr="00B166D4" w:rsidDel="00E1020B" w:rsidRDefault="00B26111" w:rsidP="00D9742C">
            <w:pPr>
              <w:spacing w:after="0" w:line="240" w:lineRule="auto"/>
              <w:rPr>
                <w:del w:id="1967" w:author="Chasco, Brandon Edward" w:date="2020-08-26T11:40:00Z"/>
                <w:color w:val="000000"/>
                <w:sz w:val="22"/>
                <w:szCs w:val="22"/>
              </w:rPr>
            </w:pPr>
            <w:del w:id="1968" w:author="Chasco, Brandon Edward" w:date="2020-08-26T11:40:00Z">
              <w:r w:rsidRPr="00B166D4" w:rsidDel="00E1020B">
                <w:rPr>
                  <w:color w:val="000000"/>
                  <w:sz w:val="22"/>
                  <w:szCs w:val="22"/>
                </w:rPr>
                <w:delText>Gradient</w:delText>
              </w:r>
            </w:del>
          </w:p>
        </w:tc>
        <w:tc>
          <w:tcPr>
            <w:tcW w:w="960" w:type="dxa"/>
            <w:tcBorders>
              <w:top w:val="nil"/>
              <w:left w:val="nil"/>
              <w:bottom w:val="single" w:sz="4" w:space="0" w:color="000000"/>
              <w:right w:val="nil"/>
            </w:tcBorders>
            <w:shd w:val="clear" w:color="auto" w:fill="auto"/>
            <w:vAlign w:val="bottom"/>
          </w:tcPr>
          <w:p w14:paraId="0F7F6501" w14:textId="709312F9" w:rsidR="00B26111" w:rsidRPr="00B166D4" w:rsidDel="00E1020B" w:rsidRDefault="00B26111" w:rsidP="00D9742C">
            <w:pPr>
              <w:spacing w:after="0" w:line="240" w:lineRule="auto"/>
              <w:rPr>
                <w:del w:id="1969" w:author="Chasco, Brandon Edward" w:date="2020-08-26T11:40:00Z"/>
                <w:color w:val="000000"/>
                <w:sz w:val="22"/>
                <w:szCs w:val="22"/>
              </w:rPr>
            </w:pPr>
            <w:del w:id="1970" w:author="Chasco, Brandon Edward" w:date="2020-08-26T11:40:00Z">
              <w:r w:rsidRPr="00B166D4" w:rsidDel="00E1020B">
                <w:rPr>
                  <w:color w:val="000000"/>
                  <w:sz w:val="22"/>
                  <w:szCs w:val="22"/>
                </w:rPr>
                <w:delText>PD Hessian</w:delText>
              </w:r>
            </w:del>
          </w:p>
        </w:tc>
      </w:tr>
      <w:tr w:rsidR="00B26111" w:rsidRPr="006226B0" w:rsidDel="00E1020B" w14:paraId="318348A8" w14:textId="6D777A54" w:rsidTr="00D9742C">
        <w:trPr>
          <w:trHeight w:val="300"/>
          <w:del w:id="1971" w:author="Chasco, Brandon Edward" w:date="2020-08-26T11:40:00Z"/>
        </w:trPr>
        <w:tc>
          <w:tcPr>
            <w:tcW w:w="1170" w:type="dxa"/>
            <w:gridSpan w:val="3"/>
            <w:tcBorders>
              <w:top w:val="single" w:sz="4" w:space="0" w:color="000000"/>
              <w:left w:val="nil"/>
              <w:bottom w:val="nil"/>
              <w:right w:val="nil"/>
            </w:tcBorders>
            <w:shd w:val="clear" w:color="auto" w:fill="auto"/>
            <w:vAlign w:val="bottom"/>
          </w:tcPr>
          <w:p w14:paraId="6A26B177" w14:textId="5A63B351" w:rsidR="00B26111" w:rsidRPr="006226B0" w:rsidDel="00E1020B" w:rsidRDefault="00B26111" w:rsidP="00D9742C">
            <w:pPr>
              <w:spacing w:after="0" w:line="240" w:lineRule="auto"/>
              <w:rPr>
                <w:del w:id="1972" w:author="Chasco, Brandon Edward" w:date="2020-08-26T11:40:00Z"/>
                <w:color w:val="000000"/>
                <w:sz w:val="22"/>
                <w:szCs w:val="22"/>
              </w:rPr>
            </w:pPr>
            <w:del w:id="1973" w:author="Chasco, Brandon Edward" w:date="2020-08-26T11:40:00Z">
              <w:r w:rsidRPr="006226B0" w:rsidDel="00E1020B">
                <w:rPr>
                  <w:color w:val="000000"/>
                  <w:sz w:val="22"/>
                  <w:szCs w:val="22"/>
                </w:rPr>
                <w:delText>Hatchery</w:delText>
              </w:r>
            </w:del>
          </w:p>
        </w:tc>
        <w:tc>
          <w:tcPr>
            <w:tcW w:w="911" w:type="dxa"/>
            <w:gridSpan w:val="2"/>
            <w:tcBorders>
              <w:top w:val="single" w:sz="4" w:space="0" w:color="000000"/>
              <w:left w:val="nil"/>
              <w:bottom w:val="nil"/>
              <w:right w:val="nil"/>
            </w:tcBorders>
            <w:shd w:val="clear" w:color="auto" w:fill="auto"/>
            <w:vAlign w:val="bottom"/>
          </w:tcPr>
          <w:p w14:paraId="6973177E" w14:textId="3DE2FF65" w:rsidR="00B26111" w:rsidRPr="006226B0" w:rsidDel="00E1020B" w:rsidRDefault="00B26111" w:rsidP="00D9742C">
            <w:pPr>
              <w:spacing w:after="0" w:line="240" w:lineRule="auto"/>
              <w:jc w:val="right"/>
              <w:rPr>
                <w:del w:id="1974" w:author="Chasco, Brandon Edward" w:date="2020-08-26T11:40:00Z"/>
                <w:color w:val="000000"/>
                <w:sz w:val="22"/>
                <w:szCs w:val="22"/>
              </w:rPr>
            </w:pPr>
            <w:del w:id="1975" w:author="Chasco, Brandon Edward" w:date="2020-08-26T11:40:00Z">
              <w:r w:rsidRPr="006226B0" w:rsidDel="00E1020B">
                <w:rPr>
                  <w:color w:val="000000"/>
                  <w:sz w:val="22"/>
                  <w:szCs w:val="22"/>
                </w:rPr>
                <w:delText>0.0000</w:delText>
              </w:r>
            </w:del>
          </w:p>
        </w:tc>
        <w:tc>
          <w:tcPr>
            <w:tcW w:w="780" w:type="dxa"/>
            <w:tcBorders>
              <w:top w:val="single" w:sz="4" w:space="0" w:color="000000"/>
              <w:left w:val="nil"/>
              <w:bottom w:val="nil"/>
              <w:right w:val="nil"/>
            </w:tcBorders>
            <w:shd w:val="clear" w:color="auto" w:fill="auto"/>
            <w:vAlign w:val="bottom"/>
          </w:tcPr>
          <w:p w14:paraId="7F5920E0" w14:textId="486C9EC8" w:rsidR="00B26111" w:rsidRPr="006226B0" w:rsidDel="00E1020B" w:rsidRDefault="00B26111" w:rsidP="00D9742C">
            <w:pPr>
              <w:spacing w:after="0" w:line="240" w:lineRule="auto"/>
              <w:jc w:val="center"/>
              <w:rPr>
                <w:del w:id="1976" w:author="Chasco, Brandon Edward" w:date="2020-08-26T11:40:00Z"/>
                <w:color w:val="000000"/>
                <w:sz w:val="22"/>
                <w:szCs w:val="22"/>
              </w:rPr>
            </w:pPr>
            <w:del w:id="1977" w:author="Chasco, Brandon Edward" w:date="2020-08-26T11:40:00Z">
              <w:r w:rsidRPr="006226B0" w:rsidDel="00E1020B">
                <w:rPr>
                  <w:color w:val="000000"/>
                  <w:sz w:val="22"/>
                  <w:szCs w:val="22"/>
                </w:rPr>
                <w:delText>N.E.</w:delText>
              </w:r>
            </w:del>
          </w:p>
        </w:tc>
        <w:tc>
          <w:tcPr>
            <w:tcW w:w="1140" w:type="dxa"/>
            <w:tcBorders>
              <w:top w:val="single" w:sz="4" w:space="0" w:color="000000"/>
              <w:left w:val="nil"/>
              <w:bottom w:val="nil"/>
              <w:right w:val="nil"/>
            </w:tcBorders>
            <w:shd w:val="clear" w:color="auto" w:fill="auto"/>
            <w:vAlign w:val="bottom"/>
          </w:tcPr>
          <w:p w14:paraId="194F24FE" w14:textId="0A143760" w:rsidR="00B26111" w:rsidRPr="006226B0" w:rsidDel="00E1020B" w:rsidRDefault="00B26111" w:rsidP="00D9742C">
            <w:pPr>
              <w:spacing w:after="0" w:line="240" w:lineRule="auto"/>
              <w:jc w:val="center"/>
              <w:rPr>
                <w:del w:id="1978" w:author="Chasco, Brandon Edward" w:date="2020-08-26T11:40:00Z"/>
                <w:color w:val="000000"/>
                <w:sz w:val="22"/>
                <w:szCs w:val="22"/>
              </w:rPr>
            </w:pPr>
            <w:del w:id="1979" w:author="Chasco, Brandon Edward" w:date="2020-08-26T11:40:00Z">
              <w:r w:rsidRPr="006226B0" w:rsidDel="00E1020B">
                <w:rPr>
                  <w:color w:val="000000"/>
                  <w:sz w:val="22"/>
                  <w:szCs w:val="22"/>
                </w:rPr>
                <w:delText>N.E.</w:delText>
              </w:r>
            </w:del>
          </w:p>
        </w:tc>
        <w:tc>
          <w:tcPr>
            <w:tcW w:w="1072" w:type="dxa"/>
            <w:tcBorders>
              <w:top w:val="single" w:sz="4" w:space="0" w:color="000000"/>
              <w:left w:val="nil"/>
              <w:bottom w:val="nil"/>
              <w:right w:val="nil"/>
            </w:tcBorders>
            <w:shd w:val="clear" w:color="auto" w:fill="auto"/>
            <w:vAlign w:val="bottom"/>
          </w:tcPr>
          <w:p w14:paraId="0C4AE23E" w14:textId="449D13C0" w:rsidR="00B26111" w:rsidRPr="006226B0" w:rsidDel="00E1020B" w:rsidRDefault="00B26111" w:rsidP="00D9742C">
            <w:pPr>
              <w:spacing w:after="0" w:line="240" w:lineRule="auto"/>
              <w:jc w:val="center"/>
              <w:rPr>
                <w:del w:id="1980" w:author="Chasco, Brandon Edward" w:date="2020-08-26T11:40:00Z"/>
                <w:color w:val="000000"/>
                <w:sz w:val="22"/>
                <w:szCs w:val="22"/>
              </w:rPr>
            </w:pPr>
            <w:del w:id="1981" w:author="Chasco, Brandon Edward" w:date="2020-08-26T11:40:00Z">
              <w:r w:rsidRPr="006226B0" w:rsidDel="00E1020B">
                <w:rPr>
                  <w:color w:val="000000"/>
                  <w:sz w:val="22"/>
                  <w:szCs w:val="22"/>
                </w:rPr>
                <w:delText>X</w:delText>
              </w:r>
            </w:del>
          </w:p>
        </w:tc>
        <w:tc>
          <w:tcPr>
            <w:tcW w:w="1879" w:type="dxa"/>
            <w:tcBorders>
              <w:top w:val="single" w:sz="4" w:space="0" w:color="000000"/>
              <w:left w:val="nil"/>
              <w:bottom w:val="nil"/>
              <w:right w:val="nil"/>
            </w:tcBorders>
            <w:shd w:val="clear" w:color="auto" w:fill="auto"/>
            <w:vAlign w:val="bottom"/>
          </w:tcPr>
          <w:p w14:paraId="2FD62051" w14:textId="590B773A" w:rsidR="00B26111" w:rsidRPr="006226B0" w:rsidDel="00E1020B" w:rsidRDefault="00B26111" w:rsidP="00D9742C">
            <w:pPr>
              <w:spacing w:after="0" w:line="240" w:lineRule="auto"/>
              <w:rPr>
                <w:del w:id="1982" w:author="Chasco, Brandon Edward" w:date="2020-08-26T11:40:00Z"/>
                <w:color w:val="000000"/>
                <w:sz w:val="22"/>
                <w:szCs w:val="22"/>
              </w:rPr>
            </w:pPr>
            <w:del w:id="1983" w:author="Chasco, Brandon Edward" w:date="2020-08-26T11:40:00Z">
              <w:r w:rsidRPr="006226B0" w:rsidDel="00E1020B">
                <w:rPr>
                  <w:color w:val="000000"/>
                  <w:sz w:val="22"/>
                  <w:szCs w:val="22"/>
                </w:rPr>
                <w:delText>transport.sum</w:delText>
              </w:r>
            </w:del>
          </w:p>
        </w:tc>
        <w:tc>
          <w:tcPr>
            <w:tcW w:w="1879" w:type="dxa"/>
            <w:tcBorders>
              <w:top w:val="single" w:sz="4" w:space="0" w:color="000000"/>
              <w:left w:val="nil"/>
              <w:bottom w:val="nil"/>
              <w:right w:val="nil"/>
            </w:tcBorders>
            <w:shd w:val="clear" w:color="auto" w:fill="auto"/>
            <w:vAlign w:val="bottom"/>
          </w:tcPr>
          <w:p w14:paraId="44A29B51" w14:textId="27E9DB0A" w:rsidR="00B26111" w:rsidRPr="006226B0" w:rsidDel="00E1020B" w:rsidRDefault="00B26111" w:rsidP="00D9742C">
            <w:pPr>
              <w:spacing w:after="0" w:line="240" w:lineRule="auto"/>
              <w:rPr>
                <w:del w:id="1984" w:author="Chasco, Brandon Edward" w:date="2020-08-26T11:40:00Z"/>
                <w:color w:val="000000"/>
                <w:sz w:val="22"/>
                <w:szCs w:val="22"/>
              </w:rPr>
            </w:pPr>
            <w:del w:id="1985" w:author="Chasco, Brandon Edward" w:date="2020-08-26T11:40:00Z">
              <w:r w:rsidRPr="006226B0" w:rsidDel="00E1020B">
                <w:rPr>
                  <w:color w:val="000000"/>
                  <w:sz w:val="22"/>
                  <w:szCs w:val="22"/>
                </w:rPr>
                <w:delText>npgo.sum</w:delText>
              </w:r>
            </w:del>
          </w:p>
        </w:tc>
        <w:tc>
          <w:tcPr>
            <w:tcW w:w="1002" w:type="dxa"/>
            <w:tcBorders>
              <w:top w:val="single" w:sz="4" w:space="0" w:color="000000"/>
              <w:left w:val="nil"/>
              <w:bottom w:val="nil"/>
              <w:right w:val="nil"/>
            </w:tcBorders>
            <w:shd w:val="clear" w:color="auto" w:fill="auto"/>
            <w:vAlign w:val="bottom"/>
          </w:tcPr>
          <w:p w14:paraId="2D2D4EBD" w14:textId="5184E8D9" w:rsidR="00B26111" w:rsidRPr="006226B0" w:rsidDel="00E1020B" w:rsidRDefault="00B26111" w:rsidP="00D9742C">
            <w:pPr>
              <w:spacing w:after="0" w:line="240" w:lineRule="auto"/>
              <w:jc w:val="right"/>
              <w:rPr>
                <w:del w:id="1986" w:author="Chasco, Brandon Edward" w:date="2020-08-26T11:40:00Z"/>
                <w:color w:val="000000"/>
                <w:sz w:val="22"/>
                <w:szCs w:val="22"/>
              </w:rPr>
            </w:pPr>
            <w:del w:id="1987" w:author="Chasco, Brandon Edward" w:date="2020-08-26T11:40:00Z">
              <w:r w:rsidRPr="006226B0" w:rsidDel="00E1020B">
                <w:rPr>
                  <w:color w:val="000000"/>
                  <w:sz w:val="22"/>
                  <w:szCs w:val="22"/>
                </w:rPr>
                <w:delText>0.00035</w:delText>
              </w:r>
            </w:del>
          </w:p>
        </w:tc>
        <w:tc>
          <w:tcPr>
            <w:tcW w:w="960" w:type="dxa"/>
            <w:tcBorders>
              <w:top w:val="single" w:sz="4" w:space="0" w:color="000000"/>
              <w:left w:val="nil"/>
              <w:bottom w:val="nil"/>
              <w:right w:val="nil"/>
            </w:tcBorders>
            <w:shd w:val="clear" w:color="auto" w:fill="auto"/>
            <w:vAlign w:val="bottom"/>
          </w:tcPr>
          <w:p w14:paraId="3E327A1C" w14:textId="72E59AFB" w:rsidR="00B26111" w:rsidRPr="006226B0" w:rsidDel="00E1020B" w:rsidRDefault="00B26111" w:rsidP="00D9742C">
            <w:pPr>
              <w:spacing w:after="0" w:line="240" w:lineRule="auto"/>
              <w:jc w:val="center"/>
              <w:rPr>
                <w:del w:id="1988" w:author="Chasco, Brandon Edward" w:date="2020-08-26T11:40:00Z"/>
                <w:color w:val="000000"/>
                <w:sz w:val="22"/>
                <w:szCs w:val="22"/>
              </w:rPr>
            </w:pPr>
            <w:del w:id="1989" w:author="Chasco, Brandon Edward" w:date="2020-08-26T11:40:00Z">
              <w:r w:rsidRPr="006226B0" w:rsidDel="00E1020B">
                <w:rPr>
                  <w:color w:val="000000"/>
                  <w:sz w:val="22"/>
                  <w:szCs w:val="22"/>
                </w:rPr>
                <w:delText>TRUE</w:delText>
              </w:r>
            </w:del>
          </w:p>
        </w:tc>
      </w:tr>
      <w:tr w:rsidR="00B26111" w:rsidRPr="006226B0" w:rsidDel="00E1020B" w14:paraId="1EA60636" w14:textId="3ED7A2AE" w:rsidTr="00D9742C">
        <w:trPr>
          <w:trHeight w:val="300"/>
          <w:del w:id="1990" w:author="Chasco, Brandon Edward" w:date="2020-08-26T11:40:00Z"/>
        </w:trPr>
        <w:tc>
          <w:tcPr>
            <w:tcW w:w="1170" w:type="dxa"/>
            <w:gridSpan w:val="3"/>
            <w:tcBorders>
              <w:top w:val="nil"/>
              <w:left w:val="nil"/>
              <w:bottom w:val="nil"/>
              <w:right w:val="nil"/>
            </w:tcBorders>
            <w:shd w:val="clear" w:color="auto" w:fill="auto"/>
            <w:vAlign w:val="bottom"/>
          </w:tcPr>
          <w:p w14:paraId="14872F9F" w14:textId="1B9CDF21" w:rsidR="00B26111" w:rsidRPr="006226B0" w:rsidDel="00E1020B" w:rsidRDefault="00B26111" w:rsidP="00D9742C">
            <w:pPr>
              <w:spacing w:after="0" w:line="240" w:lineRule="auto"/>
              <w:jc w:val="center"/>
              <w:rPr>
                <w:del w:id="1991"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213AB164" w14:textId="6C28BD24" w:rsidR="00B26111" w:rsidRPr="006226B0" w:rsidDel="00E1020B" w:rsidRDefault="00B26111" w:rsidP="00D9742C">
            <w:pPr>
              <w:spacing w:after="0" w:line="240" w:lineRule="auto"/>
              <w:jc w:val="right"/>
              <w:rPr>
                <w:del w:id="1992" w:author="Chasco, Brandon Edward" w:date="2020-08-26T11:40:00Z"/>
                <w:color w:val="000000"/>
                <w:sz w:val="22"/>
                <w:szCs w:val="22"/>
              </w:rPr>
            </w:pPr>
            <w:del w:id="1993" w:author="Chasco, Brandon Edward" w:date="2020-08-26T11:40:00Z">
              <w:r w:rsidRPr="006226B0" w:rsidDel="00E1020B">
                <w:rPr>
                  <w:color w:val="000000"/>
                  <w:sz w:val="22"/>
                  <w:szCs w:val="22"/>
                </w:rPr>
                <w:delText>1.0002</w:delText>
              </w:r>
            </w:del>
          </w:p>
        </w:tc>
        <w:tc>
          <w:tcPr>
            <w:tcW w:w="780" w:type="dxa"/>
            <w:tcBorders>
              <w:top w:val="nil"/>
              <w:left w:val="nil"/>
              <w:bottom w:val="nil"/>
              <w:right w:val="nil"/>
            </w:tcBorders>
            <w:shd w:val="clear" w:color="auto" w:fill="auto"/>
            <w:vAlign w:val="bottom"/>
          </w:tcPr>
          <w:p w14:paraId="63B41FDE" w14:textId="71ED0B35" w:rsidR="00B26111" w:rsidRPr="006226B0" w:rsidDel="00E1020B" w:rsidRDefault="00B26111" w:rsidP="00D9742C">
            <w:pPr>
              <w:spacing w:after="0" w:line="240" w:lineRule="auto"/>
              <w:jc w:val="center"/>
              <w:rPr>
                <w:del w:id="1994" w:author="Chasco, Brandon Edward" w:date="2020-08-26T11:40:00Z"/>
                <w:color w:val="000000"/>
                <w:sz w:val="22"/>
                <w:szCs w:val="22"/>
              </w:rPr>
            </w:pPr>
            <w:del w:id="1995"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10377FFD" w14:textId="2DD3D748" w:rsidR="00B26111" w:rsidRPr="006226B0" w:rsidDel="00E1020B" w:rsidRDefault="00B26111" w:rsidP="00D9742C">
            <w:pPr>
              <w:spacing w:after="0" w:line="240" w:lineRule="auto"/>
              <w:jc w:val="center"/>
              <w:rPr>
                <w:del w:id="1996" w:author="Chasco, Brandon Edward" w:date="2020-08-26T11:40:00Z"/>
                <w:color w:val="000000"/>
                <w:sz w:val="22"/>
                <w:szCs w:val="22"/>
              </w:rPr>
            </w:pPr>
            <w:del w:id="1997"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3C35B572" w14:textId="32F6B5B5" w:rsidR="00B26111" w:rsidRPr="006226B0" w:rsidDel="00E1020B" w:rsidRDefault="00B26111" w:rsidP="00D9742C">
            <w:pPr>
              <w:spacing w:after="0" w:line="240" w:lineRule="auto"/>
              <w:jc w:val="center"/>
              <w:rPr>
                <w:del w:id="1998" w:author="Chasco, Brandon Edward" w:date="2020-08-26T11:40:00Z"/>
                <w:color w:val="000000"/>
                <w:sz w:val="22"/>
                <w:szCs w:val="22"/>
              </w:rPr>
            </w:pPr>
            <w:del w:id="1999"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737EBA84" w14:textId="3DA59E58" w:rsidR="00B26111" w:rsidRPr="006226B0" w:rsidDel="00E1020B" w:rsidRDefault="00B26111" w:rsidP="00D9742C">
            <w:pPr>
              <w:spacing w:after="0" w:line="240" w:lineRule="auto"/>
              <w:rPr>
                <w:del w:id="2000" w:author="Chasco, Brandon Edward" w:date="2020-08-26T11:40:00Z"/>
                <w:color w:val="000000"/>
                <w:sz w:val="22"/>
                <w:szCs w:val="22"/>
              </w:rPr>
            </w:pPr>
            <w:del w:id="2001"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5FC64D91" w14:textId="15B87BA6" w:rsidR="00B26111" w:rsidRPr="006226B0" w:rsidDel="00E1020B" w:rsidRDefault="00B26111" w:rsidP="00D9742C">
            <w:pPr>
              <w:spacing w:after="0" w:line="240" w:lineRule="auto"/>
              <w:rPr>
                <w:del w:id="2002" w:author="Chasco, Brandon Edward" w:date="2020-08-26T11:40:00Z"/>
                <w:color w:val="000000"/>
                <w:sz w:val="22"/>
                <w:szCs w:val="22"/>
              </w:rPr>
            </w:pPr>
            <w:del w:id="2003" w:author="Chasco, Brandon Edward" w:date="2020-08-26T11:40:00Z">
              <w:r w:rsidRPr="006226B0" w:rsidDel="00E1020B">
                <w:rPr>
                  <w:color w:val="000000"/>
                  <w:sz w:val="22"/>
                  <w:szCs w:val="22"/>
                </w:rPr>
                <w:delText>npgo.aut</w:delText>
              </w:r>
            </w:del>
          </w:p>
        </w:tc>
        <w:tc>
          <w:tcPr>
            <w:tcW w:w="1002" w:type="dxa"/>
            <w:tcBorders>
              <w:top w:val="nil"/>
              <w:left w:val="nil"/>
              <w:bottom w:val="nil"/>
              <w:right w:val="nil"/>
            </w:tcBorders>
            <w:shd w:val="clear" w:color="auto" w:fill="auto"/>
            <w:vAlign w:val="bottom"/>
          </w:tcPr>
          <w:p w14:paraId="559A9801" w14:textId="616C5570" w:rsidR="00B26111" w:rsidRPr="006226B0" w:rsidDel="00E1020B" w:rsidRDefault="00B26111" w:rsidP="00D9742C">
            <w:pPr>
              <w:spacing w:after="0" w:line="240" w:lineRule="auto"/>
              <w:jc w:val="right"/>
              <w:rPr>
                <w:del w:id="2004" w:author="Chasco, Brandon Edward" w:date="2020-08-26T11:40:00Z"/>
                <w:color w:val="000000"/>
                <w:sz w:val="22"/>
                <w:szCs w:val="22"/>
              </w:rPr>
            </w:pPr>
            <w:del w:id="2005" w:author="Chasco, Brandon Edward" w:date="2020-08-26T11:40:00Z">
              <w:r w:rsidRPr="006226B0" w:rsidDel="00E1020B">
                <w:rPr>
                  <w:color w:val="000000"/>
                  <w:sz w:val="22"/>
                  <w:szCs w:val="22"/>
                </w:rPr>
                <w:delText>0.00175</w:delText>
              </w:r>
            </w:del>
          </w:p>
        </w:tc>
        <w:tc>
          <w:tcPr>
            <w:tcW w:w="960" w:type="dxa"/>
            <w:tcBorders>
              <w:top w:val="nil"/>
              <w:left w:val="nil"/>
              <w:bottom w:val="nil"/>
              <w:right w:val="nil"/>
            </w:tcBorders>
            <w:shd w:val="clear" w:color="auto" w:fill="auto"/>
            <w:vAlign w:val="bottom"/>
          </w:tcPr>
          <w:p w14:paraId="26C64085" w14:textId="14168421" w:rsidR="00B26111" w:rsidRPr="006226B0" w:rsidDel="00E1020B" w:rsidRDefault="00B26111" w:rsidP="00D9742C">
            <w:pPr>
              <w:spacing w:after="0" w:line="240" w:lineRule="auto"/>
              <w:jc w:val="center"/>
              <w:rPr>
                <w:del w:id="2006" w:author="Chasco, Brandon Edward" w:date="2020-08-26T11:40:00Z"/>
                <w:color w:val="000000"/>
                <w:sz w:val="22"/>
                <w:szCs w:val="22"/>
              </w:rPr>
            </w:pPr>
            <w:del w:id="2007" w:author="Chasco, Brandon Edward" w:date="2020-08-26T11:40:00Z">
              <w:r w:rsidRPr="006226B0" w:rsidDel="00E1020B">
                <w:rPr>
                  <w:color w:val="000000"/>
                  <w:sz w:val="22"/>
                  <w:szCs w:val="22"/>
                </w:rPr>
                <w:delText>TRUE</w:delText>
              </w:r>
            </w:del>
          </w:p>
        </w:tc>
      </w:tr>
      <w:tr w:rsidR="00B26111" w:rsidRPr="006226B0" w:rsidDel="00E1020B" w14:paraId="7D067106" w14:textId="55B1CCC5" w:rsidTr="00D9742C">
        <w:trPr>
          <w:trHeight w:val="300"/>
          <w:del w:id="2008" w:author="Chasco, Brandon Edward" w:date="2020-08-26T11:40:00Z"/>
        </w:trPr>
        <w:tc>
          <w:tcPr>
            <w:tcW w:w="1170" w:type="dxa"/>
            <w:gridSpan w:val="3"/>
            <w:tcBorders>
              <w:top w:val="nil"/>
              <w:left w:val="nil"/>
              <w:bottom w:val="nil"/>
              <w:right w:val="nil"/>
            </w:tcBorders>
            <w:shd w:val="clear" w:color="auto" w:fill="auto"/>
            <w:vAlign w:val="bottom"/>
          </w:tcPr>
          <w:p w14:paraId="6248FB90" w14:textId="7188CBFE" w:rsidR="00B26111" w:rsidRPr="006226B0" w:rsidDel="00E1020B" w:rsidRDefault="00B26111" w:rsidP="00D9742C">
            <w:pPr>
              <w:spacing w:after="0" w:line="240" w:lineRule="auto"/>
              <w:jc w:val="center"/>
              <w:rPr>
                <w:del w:id="2009"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24E7BB20" w14:textId="2806C6DC" w:rsidR="00B26111" w:rsidRPr="006226B0" w:rsidDel="00E1020B" w:rsidRDefault="00B26111" w:rsidP="00D9742C">
            <w:pPr>
              <w:spacing w:after="0" w:line="240" w:lineRule="auto"/>
              <w:jc w:val="right"/>
              <w:rPr>
                <w:del w:id="2010" w:author="Chasco, Brandon Edward" w:date="2020-08-26T11:40:00Z"/>
                <w:color w:val="000000"/>
                <w:sz w:val="22"/>
                <w:szCs w:val="22"/>
              </w:rPr>
            </w:pPr>
            <w:del w:id="2011" w:author="Chasco, Brandon Edward" w:date="2020-08-26T11:40:00Z">
              <w:r w:rsidRPr="006226B0" w:rsidDel="00E1020B">
                <w:rPr>
                  <w:color w:val="000000"/>
                  <w:sz w:val="22"/>
                  <w:szCs w:val="22"/>
                </w:rPr>
                <w:delText>1.2726</w:delText>
              </w:r>
            </w:del>
          </w:p>
        </w:tc>
        <w:tc>
          <w:tcPr>
            <w:tcW w:w="780" w:type="dxa"/>
            <w:tcBorders>
              <w:top w:val="nil"/>
              <w:left w:val="nil"/>
              <w:bottom w:val="nil"/>
              <w:right w:val="nil"/>
            </w:tcBorders>
            <w:shd w:val="clear" w:color="auto" w:fill="auto"/>
            <w:vAlign w:val="bottom"/>
          </w:tcPr>
          <w:p w14:paraId="69027F1B" w14:textId="2707BBDE" w:rsidR="00B26111" w:rsidRPr="006226B0" w:rsidDel="00E1020B" w:rsidRDefault="00B26111" w:rsidP="00D9742C">
            <w:pPr>
              <w:spacing w:after="0" w:line="240" w:lineRule="auto"/>
              <w:jc w:val="center"/>
              <w:rPr>
                <w:del w:id="2012" w:author="Chasco, Brandon Edward" w:date="2020-08-26T11:40:00Z"/>
                <w:color w:val="000000"/>
                <w:sz w:val="22"/>
                <w:szCs w:val="22"/>
              </w:rPr>
            </w:pPr>
            <w:del w:id="2013"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1FD32FC3" w14:textId="6EBEF43C" w:rsidR="00B26111" w:rsidRPr="006226B0" w:rsidDel="00E1020B" w:rsidRDefault="00B26111" w:rsidP="00D9742C">
            <w:pPr>
              <w:spacing w:after="0" w:line="240" w:lineRule="auto"/>
              <w:jc w:val="center"/>
              <w:rPr>
                <w:del w:id="2014" w:author="Chasco, Brandon Edward" w:date="2020-08-26T11:40:00Z"/>
                <w:color w:val="000000"/>
                <w:sz w:val="22"/>
                <w:szCs w:val="22"/>
              </w:rPr>
            </w:pPr>
            <w:del w:id="2015"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03DC1679" w14:textId="2EAC91AB" w:rsidR="00B26111" w:rsidRPr="006226B0" w:rsidDel="00E1020B" w:rsidRDefault="00B26111" w:rsidP="00D9742C">
            <w:pPr>
              <w:spacing w:after="0" w:line="240" w:lineRule="auto"/>
              <w:jc w:val="center"/>
              <w:rPr>
                <w:del w:id="2016" w:author="Chasco, Brandon Edward" w:date="2020-08-26T11:40:00Z"/>
                <w:color w:val="000000"/>
                <w:sz w:val="22"/>
                <w:szCs w:val="22"/>
              </w:rPr>
            </w:pPr>
            <w:del w:id="2017"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2D56D023" w14:textId="2D5D07F1" w:rsidR="00B26111" w:rsidRPr="006226B0" w:rsidDel="00E1020B" w:rsidRDefault="00B26111" w:rsidP="00D9742C">
            <w:pPr>
              <w:spacing w:after="0" w:line="240" w:lineRule="auto"/>
              <w:rPr>
                <w:del w:id="2018" w:author="Chasco, Brandon Edward" w:date="2020-08-26T11:40:00Z"/>
                <w:color w:val="000000"/>
                <w:sz w:val="22"/>
                <w:szCs w:val="22"/>
              </w:rPr>
            </w:pPr>
            <w:del w:id="2019"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767BA0AF" w14:textId="65067294" w:rsidR="00B26111" w:rsidRPr="006226B0" w:rsidDel="00E1020B" w:rsidRDefault="00B26111" w:rsidP="00D9742C">
            <w:pPr>
              <w:spacing w:after="0" w:line="240" w:lineRule="auto"/>
              <w:rPr>
                <w:del w:id="2020" w:author="Chasco, Brandon Edward" w:date="2020-08-26T11:40:00Z"/>
                <w:color w:val="000000"/>
                <w:sz w:val="22"/>
                <w:szCs w:val="22"/>
              </w:rPr>
            </w:pPr>
            <w:del w:id="2021" w:author="Chasco, Brandon Edward" w:date="2020-08-26T11:40:00Z">
              <w:r w:rsidRPr="006226B0" w:rsidDel="00E1020B">
                <w:rPr>
                  <w:color w:val="000000"/>
                  <w:sz w:val="22"/>
                  <w:szCs w:val="22"/>
                </w:rPr>
                <w:delText>npgo.spr</w:delText>
              </w:r>
            </w:del>
          </w:p>
        </w:tc>
        <w:tc>
          <w:tcPr>
            <w:tcW w:w="1002" w:type="dxa"/>
            <w:tcBorders>
              <w:top w:val="nil"/>
              <w:left w:val="nil"/>
              <w:bottom w:val="nil"/>
              <w:right w:val="nil"/>
            </w:tcBorders>
            <w:shd w:val="clear" w:color="auto" w:fill="auto"/>
            <w:vAlign w:val="bottom"/>
          </w:tcPr>
          <w:p w14:paraId="7FD04ED5" w14:textId="4366834A" w:rsidR="00B26111" w:rsidRPr="006226B0" w:rsidDel="00E1020B" w:rsidRDefault="00B26111" w:rsidP="00D9742C">
            <w:pPr>
              <w:spacing w:after="0" w:line="240" w:lineRule="auto"/>
              <w:jc w:val="right"/>
              <w:rPr>
                <w:del w:id="2022" w:author="Chasco, Brandon Edward" w:date="2020-08-26T11:40:00Z"/>
                <w:color w:val="000000"/>
                <w:sz w:val="22"/>
                <w:szCs w:val="22"/>
              </w:rPr>
            </w:pPr>
            <w:del w:id="2023" w:author="Chasco, Brandon Edward" w:date="2020-08-26T11:40:00Z">
              <w:r w:rsidRPr="006226B0" w:rsidDel="00E1020B">
                <w:rPr>
                  <w:color w:val="000000"/>
                  <w:sz w:val="22"/>
                  <w:szCs w:val="22"/>
                </w:rPr>
                <w:delText>0.00116</w:delText>
              </w:r>
            </w:del>
          </w:p>
        </w:tc>
        <w:tc>
          <w:tcPr>
            <w:tcW w:w="960" w:type="dxa"/>
            <w:tcBorders>
              <w:top w:val="nil"/>
              <w:left w:val="nil"/>
              <w:bottom w:val="nil"/>
              <w:right w:val="nil"/>
            </w:tcBorders>
            <w:shd w:val="clear" w:color="auto" w:fill="auto"/>
            <w:vAlign w:val="bottom"/>
          </w:tcPr>
          <w:p w14:paraId="756D4BEB" w14:textId="4EC77A75" w:rsidR="00B26111" w:rsidRPr="006226B0" w:rsidDel="00E1020B" w:rsidRDefault="00B26111" w:rsidP="00D9742C">
            <w:pPr>
              <w:spacing w:after="0" w:line="240" w:lineRule="auto"/>
              <w:jc w:val="center"/>
              <w:rPr>
                <w:del w:id="2024" w:author="Chasco, Brandon Edward" w:date="2020-08-26T11:40:00Z"/>
                <w:color w:val="000000"/>
                <w:sz w:val="22"/>
                <w:szCs w:val="22"/>
              </w:rPr>
            </w:pPr>
            <w:del w:id="2025" w:author="Chasco, Brandon Edward" w:date="2020-08-26T11:40:00Z">
              <w:r w:rsidRPr="006226B0" w:rsidDel="00E1020B">
                <w:rPr>
                  <w:color w:val="000000"/>
                  <w:sz w:val="22"/>
                  <w:szCs w:val="22"/>
                </w:rPr>
                <w:delText>TRUE</w:delText>
              </w:r>
            </w:del>
          </w:p>
        </w:tc>
      </w:tr>
      <w:tr w:rsidR="00B26111" w:rsidRPr="006226B0" w:rsidDel="00E1020B" w14:paraId="75901ADE" w14:textId="74E5F6B6" w:rsidTr="00D9742C">
        <w:trPr>
          <w:trHeight w:val="300"/>
          <w:del w:id="2026" w:author="Chasco, Brandon Edward" w:date="2020-08-26T11:40:00Z"/>
        </w:trPr>
        <w:tc>
          <w:tcPr>
            <w:tcW w:w="1170" w:type="dxa"/>
            <w:gridSpan w:val="3"/>
            <w:tcBorders>
              <w:top w:val="nil"/>
              <w:left w:val="nil"/>
              <w:bottom w:val="nil"/>
              <w:right w:val="nil"/>
            </w:tcBorders>
            <w:shd w:val="clear" w:color="auto" w:fill="auto"/>
            <w:vAlign w:val="bottom"/>
          </w:tcPr>
          <w:p w14:paraId="7B2B00B7" w14:textId="21097B7C" w:rsidR="00B26111" w:rsidRPr="006226B0" w:rsidDel="00E1020B" w:rsidRDefault="00B26111" w:rsidP="00D9742C">
            <w:pPr>
              <w:spacing w:after="0" w:line="240" w:lineRule="auto"/>
              <w:jc w:val="center"/>
              <w:rPr>
                <w:del w:id="2027"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3BC77154" w14:textId="03D2F654" w:rsidR="00B26111" w:rsidRPr="006226B0" w:rsidDel="00E1020B" w:rsidRDefault="00B26111" w:rsidP="00D9742C">
            <w:pPr>
              <w:spacing w:after="0" w:line="240" w:lineRule="auto"/>
              <w:jc w:val="right"/>
              <w:rPr>
                <w:del w:id="2028" w:author="Chasco, Brandon Edward" w:date="2020-08-26T11:40:00Z"/>
                <w:color w:val="000000"/>
                <w:sz w:val="22"/>
                <w:szCs w:val="22"/>
              </w:rPr>
            </w:pPr>
            <w:del w:id="2029" w:author="Chasco, Brandon Edward" w:date="2020-08-26T11:40:00Z">
              <w:r w:rsidRPr="006226B0" w:rsidDel="00E1020B">
                <w:rPr>
                  <w:color w:val="000000"/>
                  <w:sz w:val="22"/>
                  <w:szCs w:val="22"/>
                </w:rPr>
                <w:delText>2.9505</w:delText>
              </w:r>
            </w:del>
          </w:p>
        </w:tc>
        <w:tc>
          <w:tcPr>
            <w:tcW w:w="780" w:type="dxa"/>
            <w:tcBorders>
              <w:top w:val="nil"/>
              <w:left w:val="nil"/>
              <w:bottom w:val="nil"/>
              <w:right w:val="nil"/>
            </w:tcBorders>
            <w:shd w:val="clear" w:color="auto" w:fill="auto"/>
            <w:vAlign w:val="bottom"/>
          </w:tcPr>
          <w:p w14:paraId="6D537F4D" w14:textId="4F40A36C" w:rsidR="00B26111" w:rsidRPr="006226B0" w:rsidDel="00E1020B" w:rsidRDefault="00B26111" w:rsidP="00D9742C">
            <w:pPr>
              <w:spacing w:after="0" w:line="240" w:lineRule="auto"/>
              <w:jc w:val="center"/>
              <w:rPr>
                <w:del w:id="2030" w:author="Chasco, Brandon Edward" w:date="2020-08-26T11:40:00Z"/>
                <w:color w:val="000000"/>
                <w:sz w:val="22"/>
                <w:szCs w:val="22"/>
              </w:rPr>
            </w:pPr>
            <w:del w:id="2031"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37479A5E" w14:textId="7DCA34D5" w:rsidR="00B26111" w:rsidRPr="006226B0" w:rsidDel="00E1020B" w:rsidRDefault="00B26111" w:rsidP="00D9742C">
            <w:pPr>
              <w:spacing w:after="0" w:line="240" w:lineRule="auto"/>
              <w:jc w:val="center"/>
              <w:rPr>
                <w:del w:id="2032" w:author="Chasco, Brandon Edward" w:date="2020-08-26T11:40:00Z"/>
                <w:color w:val="000000"/>
                <w:sz w:val="22"/>
                <w:szCs w:val="22"/>
              </w:rPr>
            </w:pPr>
            <w:del w:id="2033"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50F9E97B" w14:textId="5159BDF9" w:rsidR="00B26111" w:rsidRPr="006226B0" w:rsidDel="00E1020B" w:rsidRDefault="00B26111" w:rsidP="00D9742C">
            <w:pPr>
              <w:spacing w:after="0" w:line="240" w:lineRule="auto"/>
              <w:jc w:val="center"/>
              <w:rPr>
                <w:del w:id="2034" w:author="Chasco, Brandon Edward" w:date="2020-08-26T11:40:00Z"/>
                <w:color w:val="000000"/>
                <w:sz w:val="22"/>
                <w:szCs w:val="22"/>
              </w:rPr>
            </w:pPr>
            <w:del w:id="2035"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1E7EEBA7" w14:textId="7AD9D730" w:rsidR="00B26111" w:rsidRPr="006226B0" w:rsidDel="00E1020B" w:rsidRDefault="00B26111" w:rsidP="00D9742C">
            <w:pPr>
              <w:spacing w:after="0" w:line="240" w:lineRule="auto"/>
              <w:rPr>
                <w:del w:id="2036" w:author="Chasco, Brandon Edward" w:date="2020-08-26T11:40:00Z"/>
                <w:color w:val="000000"/>
                <w:sz w:val="22"/>
                <w:szCs w:val="22"/>
              </w:rPr>
            </w:pPr>
            <w:del w:id="2037"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
          <w:p w14:paraId="06232297" w14:textId="1221558F" w:rsidR="00B26111" w:rsidRPr="006226B0" w:rsidDel="00E1020B" w:rsidRDefault="00B26111" w:rsidP="00D9742C">
            <w:pPr>
              <w:spacing w:after="0" w:line="240" w:lineRule="auto"/>
              <w:rPr>
                <w:del w:id="2038" w:author="Chasco, Brandon Edward" w:date="2020-08-26T11:40:00Z"/>
                <w:color w:val="000000"/>
                <w:sz w:val="22"/>
                <w:szCs w:val="22"/>
              </w:rPr>
            </w:pPr>
            <w:del w:id="2039" w:author="Chasco, Brandon Edward" w:date="2020-08-26T11:40:00Z">
              <w:r w:rsidRPr="006226B0" w:rsidDel="00E1020B">
                <w:rPr>
                  <w:color w:val="000000"/>
                  <w:sz w:val="22"/>
                  <w:szCs w:val="22"/>
                </w:rPr>
                <w:delText>transport.sum</w:delText>
              </w:r>
            </w:del>
          </w:p>
        </w:tc>
        <w:tc>
          <w:tcPr>
            <w:tcW w:w="1002" w:type="dxa"/>
            <w:tcBorders>
              <w:top w:val="nil"/>
              <w:left w:val="nil"/>
              <w:bottom w:val="nil"/>
              <w:right w:val="nil"/>
            </w:tcBorders>
            <w:shd w:val="clear" w:color="auto" w:fill="auto"/>
            <w:vAlign w:val="bottom"/>
          </w:tcPr>
          <w:p w14:paraId="0CF2A1D2" w14:textId="23DC1203" w:rsidR="00B26111" w:rsidRPr="006226B0" w:rsidDel="00E1020B" w:rsidRDefault="00B26111" w:rsidP="00D9742C">
            <w:pPr>
              <w:spacing w:after="0" w:line="240" w:lineRule="auto"/>
              <w:jc w:val="right"/>
              <w:rPr>
                <w:del w:id="2040" w:author="Chasco, Brandon Edward" w:date="2020-08-26T11:40:00Z"/>
                <w:color w:val="000000"/>
                <w:sz w:val="22"/>
                <w:szCs w:val="22"/>
              </w:rPr>
            </w:pPr>
            <w:del w:id="2041" w:author="Chasco, Brandon Edward" w:date="2020-08-26T11:40:00Z">
              <w:r w:rsidRPr="006226B0" w:rsidDel="00E1020B">
                <w:rPr>
                  <w:color w:val="000000"/>
                  <w:sz w:val="22"/>
                  <w:szCs w:val="22"/>
                </w:rPr>
                <w:delText>0.00000</w:delText>
              </w:r>
            </w:del>
          </w:p>
        </w:tc>
        <w:tc>
          <w:tcPr>
            <w:tcW w:w="960" w:type="dxa"/>
            <w:tcBorders>
              <w:top w:val="nil"/>
              <w:left w:val="nil"/>
              <w:bottom w:val="nil"/>
              <w:right w:val="nil"/>
            </w:tcBorders>
            <w:shd w:val="clear" w:color="auto" w:fill="auto"/>
            <w:vAlign w:val="bottom"/>
          </w:tcPr>
          <w:p w14:paraId="5336BA26" w14:textId="4CABC65F" w:rsidR="00B26111" w:rsidRPr="006226B0" w:rsidDel="00E1020B" w:rsidRDefault="00B26111" w:rsidP="00D9742C">
            <w:pPr>
              <w:spacing w:after="0" w:line="240" w:lineRule="auto"/>
              <w:jc w:val="center"/>
              <w:rPr>
                <w:del w:id="2042" w:author="Chasco, Brandon Edward" w:date="2020-08-26T11:40:00Z"/>
                <w:color w:val="000000"/>
                <w:sz w:val="22"/>
                <w:szCs w:val="22"/>
              </w:rPr>
            </w:pPr>
            <w:del w:id="2043" w:author="Chasco, Brandon Edward" w:date="2020-08-26T11:40:00Z">
              <w:r w:rsidRPr="006226B0" w:rsidDel="00E1020B">
                <w:rPr>
                  <w:color w:val="000000"/>
                  <w:sz w:val="22"/>
                  <w:szCs w:val="22"/>
                </w:rPr>
                <w:delText>TRUE</w:delText>
              </w:r>
            </w:del>
          </w:p>
        </w:tc>
      </w:tr>
      <w:tr w:rsidR="00B26111" w:rsidRPr="006226B0" w:rsidDel="00E1020B" w14:paraId="5BCC1B15" w14:textId="0E980E6B" w:rsidTr="00D9742C">
        <w:trPr>
          <w:trHeight w:val="300"/>
          <w:del w:id="2044" w:author="Chasco, Brandon Edward" w:date="2020-08-26T11:40:00Z"/>
        </w:trPr>
        <w:tc>
          <w:tcPr>
            <w:tcW w:w="1170" w:type="dxa"/>
            <w:gridSpan w:val="3"/>
            <w:tcBorders>
              <w:top w:val="nil"/>
              <w:left w:val="nil"/>
              <w:bottom w:val="nil"/>
              <w:right w:val="nil"/>
            </w:tcBorders>
            <w:shd w:val="clear" w:color="auto" w:fill="auto"/>
            <w:vAlign w:val="bottom"/>
          </w:tcPr>
          <w:p w14:paraId="3463B966" w14:textId="353699E8" w:rsidR="00B26111" w:rsidRPr="006226B0" w:rsidDel="00E1020B" w:rsidRDefault="00B26111" w:rsidP="00D9742C">
            <w:pPr>
              <w:spacing w:after="0" w:line="240" w:lineRule="auto"/>
              <w:jc w:val="center"/>
              <w:rPr>
                <w:del w:id="2045"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70CC568B" w14:textId="0ABB2171" w:rsidR="00B26111" w:rsidRPr="006226B0" w:rsidDel="00E1020B" w:rsidRDefault="00B26111" w:rsidP="00D9742C">
            <w:pPr>
              <w:spacing w:after="0" w:line="240" w:lineRule="auto"/>
              <w:jc w:val="right"/>
              <w:rPr>
                <w:del w:id="2046" w:author="Chasco, Brandon Edward" w:date="2020-08-26T11:40:00Z"/>
                <w:color w:val="000000"/>
                <w:sz w:val="22"/>
                <w:szCs w:val="22"/>
              </w:rPr>
            </w:pPr>
            <w:del w:id="2047" w:author="Chasco, Brandon Edward" w:date="2020-08-26T11:40:00Z">
              <w:r w:rsidRPr="006226B0" w:rsidDel="00E1020B">
                <w:rPr>
                  <w:color w:val="000000"/>
                  <w:sz w:val="22"/>
                  <w:szCs w:val="22"/>
                </w:rPr>
                <w:delText>3.0477</w:delText>
              </w:r>
            </w:del>
          </w:p>
        </w:tc>
        <w:tc>
          <w:tcPr>
            <w:tcW w:w="780" w:type="dxa"/>
            <w:tcBorders>
              <w:top w:val="nil"/>
              <w:left w:val="nil"/>
              <w:bottom w:val="nil"/>
              <w:right w:val="nil"/>
            </w:tcBorders>
            <w:shd w:val="clear" w:color="auto" w:fill="auto"/>
            <w:vAlign w:val="bottom"/>
          </w:tcPr>
          <w:p w14:paraId="6A210030" w14:textId="47FE9C74" w:rsidR="00B26111" w:rsidRPr="006226B0" w:rsidDel="00E1020B" w:rsidRDefault="00B26111" w:rsidP="00D9742C">
            <w:pPr>
              <w:spacing w:after="0" w:line="240" w:lineRule="auto"/>
              <w:jc w:val="center"/>
              <w:rPr>
                <w:del w:id="2048" w:author="Chasco, Brandon Edward" w:date="2020-08-26T11:40:00Z"/>
                <w:color w:val="000000"/>
                <w:sz w:val="22"/>
                <w:szCs w:val="22"/>
              </w:rPr>
            </w:pPr>
            <w:del w:id="2049"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0F112EA5" w14:textId="0DC4F505" w:rsidR="00B26111" w:rsidRPr="006226B0" w:rsidDel="00E1020B" w:rsidRDefault="00B26111" w:rsidP="00D9742C">
            <w:pPr>
              <w:spacing w:after="0" w:line="240" w:lineRule="auto"/>
              <w:jc w:val="center"/>
              <w:rPr>
                <w:del w:id="2050" w:author="Chasco, Brandon Edward" w:date="2020-08-26T11:40:00Z"/>
                <w:color w:val="000000"/>
                <w:sz w:val="22"/>
                <w:szCs w:val="22"/>
              </w:rPr>
            </w:pPr>
            <w:del w:id="2051"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2137376D" w14:textId="57F8835A" w:rsidR="00B26111" w:rsidRPr="006226B0" w:rsidDel="00E1020B" w:rsidRDefault="00B26111" w:rsidP="00D9742C">
            <w:pPr>
              <w:spacing w:after="0" w:line="240" w:lineRule="auto"/>
              <w:jc w:val="center"/>
              <w:rPr>
                <w:del w:id="2052" w:author="Chasco, Brandon Edward" w:date="2020-08-26T11:40:00Z"/>
                <w:color w:val="000000"/>
                <w:sz w:val="22"/>
                <w:szCs w:val="22"/>
              </w:rPr>
            </w:pPr>
            <w:del w:id="2053"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5E560F03" w14:textId="73D3F8EC" w:rsidR="00B26111" w:rsidRPr="006226B0" w:rsidDel="00E1020B" w:rsidRDefault="00B26111" w:rsidP="00D9742C">
            <w:pPr>
              <w:spacing w:after="0" w:line="240" w:lineRule="auto"/>
              <w:rPr>
                <w:del w:id="2054" w:author="Chasco, Brandon Edward" w:date="2020-08-26T11:40:00Z"/>
                <w:color w:val="000000"/>
                <w:sz w:val="22"/>
                <w:szCs w:val="22"/>
              </w:rPr>
            </w:pPr>
            <w:del w:id="2055" w:author="Chasco, Brandon Edward" w:date="2020-08-26T11:40:00Z">
              <w:r w:rsidRPr="006226B0" w:rsidDel="00E1020B">
                <w:rPr>
                  <w:color w:val="000000"/>
                  <w:sz w:val="22"/>
                  <w:szCs w:val="22"/>
                </w:rPr>
                <w:delText>ersstArc.spr</w:delText>
              </w:r>
            </w:del>
          </w:p>
        </w:tc>
        <w:tc>
          <w:tcPr>
            <w:tcW w:w="1879" w:type="dxa"/>
            <w:tcBorders>
              <w:top w:val="nil"/>
              <w:left w:val="nil"/>
              <w:bottom w:val="nil"/>
              <w:right w:val="nil"/>
            </w:tcBorders>
            <w:shd w:val="clear" w:color="auto" w:fill="auto"/>
            <w:vAlign w:val="bottom"/>
          </w:tcPr>
          <w:p w14:paraId="268ACBB2" w14:textId="26015EC9" w:rsidR="00B26111" w:rsidRPr="006226B0" w:rsidDel="00E1020B" w:rsidRDefault="00B26111" w:rsidP="00D9742C">
            <w:pPr>
              <w:spacing w:after="0" w:line="240" w:lineRule="auto"/>
              <w:rPr>
                <w:del w:id="2056" w:author="Chasco, Brandon Edward" w:date="2020-08-26T11:40:00Z"/>
                <w:color w:val="000000"/>
                <w:sz w:val="22"/>
                <w:szCs w:val="22"/>
              </w:rPr>
            </w:pPr>
            <w:del w:id="2057" w:author="Chasco, Brandon Edward" w:date="2020-08-26T11:40:00Z">
              <w:r w:rsidRPr="006226B0" w:rsidDel="00E1020B">
                <w:rPr>
                  <w:color w:val="000000"/>
                  <w:sz w:val="22"/>
                  <w:szCs w:val="22"/>
                </w:rPr>
                <w:delText>transport.sum</w:delText>
              </w:r>
            </w:del>
          </w:p>
        </w:tc>
        <w:tc>
          <w:tcPr>
            <w:tcW w:w="1002" w:type="dxa"/>
            <w:tcBorders>
              <w:top w:val="nil"/>
              <w:left w:val="nil"/>
              <w:bottom w:val="nil"/>
              <w:right w:val="nil"/>
            </w:tcBorders>
            <w:shd w:val="clear" w:color="auto" w:fill="auto"/>
            <w:vAlign w:val="bottom"/>
          </w:tcPr>
          <w:p w14:paraId="35B52AD4" w14:textId="1D9E11F9" w:rsidR="00B26111" w:rsidRPr="006226B0" w:rsidDel="00E1020B" w:rsidRDefault="00B26111" w:rsidP="00D9742C">
            <w:pPr>
              <w:spacing w:after="0" w:line="240" w:lineRule="auto"/>
              <w:jc w:val="right"/>
              <w:rPr>
                <w:del w:id="2058" w:author="Chasco, Brandon Edward" w:date="2020-08-26T11:40:00Z"/>
                <w:color w:val="000000"/>
                <w:sz w:val="22"/>
                <w:szCs w:val="22"/>
              </w:rPr>
            </w:pPr>
            <w:del w:id="2059" w:author="Chasco, Brandon Edward" w:date="2020-08-26T11:40:00Z">
              <w:r w:rsidRPr="006226B0" w:rsidDel="00E1020B">
                <w:rPr>
                  <w:color w:val="000000"/>
                  <w:sz w:val="22"/>
                  <w:szCs w:val="22"/>
                </w:rPr>
                <w:delText>0.00070</w:delText>
              </w:r>
            </w:del>
          </w:p>
        </w:tc>
        <w:tc>
          <w:tcPr>
            <w:tcW w:w="960" w:type="dxa"/>
            <w:tcBorders>
              <w:top w:val="nil"/>
              <w:left w:val="nil"/>
              <w:bottom w:val="nil"/>
              <w:right w:val="nil"/>
            </w:tcBorders>
            <w:shd w:val="clear" w:color="auto" w:fill="auto"/>
            <w:vAlign w:val="bottom"/>
          </w:tcPr>
          <w:p w14:paraId="0238E594" w14:textId="542445D6" w:rsidR="00B26111" w:rsidRPr="006226B0" w:rsidDel="00E1020B" w:rsidRDefault="00B26111" w:rsidP="00D9742C">
            <w:pPr>
              <w:spacing w:after="0" w:line="240" w:lineRule="auto"/>
              <w:jc w:val="center"/>
              <w:rPr>
                <w:del w:id="2060" w:author="Chasco, Brandon Edward" w:date="2020-08-26T11:40:00Z"/>
                <w:color w:val="000000"/>
                <w:sz w:val="22"/>
                <w:szCs w:val="22"/>
              </w:rPr>
            </w:pPr>
            <w:del w:id="2061" w:author="Chasco, Brandon Edward" w:date="2020-08-26T11:40:00Z">
              <w:r w:rsidRPr="006226B0" w:rsidDel="00E1020B">
                <w:rPr>
                  <w:color w:val="000000"/>
                  <w:sz w:val="22"/>
                  <w:szCs w:val="22"/>
                </w:rPr>
                <w:delText>TRUE</w:delText>
              </w:r>
            </w:del>
          </w:p>
        </w:tc>
      </w:tr>
      <w:tr w:rsidR="00B26111" w:rsidRPr="006226B0" w:rsidDel="00E1020B" w14:paraId="2BFCB339" w14:textId="4446293A" w:rsidTr="00D9742C">
        <w:trPr>
          <w:trHeight w:val="300"/>
          <w:del w:id="2062" w:author="Chasco, Brandon Edward" w:date="2020-08-26T11:40:00Z"/>
        </w:trPr>
        <w:tc>
          <w:tcPr>
            <w:tcW w:w="1170" w:type="dxa"/>
            <w:gridSpan w:val="3"/>
            <w:tcBorders>
              <w:top w:val="nil"/>
              <w:left w:val="nil"/>
              <w:bottom w:val="nil"/>
              <w:right w:val="nil"/>
            </w:tcBorders>
            <w:shd w:val="clear" w:color="auto" w:fill="auto"/>
            <w:vAlign w:val="bottom"/>
          </w:tcPr>
          <w:p w14:paraId="4037D6F0" w14:textId="7A6DD305" w:rsidR="00B26111" w:rsidRPr="006226B0" w:rsidDel="00E1020B" w:rsidRDefault="00B26111" w:rsidP="00D9742C">
            <w:pPr>
              <w:spacing w:after="0" w:line="240" w:lineRule="auto"/>
              <w:jc w:val="center"/>
              <w:rPr>
                <w:del w:id="2063"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393D8BA8" w14:textId="624550D7" w:rsidR="00B26111" w:rsidRPr="006226B0" w:rsidDel="00E1020B" w:rsidRDefault="00B26111" w:rsidP="00D9742C">
            <w:pPr>
              <w:spacing w:after="0" w:line="240" w:lineRule="auto"/>
              <w:jc w:val="right"/>
              <w:rPr>
                <w:del w:id="2064" w:author="Chasco, Brandon Edward" w:date="2020-08-26T11:40:00Z"/>
                <w:color w:val="000000"/>
                <w:sz w:val="22"/>
                <w:szCs w:val="22"/>
              </w:rPr>
            </w:pPr>
            <w:del w:id="2065" w:author="Chasco, Brandon Edward" w:date="2020-08-26T11:40:00Z">
              <w:r w:rsidRPr="006226B0" w:rsidDel="00E1020B">
                <w:rPr>
                  <w:color w:val="000000"/>
                  <w:sz w:val="22"/>
                  <w:szCs w:val="22"/>
                </w:rPr>
                <w:delText>3.9997</w:delText>
              </w:r>
            </w:del>
          </w:p>
        </w:tc>
        <w:tc>
          <w:tcPr>
            <w:tcW w:w="780" w:type="dxa"/>
            <w:tcBorders>
              <w:top w:val="nil"/>
              <w:left w:val="nil"/>
              <w:bottom w:val="nil"/>
              <w:right w:val="nil"/>
            </w:tcBorders>
            <w:shd w:val="clear" w:color="auto" w:fill="auto"/>
            <w:vAlign w:val="bottom"/>
          </w:tcPr>
          <w:p w14:paraId="0923770A" w14:textId="183B22D9" w:rsidR="00B26111" w:rsidRPr="006226B0" w:rsidDel="00E1020B" w:rsidRDefault="00B26111" w:rsidP="00D9742C">
            <w:pPr>
              <w:spacing w:after="0" w:line="240" w:lineRule="auto"/>
              <w:jc w:val="center"/>
              <w:rPr>
                <w:del w:id="2066" w:author="Chasco, Brandon Edward" w:date="2020-08-26T11:40:00Z"/>
                <w:color w:val="000000"/>
                <w:sz w:val="22"/>
                <w:szCs w:val="22"/>
              </w:rPr>
            </w:pPr>
            <w:del w:id="2067"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309A674B" w14:textId="2FB49109" w:rsidR="00B26111" w:rsidRPr="006226B0" w:rsidDel="00E1020B" w:rsidRDefault="00B26111" w:rsidP="00D9742C">
            <w:pPr>
              <w:spacing w:after="0" w:line="240" w:lineRule="auto"/>
              <w:jc w:val="center"/>
              <w:rPr>
                <w:del w:id="2068" w:author="Chasco, Brandon Edward" w:date="2020-08-26T11:40:00Z"/>
                <w:color w:val="000000"/>
                <w:sz w:val="22"/>
                <w:szCs w:val="22"/>
              </w:rPr>
            </w:pPr>
            <w:del w:id="2069" w:author="Chasco, Brandon Edward" w:date="2020-08-26T11:40:00Z">
              <w:r w:rsidRPr="006226B0" w:rsidDel="00E1020B">
                <w:rPr>
                  <w:color w:val="000000"/>
                  <w:sz w:val="22"/>
                  <w:szCs w:val="22"/>
                </w:rPr>
                <w:delText>X</w:delText>
              </w:r>
            </w:del>
          </w:p>
        </w:tc>
        <w:tc>
          <w:tcPr>
            <w:tcW w:w="1072" w:type="dxa"/>
            <w:tcBorders>
              <w:top w:val="nil"/>
              <w:left w:val="nil"/>
              <w:bottom w:val="nil"/>
              <w:right w:val="nil"/>
            </w:tcBorders>
            <w:shd w:val="clear" w:color="auto" w:fill="auto"/>
            <w:vAlign w:val="bottom"/>
          </w:tcPr>
          <w:p w14:paraId="2E79659D" w14:textId="3D2CD492" w:rsidR="00B26111" w:rsidRPr="006226B0" w:rsidDel="00E1020B" w:rsidRDefault="00B26111" w:rsidP="00D9742C">
            <w:pPr>
              <w:spacing w:after="0" w:line="240" w:lineRule="auto"/>
              <w:jc w:val="center"/>
              <w:rPr>
                <w:del w:id="2070" w:author="Chasco, Brandon Edward" w:date="2020-08-26T11:40:00Z"/>
                <w:color w:val="000000"/>
                <w:sz w:val="22"/>
                <w:szCs w:val="22"/>
              </w:rPr>
            </w:pPr>
            <w:del w:id="2071"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023C08D0" w14:textId="7BE3B7C2" w:rsidR="00B26111" w:rsidRPr="006226B0" w:rsidDel="00E1020B" w:rsidRDefault="00B26111" w:rsidP="00D9742C">
            <w:pPr>
              <w:spacing w:after="0" w:line="240" w:lineRule="auto"/>
              <w:rPr>
                <w:del w:id="2072" w:author="Chasco, Brandon Edward" w:date="2020-08-26T11:40:00Z"/>
                <w:color w:val="000000"/>
                <w:sz w:val="22"/>
                <w:szCs w:val="22"/>
              </w:rPr>
            </w:pPr>
            <w:del w:id="2073"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542ABFB2" w14:textId="6A0D7BB2" w:rsidR="00B26111" w:rsidRPr="006226B0" w:rsidDel="00E1020B" w:rsidRDefault="00B26111" w:rsidP="00D9742C">
            <w:pPr>
              <w:spacing w:after="0" w:line="240" w:lineRule="auto"/>
              <w:rPr>
                <w:del w:id="2074" w:author="Chasco, Brandon Edward" w:date="2020-08-26T11:40:00Z"/>
                <w:color w:val="000000"/>
                <w:sz w:val="22"/>
                <w:szCs w:val="22"/>
              </w:rPr>
            </w:pPr>
            <w:del w:id="2075" w:author="Chasco, Brandon Edward" w:date="2020-08-26T11:40:00Z">
              <w:r w:rsidRPr="006226B0" w:rsidDel="00E1020B">
                <w:rPr>
                  <w:color w:val="000000"/>
                  <w:sz w:val="22"/>
                  <w:szCs w:val="22"/>
                </w:rPr>
                <w:delText>npgo.sum</w:delText>
              </w:r>
            </w:del>
          </w:p>
        </w:tc>
        <w:tc>
          <w:tcPr>
            <w:tcW w:w="1002" w:type="dxa"/>
            <w:tcBorders>
              <w:top w:val="nil"/>
              <w:left w:val="nil"/>
              <w:bottom w:val="nil"/>
              <w:right w:val="nil"/>
            </w:tcBorders>
            <w:shd w:val="clear" w:color="auto" w:fill="auto"/>
            <w:vAlign w:val="bottom"/>
          </w:tcPr>
          <w:p w14:paraId="0708E8FC" w14:textId="224F3D00" w:rsidR="00B26111" w:rsidRPr="006226B0" w:rsidDel="00E1020B" w:rsidRDefault="00B26111" w:rsidP="00D9742C">
            <w:pPr>
              <w:spacing w:after="0" w:line="240" w:lineRule="auto"/>
              <w:jc w:val="right"/>
              <w:rPr>
                <w:del w:id="2076" w:author="Chasco, Brandon Edward" w:date="2020-08-26T11:40:00Z"/>
                <w:color w:val="000000"/>
                <w:sz w:val="22"/>
                <w:szCs w:val="22"/>
              </w:rPr>
            </w:pPr>
            <w:del w:id="2077" w:author="Chasco, Brandon Edward" w:date="2020-08-26T11:40:00Z">
              <w:r w:rsidRPr="006226B0" w:rsidDel="00E1020B">
                <w:rPr>
                  <w:color w:val="000000"/>
                  <w:sz w:val="22"/>
                  <w:szCs w:val="22"/>
                </w:rPr>
                <w:delText>0.00027</w:delText>
              </w:r>
            </w:del>
          </w:p>
        </w:tc>
        <w:tc>
          <w:tcPr>
            <w:tcW w:w="960" w:type="dxa"/>
            <w:tcBorders>
              <w:top w:val="nil"/>
              <w:left w:val="nil"/>
              <w:bottom w:val="nil"/>
              <w:right w:val="nil"/>
            </w:tcBorders>
            <w:shd w:val="clear" w:color="auto" w:fill="auto"/>
            <w:vAlign w:val="bottom"/>
          </w:tcPr>
          <w:p w14:paraId="7BDEC371" w14:textId="54E3DA9A" w:rsidR="00B26111" w:rsidRPr="006226B0" w:rsidDel="00E1020B" w:rsidRDefault="00B26111" w:rsidP="00D9742C">
            <w:pPr>
              <w:spacing w:after="0" w:line="240" w:lineRule="auto"/>
              <w:jc w:val="center"/>
              <w:rPr>
                <w:del w:id="2078" w:author="Chasco, Brandon Edward" w:date="2020-08-26T11:40:00Z"/>
                <w:color w:val="000000"/>
                <w:sz w:val="22"/>
                <w:szCs w:val="22"/>
              </w:rPr>
            </w:pPr>
            <w:del w:id="2079" w:author="Chasco, Brandon Edward" w:date="2020-08-26T11:40:00Z">
              <w:r w:rsidRPr="006226B0" w:rsidDel="00E1020B">
                <w:rPr>
                  <w:color w:val="000000"/>
                  <w:sz w:val="22"/>
                  <w:szCs w:val="22"/>
                </w:rPr>
                <w:delText>TRUE</w:delText>
              </w:r>
            </w:del>
          </w:p>
        </w:tc>
      </w:tr>
      <w:tr w:rsidR="00B26111" w:rsidRPr="006226B0" w:rsidDel="00E1020B" w14:paraId="4401E26A" w14:textId="472FEE0D" w:rsidTr="00D9742C">
        <w:trPr>
          <w:trHeight w:val="300"/>
          <w:del w:id="2080" w:author="Chasco, Brandon Edward" w:date="2020-08-26T11:40:00Z"/>
        </w:trPr>
        <w:tc>
          <w:tcPr>
            <w:tcW w:w="1170" w:type="dxa"/>
            <w:gridSpan w:val="3"/>
            <w:tcBorders>
              <w:top w:val="nil"/>
              <w:left w:val="nil"/>
              <w:bottom w:val="nil"/>
              <w:right w:val="nil"/>
            </w:tcBorders>
            <w:shd w:val="clear" w:color="auto" w:fill="auto"/>
            <w:vAlign w:val="bottom"/>
          </w:tcPr>
          <w:p w14:paraId="18745E36" w14:textId="52A86365" w:rsidR="00B26111" w:rsidRPr="006226B0" w:rsidDel="00E1020B" w:rsidRDefault="00B26111" w:rsidP="00D9742C">
            <w:pPr>
              <w:spacing w:after="0" w:line="240" w:lineRule="auto"/>
              <w:jc w:val="center"/>
              <w:rPr>
                <w:del w:id="2081"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434F028D" w14:textId="20FA04EA" w:rsidR="00B26111" w:rsidRPr="006226B0" w:rsidDel="00E1020B" w:rsidRDefault="00B26111" w:rsidP="00D9742C">
            <w:pPr>
              <w:spacing w:after="0" w:line="240" w:lineRule="auto"/>
              <w:jc w:val="right"/>
              <w:rPr>
                <w:del w:id="2082" w:author="Chasco, Brandon Edward" w:date="2020-08-26T11:40:00Z"/>
                <w:color w:val="000000"/>
                <w:sz w:val="22"/>
                <w:szCs w:val="22"/>
              </w:rPr>
            </w:pPr>
            <w:del w:id="2083" w:author="Chasco, Brandon Edward" w:date="2020-08-26T11:40:00Z">
              <w:r w:rsidRPr="006226B0" w:rsidDel="00E1020B">
                <w:rPr>
                  <w:color w:val="000000"/>
                  <w:sz w:val="22"/>
                  <w:szCs w:val="22"/>
                </w:rPr>
                <w:delText>3.9998</w:delText>
              </w:r>
            </w:del>
          </w:p>
        </w:tc>
        <w:tc>
          <w:tcPr>
            <w:tcW w:w="780" w:type="dxa"/>
            <w:tcBorders>
              <w:top w:val="nil"/>
              <w:left w:val="nil"/>
              <w:bottom w:val="nil"/>
              <w:right w:val="nil"/>
            </w:tcBorders>
            <w:shd w:val="clear" w:color="auto" w:fill="auto"/>
            <w:vAlign w:val="bottom"/>
          </w:tcPr>
          <w:p w14:paraId="4921B942" w14:textId="329B5C13" w:rsidR="00B26111" w:rsidRPr="006226B0" w:rsidDel="00E1020B" w:rsidRDefault="00B26111" w:rsidP="00D9742C">
            <w:pPr>
              <w:spacing w:after="0" w:line="240" w:lineRule="auto"/>
              <w:jc w:val="center"/>
              <w:rPr>
                <w:del w:id="2084" w:author="Chasco, Brandon Edward" w:date="2020-08-26T11:40:00Z"/>
                <w:color w:val="000000"/>
                <w:sz w:val="22"/>
                <w:szCs w:val="22"/>
              </w:rPr>
            </w:pPr>
            <w:del w:id="2085"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
          <w:p w14:paraId="2DCCF13E" w14:textId="0D28214B" w:rsidR="00B26111" w:rsidRPr="006226B0" w:rsidDel="00E1020B" w:rsidRDefault="00B26111" w:rsidP="00D9742C">
            <w:pPr>
              <w:spacing w:after="0" w:line="240" w:lineRule="auto"/>
              <w:jc w:val="center"/>
              <w:rPr>
                <w:del w:id="2086" w:author="Chasco, Brandon Edward" w:date="2020-08-26T11:40:00Z"/>
                <w:color w:val="000000"/>
                <w:sz w:val="22"/>
                <w:szCs w:val="22"/>
              </w:rPr>
            </w:pPr>
            <w:del w:id="2087"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2A4FB051" w14:textId="5791EC4C" w:rsidR="00B26111" w:rsidRPr="006226B0" w:rsidDel="00E1020B" w:rsidRDefault="00B26111" w:rsidP="00D9742C">
            <w:pPr>
              <w:spacing w:after="0" w:line="240" w:lineRule="auto"/>
              <w:jc w:val="center"/>
              <w:rPr>
                <w:del w:id="2088" w:author="Chasco, Brandon Edward" w:date="2020-08-26T11:40:00Z"/>
                <w:color w:val="000000"/>
                <w:sz w:val="22"/>
                <w:szCs w:val="22"/>
              </w:rPr>
            </w:pPr>
            <w:del w:id="2089"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4E2BD044" w14:textId="14230657" w:rsidR="00B26111" w:rsidRPr="006226B0" w:rsidDel="00E1020B" w:rsidRDefault="00B26111" w:rsidP="00D9742C">
            <w:pPr>
              <w:spacing w:after="0" w:line="240" w:lineRule="auto"/>
              <w:rPr>
                <w:del w:id="2090" w:author="Chasco, Brandon Edward" w:date="2020-08-26T11:40:00Z"/>
                <w:color w:val="000000"/>
                <w:sz w:val="22"/>
                <w:szCs w:val="22"/>
              </w:rPr>
            </w:pPr>
            <w:del w:id="2091"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01E1AD6E" w14:textId="1EB6EC35" w:rsidR="00B26111" w:rsidRPr="006226B0" w:rsidDel="00E1020B" w:rsidRDefault="00B26111" w:rsidP="00D9742C">
            <w:pPr>
              <w:spacing w:after="0" w:line="240" w:lineRule="auto"/>
              <w:rPr>
                <w:del w:id="2092" w:author="Chasco, Brandon Edward" w:date="2020-08-26T11:40:00Z"/>
                <w:color w:val="000000"/>
                <w:sz w:val="22"/>
                <w:szCs w:val="22"/>
              </w:rPr>
            </w:pPr>
            <w:del w:id="2093" w:author="Chasco, Brandon Edward" w:date="2020-08-26T11:40:00Z">
              <w:r w:rsidRPr="006226B0" w:rsidDel="00E1020B">
                <w:rPr>
                  <w:color w:val="000000"/>
                  <w:sz w:val="22"/>
                  <w:szCs w:val="22"/>
                </w:rPr>
                <w:delText>npgo.sum</w:delText>
              </w:r>
            </w:del>
          </w:p>
        </w:tc>
        <w:tc>
          <w:tcPr>
            <w:tcW w:w="1002" w:type="dxa"/>
            <w:tcBorders>
              <w:top w:val="nil"/>
              <w:left w:val="nil"/>
              <w:bottom w:val="nil"/>
              <w:right w:val="nil"/>
            </w:tcBorders>
            <w:shd w:val="clear" w:color="auto" w:fill="auto"/>
            <w:vAlign w:val="bottom"/>
          </w:tcPr>
          <w:p w14:paraId="49C6F794" w14:textId="6A90745C" w:rsidR="00B26111" w:rsidRPr="006226B0" w:rsidDel="00E1020B" w:rsidRDefault="00B26111" w:rsidP="00D9742C">
            <w:pPr>
              <w:spacing w:after="0" w:line="240" w:lineRule="auto"/>
              <w:jc w:val="right"/>
              <w:rPr>
                <w:del w:id="2094" w:author="Chasco, Brandon Edward" w:date="2020-08-26T11:40:00Z"/>
                <w:color w:val="000000"/>
                <w:sz w:val="22"/>
                <w:szCs w:val="22"/>
              </w:rPr>
            </w:pPr>
            <w:del w:id="2095" w:author="Chasco, Brandon Edward" w:date="2020-08-26T11:40:00Z">
              <w:r w:rsidRPr="006226B0" w:rsidDel="00E1020B">
                <w:rPr>
                  <w:color w:val="000000"/>
                  <w:sz w:val="22"/>
                  <w:szCs w:val="22"/>
                </w:rPr>
                <w:delText>0.00043</w:delText>
              </w:r>
            </w:del>
          </w:p>
        </w:tc>
        <w:tc>
          <w:tcPr>
            <w:tcW w:w="960" w:type="dxa"/>
            <w:tcBorders>
              <w:top w:val="nil"/>
              <w:left w:val="nil"/>
              <w:bottom w:val="nil"/>
              <w:right w:val="nil"/>
            </w:tcBorders>
            <w:shd w:val="clear" w:color="auto" w:fill="auto"/>
            <w:vAlign w:val="bottom"/>
          </w:tcPr>
          <w:p w14:paraId="7114BF75" w14:textId="42CCD5B9" w:rsidR="00B26111" w:rsidRPr="006226B0" w:rsidDel="00E1020B" w:rsidRDefault="00B26111" w:rsidP="00D9742C">
            <w:pPr>
              <w:spacing w:after="0" w:line="240" w:lineRule="auto"/>
              <w:jc w:val="center"/>
              <w:rPr>
                <w:del w:id="2096" w:author="Chasco, Brandon Edward" w:date="2020-08-26T11:40:00Z"/>
                <w:color w:val="000000"/>
                <w:sz w:val="22"/>
                <w:szCs w:val="22"/>
              </w:rPr>
            </w:pPr>
            <w:del w:id="2097" w:author="Chasco, Brandon Edward" w:date="2020-08-26T11:40:00Z">
              <w:r w:rsidRPr="006226B0" w:rsidDel="00E1020B">
                <w:rPr>
                  <w:color w:val="000000"/>
                  <w:sz w:val="22"/>
                  <w:szCs w:val="22"/>
                </w:rPr>
                <w:delText>TRUE</w:delText>
              </w:r>
            </w:del>
          </w:p>
        </w:tc>
      </w:tr>
      <w:tr w:rsidR="00B26111" w:rsidRPr="006226B0" w:rsidDel="005619A5" w14:paraId="062584EA" w14:textId="52F8F039" w:rsidTr="005619A5">
        <w:tblPrEx>
          <w:tblW w:w="10793" w:type="dxa"/>
          <w:tblLayout w:type="fixed"/>
          <w:tblLook w:val="0400" w:firstRow="0" w:lastRow="0" w:firstColumn="0" w:lastColumn="0" w:noHBand="0" w:noVBand="1"/>
          <w:tblPrExChange w:id="2098" w:author="Chasco, Brandon Edward" w:date="2020-08-26T10:34:00Z">
            <w:tblPrEx>
              <w:tblW w:w="10793" w:type="dxa"/>
              <w:tblLayout w:type="fixed"/>
              <w:tblLook w:val="0400" w:firstRow="0" w:lastRow="0" w:firstColumn="0" w:lastColumn="0" w:noHBand="0" w:noVBand="1"/>
            </w:tblPrEx>
          </w:tblPrExChange>
        </w:tblPrEx>
        <w:trPr>
          <w:trHeight w:val="87"/>
          <w:del w:id="2099" w:author="Chasco, Brandon Edward" w:date="2020-08-26T10:35:00Z"/>
          <w:trPrChange w:id="2100" w:author="Chasco, Brandon Edward" w:date="2020-08-26T10:34:00Z">
            <w:trPr>
              <w:trHeight w:val="300"/>
            </w:trPr>
          </w:trPrChange>
        </w:trPr>
        <w:tc>
          <w:tcPr>
            <w:tcW w:w="1260" w:type="dxa"/>
            <w:gridSpan w:val="4"/>
            <w:tcBorders>
              <w:top w:val="nil"/>
              <w:left w:val="nil"/>
              <w:bottom w:val="nil"/>
              <w:right w:val="nil"/>
            </w:tcBorders>
            <w:shd w:val="clear" w:color="auto" w:fill="auto"/>
            <w:vAlign w:val="bottom"/>
            <w:tcPrChange w:id="2101" w:author="Chasco, Brandon Edward" w:date="2020-08-26T10:34:00Z">
              <w:tcPr>
                <w:tcW w:w="1260" w:type="dxa"/>
                <w:gridSpan w:val="3"/>
                <w:tcBorders>
                  <w:top w:val="nil"/>
                  <w:left w:val="nil"/>
                  <w:bottom w:val="nil"/>
                  <w:right w:val="nil"/>
                </w:tcBorders>
                <w:shd w:val="clear" w:color="auto" w:fill="auto"/>
                <w:vAlign w:val="bottom"/>
              </w:tcPr>
            </w:tcPrChange>
          </w:tcPr>
          <w:p w14:paraId="1757E08A" w14:textId="576931FE" w:rsidR="00B26111" w:rsidRPr="006226B0" w:rsidDel="005619A5" w:rsidRDefault="00B26111" w:rsidP="00D9742C">
            <w:pPr>
              <w:spacing w:after="0" w:line="240" w:lineRule="auto"/>
              <w:rPr>
                <w:del w:id="2102" w:author="Chasco, Brandon Edward" w:date="2020-08-26T10:35:00Z"/>
                <w:color w:val="000000"/>
                <w:sz w:val="22"/>
                <w:szCs w:val="22"/>
              </w:rPr>
            </w:pPr>
          </w:p>
        </w:tc>
        <w:tc>
          <w:tcPr>
            <w:tcW w:w="821" w:type="dxa"/>
            <w:tcBorders>
              <w:top w:val="nil"/>
              <w:left w:val="nil"/>
              <w:bottom w:val="nil"/>
              <w:right w:val="nil"/>
            </w:tcBorders>
            <w:shd w:val="clear" w:color="auto" w:fill="auto"/>
            <w:vAlign w:val="bottom"/>
            <w:tcPrChange w:id="2103" w:author="Chasco, Brandon Edward" w:date="2020-08-26T10:34:00Z">
              <w:tcPr>
                <w:tcW w:w="821" w:type="dxa"/>
                <w:tcBorders>
                  <w:top w:val="nil"/>
                  <w:left w:val="nil"/>
                  <w:bottom w:val="nil"/>
                  <w:right w:val="nil"/>
                </w:tcBorders>
                <w:shd w:val="clear" w:color="auto" w:fill="auto"/>
                <w:vAlign w:val="bottom"/>
              </w:tcPr>
            </w:tcPrChange>
          </w:tcPr>
          <w:p w14:paraId="214DD46B" w14:textId="79AFBC34" w:rsidR="00B26111" w:rsidRPr="006226B0" w:rsidDel="005619A5" w:rsidRDefault="00B26111" w:rsidP="00D9742C">
            <w:pPr>
              <w:spacing w:after="0" w:line="240" w:lineRule="auto"/>
              <w:jc w:val="right"/>
              <w:rPr>
                <w:del w:id="2104" w:author="Chasco, Brandon Edward" w:date="2020-08-26T10:35:00Z"/>
                <w:color w:val="000000"/>
                <w:sz w:val="22"/>
                <w:szCs w:val="22"/>
              </w:rPr>
            </w:pPr>
          </w:p>
        </w:tc>
        <w:tc>
          <w:tcPr>
            <w:tcW w:w="780" w:type="dxa"/>
            <w:tcBorders>
              <w:top w:val="nil"/>
              <w:left w:val="nil"/>
              <w:bottom w:val="nil"/>
              <w:right w:val="nil"/>
            </w:tcBorders>
            <w:shd w:val="clear" w:color="auto" w:fill="auto"/>
            <w:vAlign w:val="bottom"/>
            <w:tcPrChange w:id="2105" w:author="Chasco, Brandon Edward" w:date="2020-08-26T10:34:00Z">
              <w:tcPr>
                <w:tcW w:w="780" w:type="dxa"/>
                <w:tcBorders>
                  <w:top w:val="nil"/>
                  <w:left w:val="nil"/>
                  <w:bottom w:val="nil"/>
                  <w:right w:val="nil"/>
                </w:tcBorders>
                <w:shd w:val="clear" w:color="auto" w:fill="auto"/>
                <w:vAlign w:val="bottom"/>
              </w:tcPr>
            </w:tcPrChange>
          </w:tcPr>
          <w:p w14:paraId="41DACEE2" w14:textId="65D41C69" w:rsidR="00B26111" w:rsidRPr="006226B0" w:rsidDel="005619A5" w:rsidRDefault="00B26111" w:rsidP="00D9742C">
            <w:pPr>
              <w:spacing w:after="0" w:line="240" w:lineRule="auto"/>
              <w:jc w:val="center"/>
              <w:rPr>
                <w:del w:id="2106" w:author="Chasco, Brandon Edward" w:date="2020-08-26T10:35:00Z"/>
                <w:color w:val="000000"/>
                <w:sz w:val="22"/>
                <w:szCs w:val="22"/>
              </w:rPr>
            </w:pPr>
          </w:p>
        </w:tc>
        <w:tc>
          <w:tcPr>
            <w:tcW w:w="1140" w:type="dxa"/>
            <w:tcBorders>
              <w:top w:val="nil"/>
              <w:left w:val="nil"/>
              <w:bottom w:val="nil"/>
              <w:right w:val="nil"/>
            </w:tcBorders>
            <w:shd w:val="clear" w:color="auto" w:fill="auto"/>
            <w:vAlign w:val="bottom"/>
            <w:tcPrChange w:id="2107" w:author="Chasco, Brandon Edward" w:date="2020-08-26T10:34:00Z">
              <w:tcPr>
                <w:tcW w:w="1140" w:type="dxa"/>
                <w:tcBorders>
                  <w:top w:val="nil"/>
                  <w:left w:val="nil"/>
                  <w:bottom w:val="nil"/>
                  <w:right w:val="nil"/>
                </w:tcBorders>
                <w:shd w:val="clear" w:color="auto" w:fill="auto"/>
                <w:vAlign w:val="bottom"/>
              </w:tcPr>
            </w:tcPrChange>
          </w:tcPr>
          <w:p w14:paraId="023F8EEB" w14:textId="1552DC5C" w:rsidR="00B26111" w:rsidRPr="006226B0" w:rsidDel="005619A5" w:rsidRDefault="00B26111" w:rsidP="00D9742C">
            <w:pPr>
              <w:spacing w:after="0" w:line="240" w:lineRule="auto"/>
              <w:jc w:val="center"/>
              <w:rPr>
                <w:del w:id="2108" w:author="Chasco, Brandon Edward" w:date="2020-08-26T10:35:00Z"/>
                <w:color w:val="000000"/>
                <w:sz w:val="22"/>
                <w:szCs w:val="22"/>
              </w:rPr>
            </w:pPr>
          </w:p>
        </w:tc>
        <w:tc>
          <w:tcPr>
            <w:tcW w:w="1072" w:type="dxa"/>
            <w:tcBorders>
              <w:top w:val="nil"/>
              <w:left w:val="nil"/>
              <w:bottom w:val="nil"/>
              <w:right w:val="nil"/>
            </w:tcBorders>
            <w:shd w:val="clear" w:color="auto" w:fill="auto"/>
            <w:vAlign w:val="bottom"/>
            <w:tcPrChange w:id="2109" w:author="Chasco, Brandon Edward" w:date="2020-08-26T10:34:00Z">
              <w:tcPr>
                <w:tcW w:w="1072" w:type="dxa"/>
                <w:tcBorders>
                  <w:top w:val="nil"/>
                  <w:left w:val="nil"/>
                  <w:bottom w:val="nil"/>
                  <w:right w:val="nil"/>
                </w:tcBorders>
                <w:shd w:val="clear" w:color="auto" w:fill="auto"/>
                <w:vAlign w:val="bottom"/>
              </w:tcPr>
            </w:tcPrChange>
          </w:tcPr>
          <w:p w14:paraId="5B5A868A" w14:textId="26DC84B3" w:rsidR="00B26111" w:rsidRPr="006226B0" w:rsidDel="005619A5" w:rsidRDefault="00B26111" w:rsidP="00D9742C">
            <w:pPr>
              <w:spacing w:after="0" w:line="240" w:lineRule="auto"/>
              <w:jc w:val="center"/>
              <w:rPr>
                <w:del w:id="2110" w:author="Chasco, Brandon Edward" w:date="2020-08-26T10:35:00Z"/>
                <w:color w:val="000000"/>
                <w:sz w:val="22"/>
                <w:szCs w:val="22"/>
              </w:rPr>
            </w:pPr>
          </w:p>
        </w:tc>
        <w:tc>
          <w:tcPr>
            <w:tcW w:w="1879" w:type="dxa"/>
            <w:tcBorders>
              <w:top w:val="nil"/>
              <w:left w:val="nil"/>
              <w:bottom w:val="nil"/>
              <w:right w:val="nil"/>
            </w:tcBorders>
            <w:shd w:val="clear" w:color="auto" w:fill="auto"/>
            <w:vAlign w:val="bottom"/>
            <w:tcPrChange w:id="2111" w:author="Chasco, Brandon Edward" w:date="2020-08-26T10:34:00Z">
              <w:tcPr>
                <w:tcW w:w="1879" w:type="dxa"/>
                <w:tcBorders>
                  <w:top w:val="nil"/>
                  <w:left w:val="nil"/>
                  <w:bottom w:val="nil"/>
                  <w:right w:val="nil"/>
                </w:tcBorders>
                <w:shd w:val="clear" w:color="auto" w:fill="auto"/>
                <w:vAlign w:val="bottom"/>
              </w:tcPr>
            </w:tcPrChange>
          </w:tcPr>
          <w:p w14:paraId="3AE84CAE" w14:textId="74DB813E" w:rsidR="00B26111" w:rsidRPr="006226B0" w:rsidDel="005619A5" w:rsidRDefault="00B26111" w:rsidP="00D9742C">
            <w:pPr>
              <w:spacing w:after="0" w:line="240" w:lineRule="auto"/>
              <w:rPr>
                <w:del w:id="2112" w:author="Chasco, Brandon Edward" w:date="2020-08-26T10:35:00Z"/>
                <w:color w:val="000000"/>
                <w:sz w:val="22"/>
                <w:szCs w:val="22"/>
              </w:rPr>
            </w:pPr>
          </w:p>
        </w:tc>
        <w:tc>
          <w:tcPr>
            <w:tcW w:w="1879" w:type="dxa"/>
            <w:tcBorders>
              <w:top w:val="nil"/>
              <w:left w:val="nil"/>
              <w:bottom w:val="nil"/>
              <w:right w:val="nil"/>
            </w:tcBorders>
            <w:shd w:val="clear" w:color="auto" w:fill="auto"/>
            <w:vAlign w:val="bottom"/>
            <w:tcPrChange w:id="2113" w:author="Chasco, Brandon Edward" w:date="2020-08-26T10:34:00Z">
              <w:tcPr>
                <w:tcW w:w="1879" w:type="dxa"/>
                <w:tcBorders>
                  <w:top w:val="nil"/>
                  <w:left w:val="nil"/>
                  <w:bottom w:val="nil"/>
                  <w:right w:val="nil"/>
                </w:tcBorders>
                <w:shd w:val="clear" w:color="auto" w:fill="auto"/>
                <w:vAlign w:val="bottom"/>
              </w:tcPr>
            </w:tcPrChange>
          </w:tcPr>
          <w:p w14:paraId="7CD272F1" w14:textId="23FA2CE6" w:rsidR="00B26111" w:rsidRPr="006226B0" w:rsidDel="005619A5" w:rsidRDefault="00B26111" w:rsidP="00D9742C">
            <w:pPr>
              <w:spacing w:after="0" w:line="240" w:lineRule="auto"/>
              <w:rPr>
                <w:del w:id="2114" w:author="Chasco, Brandon Edward" w:date="2020-08-26T10:35:00Z"/>
                <w:color w:val="000000"/>
                <w:sz w:val="22"/>
                <w:szCs w:val="22"/>
              </w:rPr>
            </w:pPr>
          </w:p>
        </w:tc>
        <w:tc>
          <w:tcPr>
            <w:tcW w:w="1002" w:type="dxa"/>
            <w:tcBorders>
              <w:top w:val="nil"/>
              <w:left w:val="nil"/>
              <w:bottom w:val="nil"/>
              <w:right w:val="nil"/>
            </w:tcBorders>
            <w:shd w:val="clear" w:color="auto" w:fill="auto"/>
            <w:vAlign w:val="bottom"/>
            <w:tcPrChange w:id="2115" w:author="Chasco, Brandon Edward" w:date="2020-08-26T10:34:00Z">
              <w:tcPr>
                <w:tcW w:w="1002" w:type="dxa"/>
                <w:tcBorders>
                  <w:top w:val="nil"/>
                  <w:left w:val="nil"/>
                  <w:bottom w:val="nil"/>
                  <w:right w:val="nil"/>
                </w:tcBorders>
                <w:shd w:val="clear" w:color="auto" w:fill="auto"/>
                <w:vAlign w:val="bottom"/>
              </w:tcPr>
            </w:tcPrChange>
          </w:tcPr>
          <w:p w14:paraId="30908F8C" w14:textId="4F993351" w:rsidR="00B26111" w:rsidRPr="006226B0" w:rsidDel="005619A5" w:rsidRDefault="00B26111" w:rsidP="00D9742C">
            <w:pPr>
              <w:spacing w:after="0" w:line="240" w:lineRule="auto"/>
              <w:jc w:val="right"/>
              <w:rPr>
                <w:del w:id="2116" w:author="Chasco, Brandon Edward" w:date="2020-08-26T10:35:00Z"/>
                <w:color w:val="000000"/>
                <w:sz w:val="22"/>
                <w:szCs w:val="22"/>
              </w:rPr>
            </w:pPr>
          </w:p>
        </w:tc>
        <w:tc>
          <w:tcPr>
            <w:tcW w:w="960" w:type="dxa"/>
            <w:tcBorders>
              <w:top w:val="nil"/>
              <w:left w:val="nil"/>
              <w:bottom w:val="nil"/>
              <w:right w:val="nil"/>
            </w:tcBorders>
            <w:shd w:val="clear" w:color="auto" w:fill="auto"/>
            <w:vAlign w:val="bottom"/>
            <w:tcPrChange w:id="2117" w:author="Chasco, Brandon Edward" w:date="2020-08-26T10:34:00Z">
              <w:tcPr>
                <w:tcW w:w="960" w:type="dxa"/>
                <w:tcBorders>
                  <w:top w:val="nil"/>
                  <w:left w:val="nil"/>
                  <w:bottom w:val="nil"/>
                  <w:right w:val="nil"/>
                </w:tcBorders>
                <w:shd w:val="clear" w:color="auto" w:fill="auto"/>
                <w:vAlign w:val="bottom"/>
              </w:tcPr>
            </w:tcPrChange>
          </w:tcPr>
          <w:p w14:paraId="34DFBB69" w14:textId="43529A5E" w:rsidR="00B26111" w:rsidRPr="006226B0" w:rsidDel="005619A5" w:rsidRDefault="00B26111" w:rsidP="00D9742C">
            <w:pPr>
              <w:spacing w:after="0" w:line="240" w:lineRule="auto"/>
              <w:jc w:val="center"/>
              <w:rPr>
                <w:del w:id="2118" w:author="Chasco, Brandon Edward" w:date="2020-08-26T10:35:00Z"/>
                <w:color w:val="000000"/>
                <w:sz w:val="22"/>
                <w:szCs w:val="22"/>
              </w:rPr>
            </w:pPr>
          </w:p>
        </w:tc>
      </w:tr>
      <w:tr w:rsidR="00B26111" w:rsidRPr="006226B0" w:rsidDel="00E1020B" w14:paraId="7852686D" w14:textId="1695CEEE" w:rsidTr="005619A5">
        <w:tblPrEx>
          <w:tblW w:w="10793" w:type="dxa"/>
          <w:tblLayout w:type="fixed"/>
          <w:tblLook w:val="0400" w:firstRow="0" w:lastRow="0" w:firstColumn="0" w:lastColumn="0" w:noHBand="0" w:noVBand="1"/>
          <w:tblPrExChange w:id="2119" w:author="Chasco, Brandon Edward" w:date="2020-08-26T10:35:00Z">
            <w:tblPrEx>
              <w:tblW w:w="10793" w:type="dxa"/>
              <w:tblLayout w:type="fixed"/>
              <w:tblLook w:val="0400" w:firstRow="0" w:lastRow="0" w:firstColumn="0" w:lastColumn="0" w:noHBand="0" w:noVBand="1"/>
            </w:tblPrEx>
          </w:tblPrExChange>
        </w:tblPrEx>
        <w:trPr>
          <w:trHeight w:val="300"/>
          <w:del w:id="2120" w:author="Chasco, Brandon Edward" w:date="2020-08-26T11:40:00Z"/>
          <w:trPrChange w:id="2121" w:author="Chasco, Brandon Edward" w:date="2020-08-26T10:35:00Z">
            <w:trPr>
              <w:trHeight w:val="300"/>
            </w:trPr>
          </w:trPrChange>
        </w:trPr>
        <w:tc>
          <w:tcPr>
            <w:tcW w:w="1170" w:type="dxa"/>
            <w:gridSpan w:val="3"/>
            <w:tcBorders>
              <w:top w:val="nil"/>
              <w:left w:val="nil"/>
              <w:bottom w:val="nil"/>
              <w:right w:val="nil"/>
            </w:tcBorders>
            <w:shd w:val="clear" w:color="auto" w:fill="auto"/>
            <w:vAlign w:val="bottom"/>
            <w:tcPrChange w:id="2122" w:author="Chasco, Brandon Edward" w:date="2020-08-26T10:35:00Z">
              <w:tcPr>
                <w:tcW w:w="1260" w:type="dxa"/>
                <w:gridSpan w:val="3"/>
                <w:tcBorders>
                  <w:top w:val="nil"/>
                  <w:left w:val="nil"/>
                  <w:bottom w:val="nil"/>
                  <w:right w:val="nil"/>
                </w:tcBorders>
                <w:shd w:val="clear" w:color="auto" w:fill="auto"/>
                <w:vAlign w:val="bottom"/>
              </w:tcPr>
            </w:tcPrChange>
          </w:tcPr>
          <w:p w14:paraId="6868A959" w14:textId="14CC4C61" w:rsidR="00B26111" w:rsidRPr="006226B0" w:rsidDel="00E1020B" w:rsidRDefault="00B26111" w:rsidP="00D9742C">
            <w:pPr>
              <w:spacing w:after="0" w:line="240" w:lineRule="auto"/>
              <w:rPr>
                <w:del w:id="2123" w:author="Chasco, Brandon Edward" w:date="2020-08-26T11:40:00Z"/>
                <w:color w:val="000000"/>
                <w:sz w:val="22"/>
                <w:szCs w:val="22"/>
              </w:rPr>
            </w:pPr>
            <w:del w:id="2124" w:author="Chasco, Brandon Edward" w:date="2020-08-26T11:40:00Z">
              <w:r w:rsidRPr="006226B0" w:rsidDel="00E1020B">
                <w:rPr>
                  <w:color w:val="000000"/>
                  <w:sz w:val="22"/>
                  <w:szCs w:val="22"/>
                </w:rPr>
                <w:delText>Wild</w:delText>
              </w:r>
            </w:del>
          </w:p>
        </w:tc>
        <w:tc>
          <w:tcPr>
            <w:tcW w:w="911" w:type="dxa"/>
            <w:gridSpan w:val="2"/>
            <w:tcBorders>
              <w:top w:val="nil"/>
              <w:left w:val="nil"/>
              <w:bottom w:val="nil"/>
              <w:right w:val="nil"/>
            </w:tcBorders>
            <w:shd w:val="clear" w:color="auto" w:fill="auto"/>
            <w:vAlign w:val="bottom"/>
            <w:tcPrChange w:id="2125" w:author="Chasco, Brandon Edward" w:date="2020-08-26T10:35:00Z">
              <w:tcPr>
                <w:tcW w:w="821" w:type="dxa"/>
                <w:tcBorders>
                  <w:top w:val="nil"/>
                  <w:left w:val="nil"/>
                  <w:bottom w:val="nil"/>
                  <w:right w:val="nil"/>
                </w:tcBorders>
                <w:shd w:val="clear" w:color="auto" w:fill="auto"/>
                <w:vAlign w:val="bottom"/>
              </w:tcPr>
            </w:tcPrChange>
          </w:tcPr>
          <w:p w14:paraId="123598D8" w14:textId="1EE812FA" w:rsidR="00B26111" w:rsidRPr="006226B0" w:rsidDel="00E1020B" w:rsidRDefault="00B26111" w:rsidP="00D9742C">
            <w:pPr>
              <w:spacing w:after="0" w:line="240" w:lineRule="auto"/>
              <w:jc w:val="right"/>
              <w:rPr>
                <w:del w:id="2126" w:author="Chasco, Brandon Edward" w:date="2020-08-26T11:40:00Z"/>
                <w:color w:val="000000"/>
                <w:sz w:val="22"/>
                <w:szCs w:val="22"/>
              </w:rPr>
            </w:pPr>
            <w:del w:id="2127" w:author="Chasco, Brandon Edward" w:date="2020-08-26T11:40:00Z">
              <w:r w:rsidRPr="006226B0" w:rsidDel="00E1020B">
                <w:rPr>
                  <w:color w:val="000000"/>
                  <w:sz w:val="22"/>
                  <w:szCs w:val="22"/>
                </w:rPr>
                <w:delText>0.0000</w:delText>
              </w:r>
            </w:del>
          </w:p>
        </w:tc>
        <w:tc>
          <w:tcPr>
            <w:tcW w:w="780" w:type="dxa"/>
            <w:tcBorders>
              <w:top w:val="nil"/>
              <w:left w:val="nil"/>
              <w:bottom w:val="nil"/>
              <w:right w:val="nil"/>
            </w:tcBorders>
            <w:shd w:val="clear" w:color="auto" w:fill="auto"/>
            <w:vAlign w:val="bottom"/>
            <w:tcPrChange w:id="2128" w:author="Chasco, Brandon Edward" w:date="2020-08-26T10:35:00Z">
              <w:tcPr>
                <w:tcW w:w="780" w:type="dxa"/>
                <w:tcBorders>
                  <w:top w:val="nil"/>
                  <w:left w:val="nil"/>
                  <w:bottom w:val="nil"/>
                  <w:right w:val="nil"/>
                </w:tcBorders>
                <w:shd w:val="clear" w:color="auto" w:fill="auto"/>
                <w:vAlign w:val="bottom"/>
              </w:tcPr>
            </w:tcPrChange>
          </w:tcPr>
          <w:p w14:paraId="2D356452" w14:textId="482CCB99" w:rsidR="00B26111" w:rsidRPr="006226B0" w:rsidDel="00E1020B" w:rsidRDefault="00B26111" w:rsidP="00D9742C">
            <w:pPr>
              <w:spacing w:after="0" w:line="240" w:lineRule="auto"/>
              <w:jc w:val="center"/>
              <w:rPr>
                <w:del w:id="2129" w:author="Chasco, Brandon Edward" w:date="2020-08-26T11:40:00Z"/>
                <w:color w:val="000000"/>
                <w:sz w:val="22"/>
                <w:szCs w:val="22"/>
              </w:rPr>
            </w:pPr>
            <w:del w:id="2130"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131" w:author="Chasco, Brandon Edward" w:date="2020-08-26T10:35:00Z">
              <w:tcPr>
                <w:tcW w:w="1140" w:type="dxa"/>
                <w:tcBorders>
                  <w:top w:val="nil"/>
                  <w:left w:val="nil"/>
                  <w:bottom w:val="nil"/>
                  <w:right w:val="nil"/>
                </w:tcBorders>
                <w:shd w:val="clear" w:color="auto" w:fill="auto"/>
                <w:vAlign w:val="bottom"/>
              </w:tcPr>
            </w:tcPrChange>
          </w:tcPr>
          <w:p w14:paraId="74566D0F" w14:textId="798B910F" w:rsidR="00B26111" w:rsidRPr="006226B0" w:rsidDel="00E1020B" w:rsidRDefault="00B26111" w:rsidP="00D9742C">
            <w:pPr>
              <w:spacing w:after="0" w:line="240" w:lineRule="auto"/>
              <w:jc w:val="center"/>
              <w:rPr>
                <w:del w:id="2132" w:author="Chasco, Brandon Edward" w:date="2020-08-26T11:40:00Z"/>
                <w:color w:val="000000"/>
                <w:sz w:val="22"/>
                <w:szCs w:val="22"/>
              </w:rPr>
            </w:pPr>
            <w:del w:id="2133"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134" w:author="Chasco, Brandon Edward" w:date="2020-08-26T10:35:00Z">
              <w:tcPr>
                <w:tcW w:w="1072" w:type="dxa"/>
                <w:tcBorders>
                  <w:top w:val="nil"/>
                  <w:left w:val="nil"/>
                  <w:bottom w:val="nil"/>
                  <w:right w:val="nil"/>
                </w:tcBorders>
                <w:shd w:val="clear" w:color="auto" w:fill="auto"/>
                <w:vAlign w:val="bottom"/>
              </w:tcPr>
            </w:tcPrChange>
          </w:tcPr>
          <w:p w14:paraId="32A2DF65" w14:textId="7A48DC8A" w:rsidR="00B26111" w:rsidRPr="006226B0" w:rsidDel="00E1020B" w:rsidRDefault="00B26111" w:rsidP="00D9742C">
            <w:pPr>
              <w:spacing w:after="0" w:line="240" w:lineRule="auto"/>
              <w:jc w:val="center"/>
              <w:rPr>
                <w:del w:id="2135" w:author="Chasco, Brandon Edward" w:date="2020-08-26T11:40:00Z"/>
                <w:color w:val="000000"/>
                <w:sz w:val="22"/>
                <w:szCs w:val="22"/>
              </w:rPr>
            </w:pPr>
            <w:del w:id="2136"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137" w:author="Chasco, Brandon Edward" w:date="2020-08-26T10:35:00Z">
              <w:tcPr>
                <w:tcW w:w="1879" w:type="dxa"/>
                <w:tcBorders>
                  <w:top w:val="nil"/>
                  <w:left w:val="nil"/>
                  <w:bottom w:val="nil"/>
                  <w:right w:val="nil"/>
                </w:tcBorders>
                <w:shd w:val="clear" w:color="auto" w:fill="auto"/>
                <w:vAlign w:val="bottom"/>
              </w:tcPr>
            </w:tcPrChange>
          </w:tcPr>
          <w:p w14:paraId="2D6104C7" w14:textId="58419025" w:rsidR="00B26111" w:rsidRPr="006226B0" w:rsidDel="00E1020B" w:rsidRDefault="00B26111" w:rsidP="00D9742C">
            <w:pPr>
              <w:spacing w:after="0" w:line="240" w:lineRule="auto"/>
              <w:rPr>
                <w:del w:id="2138" w:author="Chasco, Brandon Edward" w:date="2020-08-26T11:40:00Z"/>
                <w:color w:val="000000"/>
                <w:sz w:val="22"/>
                <w:szCs w:val="22"/>
              </w:rPr>
            </w:pPr>
            <w:del w:id="2139" w:author="Chasco, Brandon Edward" w:date="2020-08-26T11:40:00Z">
              <w:r w:rsidRPr="006226B0" w:rsidDel="00E1020B">
                <w:rPr>
                  <w:color w:val="000000"/>
                  <w:sz w:val="22"/>
                  <w:szCs w:val="22"/>
                </w:rPr>
                <w:delText>cui.spr</w:delText>
              </w:r>
            </w:del>
          </w:p>
        </w:tc>
        <w:tc>
          <w:tcPr>
            <w:tcW w:w="1879" w:type="dxa"/>
            <w:tcBorders>
              <w:top w:val="nil"/>
              <w:left w:val="nil"/>
              <w:bottom w:val="nil"/>
              <w:right w:val="nil"/>
            </w:tcBorders>
            <w:shd w:val="clear" w:color="auto" w:fill="auto"/>
            <w:vAlign w:val="bottom"/>
            <w:tcPrChange w:id="2140" w:author="Chasco, Brandon Edward" w:date="2020-08-26T10:35:00Z">
              <w:tcPr>
                <w:tcW w:w="1879" w:type="dxa"/>
                <w:tcBorders>
                  <w:top w:val="nil"/>
                  <w:left w:val="nil"/>
                  <w:bottom w:val="nil"/>
                  <w:right w:val="nil"/>
                </w:tcBorders>
                <w:shd w:val="clear" w:color="auto" w:fill="auto"/>
                <w:vAlign w:val="bottom"/>
              </w:tcPr>
            </w:tcPrChange>
          </w:tcPr>
          <w:p w14:paraId="7E010D06" w14:textId="6643B893" w:rsidR="00B26111" w:rsidRPr="006226B0" w:rsidDel="00E1020B" w:rsidRDefault="00B26111" w:rsidP="00D9742C">
            <w:pPr>
              <w:spacing w:after="0" w:line="240" w:lineRule="auto"/>
              <w:rPr>
                <w:del w:id="2141" w:author="Chasco, Brandon Edward" w:date="2020-08-26T11:40:00Z"/>
                <w:color w:val="000000"/>
                <w:sz w:val="22"/>
                <w:szCs w:val="22"/>
              </w:rPr>
            </w:pPr>
            <w:del w:id="2142" w:author="Chasco, Brandon Edward" w:date="2020-08-26T11:40:00Z">
              <w:r w:rsidRPr="006226B0" w:rsidDel="00E1020B">
                <w:rPr>
                  <w:color w:val="000000"/>
                  <w:sz w:val="22"/>
                  <w:szCs w:val="22"/>
                </w:rPr>
                <w:delText>pdo.sum</w:delText>
              </w:r>
            </w:del>
          </w:p>
        </w:tc>
        <w:tc>
          <w:tcPr>
            <w:tcW w:w="1002" w:type="dxa"/>
            <w:tcBorders>
              <w:top w:val="nil"/>
              <w:left w:val="nil"/>
              <w:bottom w:val="nil"/>
              <w:right w:val="nil"/>
            </w:tcBorders>
            <w:shd w:val="clear" w:color="auto" w:fill="auto"/>
            <w:vAlign w:val="bottom"/>
            <w:tcPrChange w:id="2143" w:author="Chasco, Brandon Edward" w:date="2020-08-26T10:35:00Z">
              <w:tcPr>
                <w:tcW w:w="1002" w:type="dxa"/>
                <w:tcBorders>
                  <w:top w:val="nil"/>
                  <w:left w:val="nil"/>
                  <w:bottom w:val="nil"/>
                  <w:right w:val="nil"/>
                </w:tcBorders>
                <w:shd w:val="clear" w:color="auto" w:fill="auto"/>
                <w:vAlign w:val="bottom"/>
              </w:tcPr>
            </w:tcPrChange>
          </w:tcPr>
          <w:p w14:paraId="095D8B01" w14:textId="4F0CD723" w:rsidR="00B26111" w:rsidRPr="006226B0" w:rsidDel="00E1020B" w:rsidRDefault="00B26111" w:rsidP="00D9742C">
            <w:pPr>
              <w:spacing w:after="0" w:line="240" w:lineRule="auto"/>
              <w:jc w:val="right"/>
              <w:rPr>
                <w:del w:id="2144" w:author="Chasco, Brandon Edward" w:date="2020-08-26T11:40:00Z"/>
                <w:color w:val="000000"/>
                <w:sz w:val="22"/>
                <w:szCs w:val="22"/>
              </w:rPr>
            </w:pPr>
            <w:del w:id="2145" w:author="Chasco, Brandon Edward" w:date="2020-08-26T11:40:00Z">
              <w:r w:rsidRPr="006226B0" w:rsidDel="00E1020B">
                <w:rPr>
                  <w:color w:val="000000"/>
                  <w:sz w:val="22"/>
                  <w:szCs w:val="22"/>
                </w:rPr>
                <w:delText>0.00019</w:delText>
              </w:r>
            </w:del>
          </w:p>
        </w:tc>
        <w:tc>
          <w:tcPr>
            <w:tcW w:w="960" w:type="dxa"/>
            <w:tcBorders>
              <w:top w:val="nil"/>
              <w:left w:val="nil"/>
              <w:bottom w:val="nil"/>
              <w:right w:val="nil"/>
            </w:tcBorders>
            <w:shd w:val="clear" w:color="auto" w:fill="auto"/>
            <w:vAlign w:val="bottom"/>
            <w:tcPrChange w:id="2146" w:author="Chasco, Brandon Edward" w:date="2020-08-26T10:35:00Z">
              <w:tcPr>
                <w:tcW w:w="960" w:type="dxa"/>
                <w:tcBorders>
                  <w:top w:val="nil"/>
                  <w:left w:val="nil"/>
                  <w:bottom w:val="nil"/>
                  <w:right w:val="nil"/>
                </w:tcBorders>
                <w:shd w:val="clear" w:color="auto" w:fill="auto"/>
                <w:vAlign w:val="bottom"/>
              </w:tcPr>
            </w:tcPrChange>
          </w:tcPr>
          <w:p w14:paraId="64AA6786" w14:textId="3AA63D98" w:rsidR="00B26111" w:rsidRPr="006226B0" w:rsidDel="00E1020B" w:rsidRDefault="00B26111" w:rsidP="00D9742C">
            <w:pPr>
              <w:spacing w:after="0" w:line="240" w:lineRule="auto"/>
              <w:jc w:val="center"/>
              <w:rPr>
                <w:del w:id="2147" w:author="Chasco, Brandon Edward" w:date="2020-08-26T11:40:00Z"/>
                <w:color w:val="000000"/>
                <w:sz w:val="22"/>
                <w:szCs w:val="22"/>
              </w:rPr>
            </w:pPr>
            <w:del w:id="2148" w:author="Chasco, Brandon Edward" w:date="2020-08-26T11:40:00Z">
              <w:r w:rsidRPr="006226B0" w:rsidDel="00E1020B">
                <w:rPr>
                  <w:color w:val="000000"/>
                  <w:sz w:val="22"/>
                  <w:szCs w:val="22"/>
                </w:rPr>
                <w:delText>TRUE</w:delText>
              </w:r>
            </w:del>
          </w:p>
        </w:tc>
      </w:tr>
      <w:tr w:rsidR="00B26111" w:rsidRPr="006226B0" w:rsidDel="00E1020B" w14:paraId="39E40625" w14:textId="112F1A25" w:rsidTr="005619A5">
        <w:tblPrEx>
          <w:tblW w:w="10793" w:type="dxa"/>
          <w:tblLayout w:type="fixed"/>
          <w:tblLook w:val="0400" w:firstRow="0" w:lastRow="0" w:firstColumn="0" w:lastColumn="0" w:noHBand="0" w:noVBand="1"/>
          <w:tblPrExChange w:id="2149" w:author="Chasco, Brandon Edward" w:date="2020-08-26T10:35:00Z">
            <w:tblPrEx>
              <w:tblW w:w="10793" w:type="dxa"/>
              <w:tblLayout w:type="fixed"/>
              <w:tblLook w:val="0400" w:firstRow="0" w:lastRow="0" w:firstColumn="0" w:lastColumn="0" w:noHBand="0" w:noVBand="1"/>
            </w:tblPrEx>
          </w:tblPrExChange>
        </w:tblPrEx>
        <w:trPr>
          <w:trHeight w:val="300"/>
          <w:del w:id="2150" w:author="Chasco, Brandon Edward" w:date="2020-08-26T11:40:00Z"/>
          <w:trPrChange w:id="2151" w:author="Chasco, Brandon Edward" w:date="2020-08-26T10:35:00Z">
            <w:trPr>
              <w:trHeight w:val="300"/>
            </w:trPr>
          </w:trPrChange>
        </w:trPr>
        <w:tc>
          <w:tcPr>
            <w:tcW w:w="1170" w:type="dxa"/>
            <w:gridSpan w:val="3"/>
            <w:tcBorders>
              <w:top w:val="nil"/>
              <w:left w:val="nil"/>
              <w:bottom w:val="nil"/>
              <w:right w:val="nil"/>
            </w:tcBorders>
            <w:shd w:val="clear" w:color="auto" w:fill="auto"/>
            <w:vAlign w:val="bottom"/>
            <w:tcPrChange w:id="2152" w:author="Chasco, Brandon Edward" w:date="2020-08-26T10:35:00Z">
              <w:tcPr>
                <w:tcW w:w="1260" w:type="dxa"/>
                <w:gridSpan w:val="3"/>
                <w:tcBorders>
                  <w:top w:val="nil"/>
                  <w:left w:val="nil"/>
                  <w:bottom w:val="nil"/>
                  <w:right w:val="nil"/>
                </w:tcBorders>
                <w:shd w:val="clear" w:color="auto" w:fill="auto"/>
                <w:vAlign w:val="bottom"/>
              </w:tcPr>
            </w:tcPrChange>
          </w:tcPr>
          <w:p w14:paraId="0C7D1B42" w14:textId="0C304AB8" w:rsidR="00B26111" w:rsidRPr="006226B0" w:rsidDel="00E1020B" w:rsidRDefault="00B26111" w:rsidP="00D9742C">
            <w:pPr>
              <w:spacing w:after="0" w:line="240" w:lineRule="auto"/>
              <w:jc w:val="center"/>
              <w:rPr>
                <w:del w:id="2153"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Change w:id="2154" w:author="Chasco, Brandon Edward" w:date="2020-08-26T10:35:00Z">
              <w:tcPr>
                <w:tcW w:w="821" w:type="dxa"/>
                <w:tcBorders>
                  <w:top w:val="nil"/>
                  <w:left w:val="nil"/>
                  <w:bottom w:val="nil"/>
                  <w:right w:val="nil"/>
                </w:tcBorders>
                <w:shd w:val="clear" w:color="auto" w:fill="auto"/>
                <w:vAlign w:val="bottom"/>
              </w:tcPr>
            </w:tcPrChange>
          </w:tcPr>
          <w:p w14:paraId="368B579E" w14:textId="33AF288C" w:rsidR="00B26111" w:rsidRPr="006226B0" w:rsidDel="00E1020B" w:rsidRDefault="00B26111" w:rsidP="00D9742C">
            <w:pPr>
              <w:spacing w:after="0" w:line="240" w:lineRule="auto"/>
              <w:jc w:val="right"/>
              <w:rPr>
                <w:del w:id="2155" w:author="Chasco, Brandon Edward" w:date="2020-08-26T11:40:00Z"/>
                <w:color w:val="000000"/>
                <w:sz w:val="22"/>
                <w:szCs w:val="22"/>
              </w:rPr>
            </w:pPr>
            <w:del w:id="2156" w:author="Chasco, Brandon Edward" w:date="2020-08-26T11:40:00Z">
              <w:r w:rsidRPr="006226B0" w:rsidDel="00E1020B">
                <w:rPr>
                  <w:color w:val="000000"/>
                  <w:sz w:val="22"/>
                  <w:szCs w:val="22"/>
                </w:rPr>
                <w:delText>1.7894</w:delText>
              </w:r>
            </w:del>
          </w:p>
        </w:tc>
        <w:tc>
          <w:tcPr>
            <w:tcW w:w="780" w:type="dxa"/>
            <w:tcBorders>
              <w:top w:val="nil"/>
              <w:left w:val="nil"/>
              <w:bottom w:val="nil"/>
              <w:right w:val="nil"/>
            </w:tcBorders>
            <w:shd w:val="clear" w:color="auto" w:fill="auto"/>
            <w:vAlign w:val="bottom"/>
            <w:tcPrChange w:id="2157" w:author="Chasco, Brandon Edward" w:date="2020-08-26T10:35:00Z">
              <w:tcPr>
                <w:tcW w:w="780" w:type="dxa"/>
                <w:tcBorders>
                  <w:top w:val="nil"/>
                  <w:left w:val="nil"/>
                  <w:bottom w:val="nil"/>
                  <w:right w:val="nil"/>
                </w:tcBorders>
                <w:shd w:val="clear" w:color="auto" w:fill="auto"/>
                <w:vAlign w:val="bottom"/>
              </w:tcPr>
            </w:tcPrChange>
          </w:tcPr>
          <w:p w14:paraId="1AAD1B6C" w14:textId="61B34312" w:rsidR="00B26111" w:rsidRPr="006226B0" w:rsidDel="00E1020B" w:rsidRDefault="00B26111" w:rsidP="00D9742C">
            <w:pPr>
              <w:spacing w:after="0" w:line="240" w:lineRule="auto"/>
              <w:jc w:val="center"/>
              <w:rPr>
                <w:del w:id="2158" w:author="Chasco, Brandon Edward" w:date="2020-08-26T11:40:00Z"/>
                <w:color w:val="000000"/>
                <w:sz w:val="22"/>
                <w:szCs w:val="22"/>
              </w:rPr>
            </w:pPr>
            <w:del w:id="2159"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160" w:author="Chasco, Brandon Edward" w:date="2020-08-26T10:35:00Z">
              <w:tcPr>
                <w:tcW w:w="1140" w:type="dxa"/>
                <w:tcBorders>
                  <w:top w:val="nil"/>
                  <w:left w:val="nil"/>
                  <w:bottom w:val="nil"/>
                  <w:right w:val="nil"/>
                </w:tcBorders>
                <w:shd w:val="clear" w:color="auto" w:fill="auto"/>
                <w:vAlign w:val="bottom"/>
              </w:tcPr>
            </w:tcPrChange>
          </w:tcPr>
          <w:p w14:paraId="7E01BB99" w14:textId="3520FCEE" w:rsidR="00B26111" w:rsidRPr="006226B0" w:rsidDel="00E1020B" w:rsidRDefault="00B26111" w:rsidP="00D9742C">
            <w:pPr>
              <w:spacing w:after="0" w:line="240" w:lineRule="auto"/>
              <w:jc w:val="center"/>
              <w:rPr>
                <w:del w:id="2161" w:author="Chasco, Brandon Edward" w:date="2020-08-26T11:40:00Z"/>
                <w:color w:val="000000"/>
                <w:sz w:val="22"/>
                <w:szCs w:val="22"/>
              </w:rPr>
            </w:pPr>
            <w:del w:id="2162"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163" w:author="Chasco, Brandon Edward" w:date="2020-08-26T10:35:00Z">
              <w:tcPr>
                <w:tcW w:w="1072" w:type="dxa"/>
                <w:tcBorders>
                  <w:top w:val="nil"/>
                  <w:left w:val="nil"/>
                  <w:bottom w:val="nil"/>
                  <w:right w:val="nil"/>
                </w:tcBorders>
                <w:shd w:val="clear" w:color="auto" w:fill="auto"/>
                <w:vAlign w:val="bottom"/>
              </w:tcPr>
            </w:tcPrChange>
          </w:tcPr>
          <w:p w14:paraId="2386D3B8" w14:textId="4D9405CF" w:rsidR="00B26111" w:rsidRPr="006226B0" w:rsidDel="00E1020B" w:rsidRDefault="00B26111" w:rsidP="00D9742C">
            <w:pPr>
              <w:spacing w:after="0" w:line="240" w:lineRule="auto"/>
              <w:jc w:val="center"/>
              <w:rPr>
                <w:del w:id="2164" w:author="Chasco, Brandon Edward" w:date="2020-08-26T11:40:00Z"/>
                <w:color w:val="000000"/>
                <w:sz w:val="22"/>
                <w:szCs w:val="22"/>
              </w:rPr>
            </w:pPr>
            <w:del w:id="2165"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166" w:author="Chasco, Brandon Edward" w:date="2020-08-26T10:35:00Z">
              <w:tcPr>
                <w:tcW w:w="1879" w:type="dxa"/>
                <w:tcBorders>
                  <w:top w:val="nil"/>
                  <w:left w:val="nil"/>
                  <w:bottom w:val="nil"/>
                  <w:right w:val="nil"/>
                </w:tcBorders>
                <w:shd w:val="clear" w:color="auto" w:fill="auto"/>
                <w:vAlign w:val="bottom"/>
              </w:tcPr>
            </w:tcPrChange>
          </w:tcPr>
          <w:p w14:paraId="06750C7E" w14:textId="6B0F49A3" w:rsidR="00B26111" w:rsidRPr="006226B0" w:rsidDel="00E1020B" w:rsidRDefault="00B26111" w:rsidP="00D9742C">
            <w:pPr>
              <w:spacing w:after="0" w:line="240" w:lineRule="auto"/>
              <w:rPr>
                <w:del w:id="2167" w:author="Chasco, Brandon Edward" w:date="2020-08-26T11:40:00Z"/>
                <w:color w:val="000000"/>
                <w:sz w:val="22"/>
                <w:szCs w:val="22"/>
              </w:rPr>
            </w:pPr>
            <w:del w:id="2168" w:author="Chasco, Brandon Edward" w:date="2020-08-26T11:40:00Z">
              <w:r w:rsidRPr="006226B0" w:rsidDel="00E1020B">
                <w:rPr>
                  <w:color w:val="000000"/>
                  <w:sz w:val="22"/>
                  <w:szCs w:val="22"/>
                </w:rPr>
                <w:delText>ersstArc.spr</w:delText>
              </w:r>
            </w:del>
          </w:p>
        </w:tc>
        <w:tc>
          <w:tcPr>
            <w:tcW w:w="1879" w:type="dxa"/>
            <w:tcBorders>
              <w:top w:val="nil"/>
              <w:left w:val="nil"/>
              <w:bottom w:val="nil"/>
              <w:right w:val="nil"/>
            </w:tcBorders>
            <w:shd w:val="clear" w:color="auto" w:fill="auto"/>
            <w:vAlign w:val="bottom"/>
            <w:tcPrChange w:id="2169" w:author="Chasco, Brandon Edward" w:date="2020-08-26T10:35:00Z">
              <w:tcPr>
                <w:tcW w:w="1879" w:type="dxa"/>
                <w:tcBorders>
                  <w:top w:val="nil"/>
                  <w:left w:val="nil"/>
                  <w:bottom w:val="nil"/>
                  <w:right w:val="nil"/>
                </w:tcBorders>
                <w:shd w:val="clear" w:color="auto" w:fill="auto"/>
                <w:vAlign w:val="bottom"/>
              </w:tcPr>
            </w:tcPrChange>
          </w:tcPr>
          <w:p w14:paraId="536CFEA9" w14:textId="4488D8B7" w:rsidR="00B26111" w:rsidRPr="006226B0" w:rsidDel="00E1020B" w:rsidRDefault="00B26111" w:rsidP="00D9742C">
            <w:pPr>
              <w:spacing w:after="0" w:line="240" w:lineRule="auto"/>
              <w:rPr>
                <w:del w:id="2170" w:author="Chasco, Brandon Edward" w:date="2020-08-26T11:40:00Z"/>
                <w:color w:val="000000"/>
                <w:sz w:val="22"/>
                <w:szCs w:val="22"/>
              </w:rPr>
            </w:pPr>
            <w:del w:id="2171" w:author="Chasco, Brandon Edward" w:date="2020-08-26T11:40:00Z">
              <w:r w:rsidRPr="006226B0" w:rsidDel="00E1020B">
                <w:rPr>
                  <w:color w:val="000000"/>
                  <w:sz w:val="22"/>
                  <w:szCs w:val="22"/>
                </w:rPr>
                <w:delText>cui.spr</w:delText>
              </w:r>
            </w:del>
          </w:p>
        </w:tc>
        <w:tc>
          <w:tcPr>
            <w:tcW w:w="1002" w:type="dxa"/>
            <w:tcBorders>
              <w:top w:val="nil"/>
              <w:left w:val="nil"/>
              <w:bottom w:val="nil"/>
              <w:right w:val="nil"/>
            </w:tcBorders>
            <w:shd w:val="clear" w:color="auto" w:fill="auto"/>
            <w:vAlign w:val="bottom"/>
            <w:tcPrChange w:id="2172" w:author="Chasco, Brandon Edward" w:date="2020-08-26T10:35:00Z">
              <w:tcPr>
                <w:tcW w:w="1002" w:type="dxa"/>
                <w:tcBorders>
                  <w:top w:val="nil"/>
                  <w:left w:val="nil"/>
                  <w:bottom w:val="nil"/>
                  <w:right w:val="nil"/>
                </w:tcBorders>
                <w:shd w:val="clear" w:color="auto" w:fill="auto"/>
                <w:vAlign w:val="bottom"/>
              </w:tcPr>
            </w:tcPrChange>
          </w:tcPr>
          <w:p w14:paraId="17727EC6" w14:textId="50EED0E7" w:rsidR="00B26111" w:rsidRPr="006226B0" w:rsidDel="00E1020B" w:rsidRDefault="00B26111" w:rsidP="00D9742C">
            <w:pPr>
              <w:spacing w:after="0" w:line="240" w:lineRule="auto"/>
              <w:jc w:val="right"/>
              <w:rPr>
                <w:del w:id="2173" w:author="Chasco, Brandon Edward" w:date="2020-08-26T11:40:00Z"/>
                <w:color w:val="000000"/>
                <w:sz w:val="22"/>
                <w:szCs w:val="22"/>
              </w:rPr>
            </w:pPr>
            <w:del w:id="2174" w:author="Chasco, Brandon Edward" w:date="2020-08-26T11:40:00Z">
              <w:r w:rsidRPr="006226B0" w:rsidDel="00E1020B">
                <w:rPr>
                  <w:color w:val="000000"/>
                  <w:sz w:val="22"/>
                  <w:szCs w:val="22"/>
                </w:rPr>
                <w:delText>0.00000</w:delText>
              </w:r>
            </w:del>
          </w:p>
        </w:tc>
        <w:tc>
          <w:tcPr>
            <w:tcW w:w="960" w:type="dxa"/>
            <w:tcBorders>
              <w:top w:val="nil"/>
              <w:left w:val="nil"/>
              <w:bottom w:val="nil"/>
              <w:right w:val="nil"/>
            </w:tcBorders>
            <w:shd w:val="clear" w:color="auto" w:fill="auto"/>
            <w:vAlign w:val="bottom"/>
            <w:tcPrChange w:id="2175" w:author="Chasco, Brandon Edward" w:date="2020-08-26T10:35:00Z">
              <w:tcPr>
                <w:tcW w:w="960" w:type="dxa"/>
                <w:tcBorders>
                  <w:top w:val="nil"/>
                  <w:left w:val="nil"/>
                  <w:bottom w:val="nil"/>
                  <w:right w:val="nil"/>
                </w:tcBorders>
                <w:shd w:val="clear" w:color="auto" w:fill="auto"/>
                <w:vAlign w:val="bottom"/>
              </w:tcPr>
            </w:tcPrChange>
          </w:tcPr>
          <w:p w14:paraId="1E76428E" w14:textId="74D10163" w:rsidR="00B26111" w:rsidRPr="006226B0" w:rsidDel="00E1020B" w:rsidRDefault="00B26111" w:rsidP="00D9742C">
            <w:pPr>
              <w:spacing w:after="0" w:line="240" w:lineRule="auto"/>
              <w:jc w:val="center"/>
              <w:rPr>
                <w:del w:id="2176" w:author="Chasco, Brandon Edward" w:date="2020-08-26T11:40:00Z"/>
                <w:color w:val="000000"/>
                <w:sz w:val="22"/>
                <w:szCs w:val="22"/>
              </w:rPr>
            </w:pPr>
            <w:del w:id="2177" w:author="Chasco, Brandon Edward" w:date="2020-08-26T11:40:00Z">
              <w:r w:rsidRPr="006226B0" w:rsidDel="00E1020B">
                <w:rPr>
                  <w:color w:val="000000"/>
                  <w:sz w:val="22"/>
                  <w:szCs w:val="22"/>
                </w:rPr>
                <w:delText>TRUE</w:delText>
              </w:r>
            </w:del>
          </w:p>
        </w:tc>
      </w:tr>
      <w:tr w:rsidR="00B26111" w:rsidRPr="006226B0" w:rsidDel="00E1020B" w14:paraId="1E2390C0" w14:textId="53F6C4E5" w:rsidTr="005619A5">
        <w:tblPrEx>
          <w:tblW w:w="10793" w:type="dxa"/>
          <w:tblLayout w:type="fixed"/>
          <w:tblLook w:val="0400" w:firstRow="0" w:lastRow="0" w:firstColumn="0" w:lastColumn="0" w:noHBand="0" w:noVBand="1"/>
          <w:tblPrExChange w:id="2178" w:author="Chasco, Brandon Edward" w:date="2020-08-26T10:36:00Z">
            <w:tblPrEx>
              <w:tblW w:w="10793" w:type="dxa"/>
              <w:tblLayout w:type="fixed"/>
              <w:tblLook w:val="0400" w:firstRow="0" w:lastRow="0" w:firstColumn="0" w:lastColumn="0" w:noHBand="0" w:noVBand="1"/>
            </w:tblPrEx>
          </w:tblPrExChange>
        </w:tblPrEx>
        <w:trPr>
          <w:trHeight w:val="300"/>
          <w:del w:id="2179" w:author="Chasco, Brandon Edward" w:date="2020-08-26T11:40:00Z"/>
          <w:trPrChange w:id="2180"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181" w:author="Chasco, Brandon Edward" w:date="2020-08-26T10:36:00Z">
              <w:tcPr>
                <w:tcW w:w="1260" w:type="dxa"/>
                <w:gridSpan w:val="3"/>
                <w:tcBorders>
                  <w:top w:val="nil"/>
                  <w:left w:val="nil"/>
                  <w:bottom w:val="nil"/>
                  <w:right w:val="nil"/>
                </w:tcBorders>
                <w:shd w:val="clear" w:color="auto" w:fill="auto"/>
                <w:vAlign w:val="bottom"/>
              </w:tcPr>
            </w:tcPrChange>
          </w:tcPr>
          <w:p w14:paraId="7BCC9AFF" w14:textId="570AB590" w:rsidR="00B26111" w:rsidRPr="006226B0" w:rsidDel="00E1020B" w:rsidRDefault="00B26111" w:rsidP="00D9742C">
            <w:pPr>
              <w:spacing w:after="0" w:line="240" w:lineRule="auto"/>
              <w:jc w:val="center"/>
              <w:rPr>
                <w:del w:id="2182"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183" w:author="Chasco, Brandon Edward" w:date="2020-08-26T10:36:00Z">
              <w:tcPr>
                <w:tcW w:w="821" w:type="dxa"/>
                <w:tcBorders>
                  <w:top w:val="nil"/>
                  <w:left w:val="nil"/>
                  <w:bottom w:val="nil"/>
                  <w:right w:val="nil"/>
                </w:tcBorders>
                <w:shd w:val="clear" w:color="auto" w:fill="auto"/>
                <w:vAlign w:val="bottom"/>
              </w:tcPr>
            </w:tcPrChange>
          </w:tcPr>
          <w:p w14:paraId="73631581" w14:textId="50E43106" w:rsidR="00B26111" w:rsidRPr="006226B0" w:rsidDel="00E1020B" w:rsidRDefault="00B26111" w:rsidP="00D9742C">
            <w:pPr>
              <w:spacing w:after="0" w:line="240" w:lineRule="auto"/>
              <w:jc w:val="right"/>
              <w:rPr>
                <w:del w:id="2184" w:author="Chasco, Brandon Edward" w:date="2020-08-26T11:40:00Z"/>
                <w:color w:val="000000"/>
                <w:sz w:val="22"/>
                <w:szCs w:val="22"/>
              </w:rPr>
            </w:pPr>
            <w:del w:id="2185" w:author="Chasco, Brandon Edward" w:date="2020-08-26T11:40:00Z">
              <w:r w:rsidRPr="006226B0" w:rsidDel="00E1020B">
                <w:rPr>
                  <w:color w:val="000000"/>
                  <w:sz w:val="22"/>
                  <w:szCs w:val="22"/>
                </w:rPr>
                <w:delText>1.8590</w:delText>
              </w:r>
            </w:del>
          </w:p>
        </w:tc>
        <w:tc>
          <w:tcPr>
            <w:tcW w:w="780" w:type="dxa"/>
            <w:tcBorders>
              <w:top w:val="nil"/>
              <w:left w:val="nil"/>
              <w:bottom w:val="nil"/>
              <w:right w:val="nil"/>
            </w:tcBorders>
            <w:shd w:val="clear" w:color="auto" w:fill="auto"/>
            <w:vAlign w:val="bottom"/>
            <w:tcPrChange w:id="2186" w:author="Chasco, Brandon Edward" w:date="2020-08-26T10:36:00Z">
              <w:tcPr>
                <w:tcW w:w="780" w:type="dxa"/>
                <w:tcBorders>
                  <w:top w:val="nil"/>
                  <w:left w:val="nil"/>
                  <w:bottom w:val="nil"/>
                  <w:right w:val="nil"/>
                </w:tcBorders>
                <w:shd w:val="clear" w:color="auto" w:fill="auto"/>
                <w:vAlign w:val="bottom"/>
              </w:tcPr>
            </w:tcPrChange>
          </w:tcPr>
          <w:p w14:paraId="3B3CF338" w14:textId="5D39999B" w:rsidR="00B26111" w:rsidRPr="006226B0" w:rsidDel="00E1020B" w:rsidRDefault="00B26111" w:rsidP="00D9742C">
            <w:pPr>
              <w:spacing w:after="0" w:line="240" w:lineRule="auto"/>
              <w:jc w:val="center"/>
              <w:rPr>
                <w:del w:id="2187" w:author="Chasco, Brandon Edward" w:date="2020-08-26T11:40:00Z"/>
                <w:color w:val="000000"/>
                <w:sz w:val="22"/>
                <w:szCs w:val="22"/>
              </w:rPr>
            </w:pPr>
            <w:del w:id="2188"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189" w:author="Chasco, Brandon Edward" w:date="2020-08-26T10:36:00Z">
              <w:tcPr>
                <w:tcW w:w="1140" w:type="dxa"/>
                <w:tcBorders>
                  <w:top w:val="nil"/>
                  <w:left w:val="nil"/>
                  <w:bottom w:val="nil"/>
                  <w:right w:val="nil"/>
                </w:tcBorders>
                <w:shd w:val="clear" w:color="auto" w:fill="auto"/>
                <w:vAlign w:val="bottom"/>
              </w:tcPr>
            </w:tcPrChange>
          </w:tcPr>
          <w:p w14:paraId="2C4B80D7" w14:textId="05C6B4C4" w:rsidR="00B26111" w:rsidRPr="006226B0" w:rsidDel="00E1020B" w:rsidRDefault="00B26111" w:rsidP="00D9742C">
            <w:pPr>
              <w:spacing w:after="0" w:line="240" w:lineRule="auto"/>
              <w:jc w:val="center"/>
              <w:rPr>
                <w:del w:id="2190" w:author="Chasco, Brandon Edward" w:date="2020-08-26T11:40:00Z"/>
                <w:color w:val="000000"/>
                <w:sz w:val="22"/>
                <w:szCs w:val="22"/>
              </w:rPr>
            </w:pPr>
            <w:del w:id="2191"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192" w:author="Chasco, Brandon Edward" w:date="2020-08-26T10:36:00Z">
              <w:tcPr>
                <w:tcW w:w="1072" w:type="dxa"/>
                <w:tcBorders>
                  <w:top w:val="nil"/>
                  <w:left w:val="nil"/>
                  <w:bottom w:val="nil"/>
                  <w:right w:val="nil"/>
                </w:tcBorders>
                <w:shd w:val="clear" w:color="auto" w:fill="auto"/>
                <w:vAlign w:val="bottom"/>
              </w:tcPr>
            </w:tcPrChange>
          </w:tcPr>
          <w:p w14:paraId="679A753F" w14:textId="3311746F" w:rsidR="00B26111" w:rsidRPr="006226B0" w:rsidDel="00E1020B" w:rsidRDefault="00B26111" w:rsidP="00D9742C">
            <w:pPr>
              <w:spacing w:after="0" w:line="240" w:lineRule="auto"/>
              <w:jc w:val="center"/>
              <w:rPr>
                <w:del w:id="2193" w:author="Chasco, Brandon Edward" w:date="2020-08-26T11:40:00Z"/>
                <w:color w:val="000000"/>
                <w:sz w:val="22"/>
                <w:szCs w:val="22"/>
              </w:rPr>
            </w:pPr>
            <w:del w:id="2194"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195" w:author="Chasco, Brandon Edward" w:date="2020-08-26T10:36:00Z">
              <w:tcPr>
                <w:tcW w:w="1879" w:type="dxa"/>
                <w:tcBorders>
                  <w:top w:val="nil"/>
                  <w:left w:val="nil"/>
                  <w:bottom w:val="nil"/>
                  <w:right w:val="nil"/>
                </w:tcBorders>
                <w:shd w:val="clear" w:color="auto" w:fill="auto"/>
                <w:vAlign w:val="bottom"/>
              </w:tcPr>
            </w:tcPrChange>
          </w:tcPr>
          <w:p w14:paraId="2B90D41F" w14:textId="3FAC86C3" w:rsidR="00B26111" w:rsidRPr="006226B0" w:rsidDel="00E1020B" w:rsidRDefault="00B26111" w:rsidP="00D9742C">
            <w:pPr>
              <w:spacing w:after="0" w:line="240" w:lineRule="auto"/>
              <w:rPr>
                <w:del w:id="2196" w:author="Chasco, Brandon Edward" w:date="2020-08-26T11:40:00Z"/>
                <w:color w:val="000000"/>
                <w:sz w:val="22"/>
                <w:szCs w:val="22"/>
              </w:rPr>
            </w:pPr>
            <w:del w:id="2197" w:author="Chasco, Brandon Edward" w:date="2020-08-26T11:40:00Z">
              <w:r w:rsidRPr="006226B0" w:rsidDel="00E1020B">
                <w:rPr>
                  <w:color w:val="000000"/>
                  <w:sz w:val="22"/>
                  <w:szCs w:val="22"/>
                </w:rPr>
                <w:delText>npi.sum</w:delText>
              </w:r>
            </w:del>
          </w:p>
        </w:tc>
        <w:tc>
          <w:tcPr>
            <w:tcW w:w="1879" w:type="dxa"/>
            <w:tcBorders>
              <w:top w:val="nil"/>
              <w:left w:val="nil"/>
              <w:bottom w:val="nil"/>
              <w:right w:val="nil"/>
            </w:tcBorders>
            <w:shd w:val="clear" w:color="auto" w:fill="auto"/>
            <w:vAlign w:val="bottom"/>
            <w:tcPrChange w:id="2198" w:author="Chasco, Brandon Edward" w:date="2020-08-26T10:36:00Z">
              <w:tcPr>
                <w:tcW w:w="1879" w:type="dxa"/>
                <w:tcBorders>
                  <w:top w:val="nil"/>
                  <w:left w:val="nil"/>
                  <w:bottom w:val="nil"/>
                  <w:right w:val="nil"/>
                </w:tcBorders>
                <w:shd w:val="clear" w:color="auto" w:fill="auto"/>
                <w:vAlign w:val="bottom"/>
              </w:tcPr>
            </w:tcPrChange>
          </w:tcPr>
          <w:p w14:paraId="6E2661C1" w14:textId="58BAC8C5" w:rsidR="00B26111" w:rsidRPr="006226B0" w:rsidDel="00E1020B" w:rsidRDefault="00B26111" w:rsidP="00D9742C">
            <w:pPr>
              <w:spacing w:after="0" w:line="240" w:lineRule="auto"/>
              <w:rPr>
                <w:del w:id="2199" w:author="Chasco, Brandon Edward" w:date="2020-08-26T11:40:00Z"/>
                <w:color w:val="000000"/>
                <w:sz w:val="22"/>
                <w:szCs w:val="22"/>
              </w:rPr>
            </w:pPr>
            <w:del w:id="2200"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201" w:author="Chasco, Brandon Edward" w:date="2020-08-26T10:36:00Z">
              <w:tcPr>
                <w:tcW w:w="1002" w:type="dxa"/>
                <w:tcBorders>
                  <w:top w:val="nil"/>
                  <w:left w:val="nil"/>
                  <w:bottom w:val="nil"/>
                  <w:right w:val="nil"/>
                </w:tcBorders>
                <w:shd w:val="clear" w:color="auto" w:fill="auto"/>
                <w:vAlign w:val="bottom"/>
              </w:tcPr>
            </w:tcPrChange>
          </w:tcPr>
          <w:p w14:paraId="518127AB" w14:textId="10B516EB" w:rsidR="00B26111" w:rsidRPr="006226B0" w:rsidDel="00E1020B" w:rsidRDefault="00B26111" w:rsidP="00D9742C">
            <w:pPr>
              <w:spacing w:after="0" w:line="240" w:lineRule="auto"/>
              <w:jc w:val="right"/>
              <w:rPr>
                <w:del w:id="2202" w:author="Chasco, Brandon Edward" w:date="2020-08-26T11:40:00Z"/>
                <w:color w:val="000000"/>
                <w:sz w:val="22"/>
                <w:szCs w:val="22"/>
              </w:rPr>
            </w:pPr>
            <w:del w:id="2203" w:author="Chasco, Brandon Edward" w:date="2020-08-26T11:40:00Z">
              <w:r w:rsidRPr="006226B0" w:rsidDel="00E1020B">
                <w:rPr>
                  <w:color w:val="000000"/>
                  <w:sz w:val="22"/>
                  <w:szCs w:val="22"/>
                </w:rPr>
                <w:delText>0.00029</w:delText>
              </w:r>
            </w:del>
          </w:p>
        </w:tc>
        <w:tc>
          <w:tcPr>
            <w:tcW w:w="960" w:type="dxa"/>
            <w:tcBorders>
              <w:top w:val="nil"/>
              <w:left w:val="nil"/>
              <w:bottom w:val="nil"/>
              <w:right w:val="nil"/>
            </w:tcBorders>
            <w:shd w:val="clear" w:color="auto" w:fill="auto"/>
            <w:vAlign w:val="bottom"/>
            <w:tcPrChange w:id="2204" w:author="Chasco, Brandon Edward" w:date="2020-08-26T10:36:00Z">
              <w:tcPr>
                <w:tcW w:w="960" w:type="dxa"/>
                <w:tcBorders>
                  <w:top w:val="nil"/>
                  <w:left w:val="nil"/>
                  <w:bottom w:val="nil"/>
                  <w:right w:val="nil"/>
                </w:tcBorders>
                <w:shd w:val="clear" w:color="auto" w:fill="auto"/>
                <w:vAlign w:val="bottom"/>
              </w:tcPr>
            </w:tcPrChange>
          </w:tcPr>
          <w:p w14:paraId="62DB9D04" w14:textId="0E3CF7B0" w:rsidR="00B26111" w:rsidRPr="006226B0" w:rsidDel="00E1020B" w:rsidRDefault="00B26111" w:rsidP="00D9742C">
            <w:pPr>
              <w:spacing w:after="0" w:line="240" w:lineRule="auto"/>
              <w:jc w:val="center"/>
              <w:rPr>
                <w:del w:id="2205" w:author="Chasco, Brandon Edward" w:date="2020-08-26T11:40:00Z"/>
                <w:color w:val="000000"/>
                <w:sz w:val="22"/>
                <w:szCs w:val="22"/>
              </w:rPr>
            </w:pPr>
            <w:del w:id="2206" w:author="Chasco, Brandon Edward" w:date="2020-08-26T11:40:00Z">
              <w:r w:rsidRPr="006226B0" w:rsidDel="00E1020B">
                <w:rPr>
                  <w:color w:val="000000"/>
                  <w:sz w:val="22"/>
                  <w:szCs w:val="22"/>
                </w:rPr>
                <w:delText>TRUE</w:delText>
              </w:r>
            </w:del>
          </w:p>
        </w:tc>
      </w:tr>
      <w:tr w:rsidR="00B26111" w:rsidRPr="006226B0" w:rsidDel="00E1020B" w14:paraId="771AD514" w14:textId="75436A9B" w:rsidTr="005619A5">
        <w:tblPrEx>
          <w:tblW w:w="10793" w:type="dxa"/>
          <w:tblLayout w:type="fixed"/>
          <w:tblLook w:val="0400" w:firstRow="0" w:lastRow="0" w:firstColumn="0" w:lastColumn="0" w:noHBand="0" w:noVBand="1"/>
          <w:tblPrExChange w:id="2207" w:author="Chasco, Brandon Edward" w:date="2020-08-26T10:36:00Z">
            <w:tblPrEx>
              <w:tblW w:w="10793" w:type="dxa"/>
              <w:tblLayout w:type="fixed"/>
              <w:tblLook w:val="0400" w:firstRow="0" w:lastRow="0" w:firstColumn="0" w:lastColumn="0" w:noHBand="0" w:noVBand="1"/>
            </w:tblPrEx>
          </w:tblPrExChange>
        </w:tblPrEx>
        <w:trPr>
          <w:trHeight w:val="300"/>
          <w:del w:id="2208" w:author="Chasco, Brandon Edward" w:date="2020-08-26T11:40:00Z"/>
          <w:trPrChange w:id="2209"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10" w:author="Chasco, Brandon Edward" w:date="2020-08-26T10:36:00Z">
              <w:tcPr>
                <w:tcW w:w="1260" w:type="dxa"/>
                <w:gridSpan w:val="3"/>
                <w:tcBorders>
                  <w:top w:val="nil"/>
                  <w:left w:val="nil"/>
                  <w:bottom w:val="nil"/>
                  <w:right w:val="nil"/>
                </w:tcBorders>
                <w:shd w:val="clear" w:color="auto" w:fill="auto"/>
                <w:vAlign w:val="bottom"/>
              </w:tcPr>
            </w:tcPrChange>
          </w:tcPr>
          <w:p w14:paraId="5574D79C" w14:textId="3CEC7A9B" w:rsidR="00B26111" w:rsidRPr="006226B0" w:rsidDel="00E1020B" w:rsidRDefault="00B26111" w:rsidP="00D9742C">
            <w:pPr>
              <w:spacing w:after="0" w:line="240" w:lineRule="auto"/>
              <w:jc w:val="center"/>
              <w:rPr>
                <w:del w:id="2211"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12" w:author="Chasco, Brandon Edward" w:date="2020-08-26T10:36:00Z">
              <w:tcPr>
                <w:tcW w:w="821" w:type="dxa"/>
                <w:tcBorders>
                  <w:top w:val="nil"/>
                  <w:left w:val="nil"/>
                  <w:bottom w:val="nil"/>
                  <w:right w:val="nil"/>
                </w:tcBorders>
                <w:shd w:val="clear" w:color="auto" w:fill="auto"/>
                <w:vAlign w:val="bottom"/>
              </w:tcPr>
            </w:tcPrChange>
          </w:tcPr>
          <w:p w14:paraId="7E806EE8" w14:textId="572857FC" w:rsidR="00B26111" w:rsidRPr="006226B0" w:rsidDel="00E1020B" w:rsidRDefault="00B26111" w:rsidP="00D9742C">
            <w:pPr>
              <w:spacing w:after="0" w:line="240" w:lineRule="auto"/>
              <w:jc w:val="right"/>
              <w:rPr>
                <w:del w:id="2213" w:author="Chasco, Brandon Edward" w:date="2020-08-26T11:40:00Z"/>
                <w:color w:val="000000"/>
                <w:sz w:val="22"/>
                <w:szCs w:val="22"/>
              </w:rPr>
            </w:pPr>
            <w:del w:id="2214" w:author="Chasco, Brandon Edward" w:date="2020-08-26T11:40:00Z">
              <w:r w:rsidRPr="006226B0" w:rsidDel="00E1020B">
                <w:rPr>
                  <w:color w:val="000000"/>
                  <w:sz w:val="22"/>
                  <w:szCs w:val="22"/>
                </w:rPr>
                <w:delText>2.0080</w:delText>
              </w:r>
            </w:del>
          </w:p>
        </w:tc>
        <w:tc>
          <w:tcPr>
            <w:tcW w:w="780" w:type="dxa"/>
            <w:tcBorders>
              <w:top w:val="nil"/>
              <w:left w:val="nil"/>
              <w:bottom w:val="nil"/>
              <w:right w:val="nil"/>
            </w:tcBorders>
            <w:shd w:val="clear" w:color="auto" w:fill="auto"/>
            <w:vAlign w:val="bottom"/>
            <w:tcPrChange w:id="2215" w:author="Chasco, Brandon Edward" w:date="2020-08-26T10:36:00Z">
              <w:tcPr>
                <w:tcW w:w="780" w:type="dxa"/>
                <w:tcBorders>
                  <w:top w:val="nil"/>
                  <w:left w:val="nil"/>
                  <w:bottom w:val="nil"/>
                  <w:right w:val="nil"/>
                </w:tcBorders>
                <w:shd w:val="clear" w:color="auto" w:fill="auto"/>
                <w:vAlign w:val="bottom"/>
              </w:tcPr>
            </w:tcPrChange>
          </w:tcPr>
          <w:p w14:paraId="202BC86C" w14:textId="41C449EB" w:rsidR="00B26111" w:rsidRPr="006226B0" w:rsidDel="00E1020B" w:rsidRDefault="00B26111" w:rsidP="00D9742C">
            <w:pPr>
              <w:spacing w:after="0" w:line="240" w:lineRule="auto"/>
              <w:jc w:val="center"/>
              <w:rPr>
                <w:del w:id="2216" w:author="Chasco, Brandon Edward" w:date="2020-08-26T11:40:00Z"/>
                <w:color w:val="000000"/>
                <w:sz w:val="22"/>
                <w:szCs w:val="22"/>
              </w:rPr>
            </w:pPr>
            <w:del w:id="2217"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18" w:author="Chasco, Brandon Edward" w:date="2020-08-26T10:36:00Z">
              <w:tcPr>
                <w:tcW w:w="1140" w:type="dxa"/>
                <w:tcBorders>
                  <w:top w:val="nil"/>
                  <w:left w:val="nil"/>
                  <w:bottom w:val="nil"/>
                  <w:right w:val="nil"/>
                </w:tcBorders>
                <w:shd w:val="clear" w:color="auto" w:fill="auto"/>
                <w:vAlign w:val="bottom"/>
              </w:tcPr>
            </w:tcPrChange>
          </w:tcPr>
          <w:p w14:paraId="4AB4A0BD" w14:textId="2254A160" w:rsidR="00B26111" w:rsidRPr="006226B0" w:rsidDel="00E1020B" w:rsidRDefault="00B26111" w:rsidP="00D9742C">
            <w:pPr>
              <w:spacing w:after="0" w:line="240" w:lineRule="auto"/>
              <w:jc w:val="center"/>
              <w:rPr>
                <w:del w:id="2219" w:author="Chasco, Brandon Edward" w:date="2020-08-26T11:40:00Z"/>
                <w:color w:val="000000"/>
                <w:sz w:val="22"/>
                <w:szCs w:val="22"/>
              </w:rPr>
            </w:pPr>
            <w:del w:id="2220"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21" w:author="Chasco, Brandon Edward" w:date="2020-08-26T10:36:00Z">
              <w:tcPr>
                <w:tcW w:w="1072" w:type="dxa"/>
                <w:tcBorders>
                  <w:top w:val="nil"/>
                  <w:left w:val="nil"/>
                  <w:bottom w:val="nil"/>
                  <w:right w:val="nil"/>
                </w:tcBorders>
                <w:shd w:val="clear" w:color="auto" w:fill="auto"/>
                <w:vAlign w:val="bottom"/>
              </w:tcPr>
            </w:tcPrChange>
          </w:tcPr>
          <w:p w14:paraId="0E8753C5" w14:textId="23BFB406" w:rsidR="00B26111" w:rsidRPr="006226B0" w:rsidDel="00E1020B" w:rsidRDefault="00B26111" w:rsidP="00D9742C">
            <w:pPr>
              <w:spacing w:after="0" w:line="240" w:lineRule="auto"/>
              <w:jc w:val="center"/>
              <w:rPr>
                <w:del w:id="2222" w:author="Chasco, Brandon Edward" w:date="2020-08-26T11:40:00Z"/>
                <w:color w:val="000000"/>
                <w:sz w:val="22"/>
                <w:szCs w:val="22"/>
              </w:rPr>
            </w:pPr>
            <w:del w:id="2223"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24" w:author="Chasco, Brandon Edward" w:date="2020-08-26T10:36:00Z">
              <w:tcPr>
                <w:tcW w:w="1879" w:type="dxa"/>
                <w:tcBorders>
                  <w:top w:val="nil"/>
                  <w:left w:val="nil"/>
                  <w:bottom w:val="nil"/>
                  <w:right w:val="nil"/>
                </w:tcBorders>
                <w:shd w:val="clear" w:color="auto" w:fill="auto"/>
                <w:vAlign w:val="bottom"/>
              </w:tcPr>
            </w:tcPrChange>
          </w:tcPr>
          <w:p w14:paraId="78A56FA0" w14:textId="0C69FCFC" w:rsidR="00B26111" w:rsidRPr="006226B0" w:rsidDel="00E1020B" w:rsidRDefault="00B26111" w:rsidP="00D9742C">
            <w:pPr>
              <w:spacing w:after="0" w:line="240" w:lineRule="auto"/>
              <w:rPr>
                <w:del w:id="2225" w:author="Chasco, Brandon Edward" w:date="2020-08-26T11:40:00Z"/>
                <w:color w:val="000000"/>
                <w:sz w:val="22"/>
                <w:szCs w:val="22"/>
              </w:rPr>
            </w:pPr>
            <w:del w:id="2226"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227" w:author="Chasco, Brandon Edward" w:date="2020-08-26T10:36:00Z">
              <w:tcPr>
                <w:tcW w:w="1879" w:type="dxa"/>
                <w:tcBorders>
                  <w:top w:val="nil"/>
                  <w:left w:val="nil"/>
                  <w:bottom w:val="nil"/>
                  <w:right w:val="nil"/>
                </w:tcBorders>
                <w:shd w:val="clear" w:color="auto" w:fill="auto"/>
                <w:vAlign w:val="bottom"/>
              </w:tcPr>
            </w:tcPrChange>
          </w:tcPr>
          <w:p w14:paraId="7DB83CC4" w14:textId="591B08DE" w:rsidR="00B26111" w:rsidRPr="006226B0" w:rsidDel="00E1020B" w:rsidRDefault="00B26111" w:rsidP="00D9742C">
            <w:pPr>
              <w:spacing w:after="0" w:line="240" w:lineRule="auto"/>
              <w:rPr>
                <w:del w:id="2228" w:author="Chasco, Brandon Edward" w:date="2020-08-26T11:40:00Z"/>
                <w:color w:val="000000"/>
                <w:sz w:val="22"/>
                <w:szCs w:val="22"/>
              </w:rPr>
            </w:pPr>
            <w:del w:id="2229" w:author="Chasco, Brandon Edward" w:date="2020-08-26T11:40:00Z">
              <w:r w:rsidRPr="006226B0" w:rsidDel="00E1020B">
                <w:rPr>
                  <w:color w:val="000000"/>
                  <w:sz w:val="22"/>
                  <w:szCs w:val="22"/>
                </w:rPr>
                <w:delText>ersstWAcoast.sum</w:delText>
              </w:r>
            </w:del>
          </w:p>
        </w:tc>
        <w:tc>
          <w:tcPr>
            <w:tcW w:w="1002" w:type="dxa"/>
            <w:tcBorders>
              <w:top w:val="nil"/>
              <w:left w:val="nil"/>
              <w:bottom w:val="nil"/>
              <w:right w:val="nil"/>
            </w:tcBorders>
            <w:shd w:val="clear" w:color="auto" w:fill="auto"/>
            <w:vAlign w:val="bottom"/>
            <w:tcPrChange w:id="2230" w:author="Chasco, Brandon Edward" w:date="2020-08-26T10:36:00Z">
              <w:tcPr>
                <w:tcW w:w="1002" w:type="dxa"/>
                <w:tcBorders>
                  <w:top w:val="nil"/>
                  <w:left w:val="nil"/>
                  <w:bottom w:val="nil"/>
                  <w:right w:val="nil"/>
                </w:tcBorders>
                <w:shd w:val="clear" w:color="auto" w:fill="auto"/>
                <w:vAlign w:val="bottom"/>
              </w:tcPr>
            </w:tcPrChange>
          </w:tcPr>
          <w:p w14:paraId="20001DEC" w14:textId="7D3004C3" w:rsidR="00B26111" w:rsidRPr="006226B0" w:rsidDel="00E1020B" w:rsidRDefault="00B26111" w:rsidP="00D9742C">
            <w:pPr>
              <w:spacing w:after="0" w:line="240" w:lineRule="auto"/>
              <w:jc w:val="right"/>
              <w:rPr>
                <w:del w:id="2231" w:author="Chasco, Brandon Edward" w:date="2020-08-26T11:40:00Z"/>
                <w:color w:val="000000"/>
                <w:sz w:val="22"/>
                <w:szCs w:val="22"/>
              </w:rPr>
            </w:pPr>
            <w:del w:id="2232" w:author="Chasco, Brandon Edward" w:date="2020-08-26T11:40:00Z">
              <w:r w:rsidRPr="006226B0" w:rsidDel="00E1020B">
                <w:rPr>
                  <w:color w:val="000000"/>
                  <w:sz w:val="22"/>
                  <w:szCs w:val="22"/>
                </w:rPr>
                <w:delText>0.00007</w:delText>
              </w:r>
            </w:del>
          </w:p>
        </w:tc>
        <w:tc>
          <w:tcPr>
            <w:tcW w:w="960" w:type="dxa"/>
            <w:tcBorders>
              <w:top w:val="nil"/>
              <w:left w:val="nil"/>
              <w:bottom w:val="nil"/>
              <w:right w:val="nil"/>
            </w:tcBorders>
            <w:shd w:val="clear" w:color="auto" w:fill="auto"/>
            <w:vAlign w:val="bottom"/>
            <w:tcPrChange w:id="2233" w:author="Chasco, Brandon Edward" w:date="2020-08-26T10:36:00Z">
              <w:tcPr>
                <w:tcW w:w="960" w:type="dxa"/>
                <w:tcBorders>
                  <w:top w:val="nil"/>
                  <w:left w:val="nil"/>
                  <w:bottom w:val="nil"/>
                  <w:right w:val="nil"/>
                </w:tcBorders>
                <w:shd w:val="clear" w:color="auto" w:fill="auto"/>
                <w:vAlign w:val="bottom"/>
              </w:tcPr>
            </w:tcPrChange>
          </w:tcPr>
          <w:p w14:paraId="3F889DCF" w14:textId="36339E0F" w:rsidR="00B26111" w:rsidRPr="006226B0" w:rsidDel="00E1020B" w:rsidRDefault="00B26111" w:rsidP="00D9742C">
            <w:pPr>
              <w:spacing w:after="0" w:line="240" w:lineRule="auto"/>
              <w:jc w:val="center"/>
              <w:rPr>
                <w:del w:id="2234" w:author="Chasco, Brandon Edward" w:date="2020-08-26T11:40:00Z"/>
                <w:color w:val="000000"/>
                <w:sz w:val="22"/>
                <w:szCs w:val="22"/>
              </w:rPr>
            </w:pPr>
            <w:del w:id="2235" w:author="Chasco, Brandon Edward" w:date="2020-08-26T11:40:00Z">
              <w:r w:rsidRPr="006226B0" w:rsidDel="00E1020B">
                <w:rPr>
                  <w:color w:val="000000"/>
                  <w:sz w:val="22"/>
                  <w:szCs w:val="22"/>
                </w:rPr>
                <w:delText>TRUE</w:delText>
              </w:r>
            </w:del>
          </w:p>
        </w:tc>
      </w:tr>
      <w:tr w:rsidR="00B26111" w:rsidRPr="006226B0" w:rsidDel="00E1020B" w14:paraId="077BE430" w14:textId="4B0347BE" w:rsidTr="005619A5">
        <w:tblPrEx>
          <w:tblW w:w="10793" w:type="dxa"/>
          <w:tblLayout w:type="fixed"/>
          <w:tblLook w:val="0400" w:firstRow="0" w:lastRow="0" w:firstColumn="0" w:lastColumn="0" w:noHBand="0" w:noVBand="1"/>
          <w:tblPrExChange w:id="2236" w:author="Chasco, Brandon Edward" w:date="2020-08-26T10:36:00Z">
            <w:tblPrEx>
              <w:tblW w:w="10793" w:type="dxa"/>
              <w:tblLayout w:type="fixed"/>
              <w:tblLook w:val="0400" w:firstRow="0" w:lastRow="0" w:firstColumn="0" w:lastColumn="0" w:noHBand="0" w:noVBand="1"/>
            </w:tblPrEx>
          </w:tblPrExChange>
        </w:tblPrEx>
        <w:trPr>
          <w:trHeight w:val="300"/>
          <w:del w:id="2237" w:author="Chasco, Brandon Edward" w:date="2020-08-26T11:40:00Z"/>
          <w:trPrChange w:id="2238"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39" w:author="Chasco, Brandon Edward" w:date="2020-08-26T10:36:00Z">
              <w:tcPr>
                <w:tcW w:w="1260" w:type="dxa"/>
                <w:gridSpan w:val="3"/>
                <w:tcBorders>
                  <w:top w:val="nil"/>
                  <w:left w:val="nil"/>
                  <w:bottom w:val="nil"/>
                  <w:right w:val="nil"/>
                </w:tcBorders>
                <w:shd w:val="clear" w:color="auto" w:fill="auto"/>
                <w:vAlign w:val="bottom"/>
              </w:tcPr>
            </w:tcPrChange>
          </w:tcPr>
          <w:p w14:paraId="5B6D5A06" w14:textId="365DAF40" w:rsidR="00B26111" w:rsidRPr="006226B0" w:rsidDel="00E1020B" w:rsidRDefault="00B26111" w:rsidP="00D9742C">
            <w:pPr>
              <w:spacing w:after="0" w:line="240" w:lineRule="auto"/>
              <w:jc w:val="center"/>
              <w:rPr>
                <w:del w:id="2240"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41" w:author="Chasco, Brandon Edward" w:date="2020-08-26T10:36:00Z">
              <w:tcPr>
                <w:tcW w:w="821" w:type="dxa"/>
                <w:tcBorders>
                  <w:top w:val="nil"/>
                  <w:left w:val="nil"/>
                  <w:bottom w:val="nil"/>
                  <w:right w:val="nil"/>
                </w:tcBorders>
                <w:shd w:val="clear" w:color="auto" w:fill="auto"/>
                <w:vAlign w:val="bottom"/>
              </w:tcPr>
            </w:tcPrChange>
          </w:tcPr>
          <w:p w14:paraId="0D237877" w14:textId="4318F64D" w:rsidR="00B26111" w:rsidRPr="006226B0" w:rsidDel="00E1020B" w:rsidRDefault="00B26111" w:rsidP="00D9742C">
            <w:pPr>
              <w:spacing w:after="0" w:line="240" w:lineRule="auto"/>
              <w:jc w:val="right"/>
              <w:rPr>
                <w:del w:id="2242" w:author="Chasco, Brandon Edward" w:date="2020-08-26T11:40:00Z"/>
                <w:color w:val="000000"/>
                <w:sz w:val="22"/>
                <w:szCs w:val="22"/>
              </w:rPr>
            </w:pPr>
            <w:del w:id="2243" w:author="Chasco, Brandon Edward" w:date="2020-08-26T11:40:00Z">
              <w:r w:rsidRPr="006226B0" w:rsidDel="00E1020B">
                <w:rPr>
                  <w:color w:val="000000"/>
                  <w:sz w:val="22"/>
                  <w:szCs w:val="22"/>
                </w:rPr>
                <w:delText>2.0683</w:delText>
              </w:r>
            </w:del>
          </w:p>
        </w:tc>
        <w:tc>
          <w:tcPr>
            <w:tcW w:w="780" w:type="dxa"/>
            <w:tcBorders>
              <w:top w:val="nil"/>
              <w:left w:val="nil"/>
              <w:bottom w:val="nil"/>
              <w:right w:val="nil"/>
            </w:tcBorders>
            <w:shd w:val="clear" w:color="auto" w:fill="auto"/>
            <w:vAlign w:val="bottom"/>
            <w:tcPrChange w:id="2244" w:author="Chasco, Brandon Edward" w:date="2020-08-26T10:36:00Z">
              <w:tcPr>
                <w:tcW w:w="780" w:type="dxa"/>
                <w:tcBorders>
                  <w:top w:val="nil"/>
                  <w:left w:val="nil"/>
                  <w:bottom w:val="nil"/>
                  <w:right w:val="nil"/>
                </w:tcBorders>
                <w:shd w:val="clear" w:color="auto" w:fill="auto"/>
                <w:vAlign w:val="bottom"/>
              </w:tcPr>
            </w:tcPrChange>
          </w:tcPr>
          <w:p w14:paraId="24D1305E" w14:textId="2FADCFD3" w:rsidR="00B26111" w:rsidRPr="006226B0" w:rsidDel="00E1020B" w:rsidRDefault="00B26111" w:rsidP="00D9742C">
            <w:pPr>
              <w:spacing w:after="0" w:line="240" w:lineRule="auto"/>
              <w:jc w:val="center"/>
              <w:rPr>
                <w:del w:id="2245" w:author="Chasco, Brandon Edward" w:date="2020-08-26T11:40:00Z"/>
                <w:color w:val="000000"/>
                <w:sz w:val="22"/>
                <w:szCs w:val="22"/>
              </w:rPr>
            </w:pPr>
            <w:del w:id="2246"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47" w:author="Chasco, Brandon Edward" w:date="2020-08-26T10:36:00Z">
              <w:tcPr>
                <w:tcW w:w="1140" w:type="dxa"/>
                <w:tcBorders>
                  <w:top w:val="nil"/>
                  <w:left w:val="nil"/>
                  <w:bottom w:val="nil"/>
                  <w:right w:val="nil"/>
                </w:tcBorders>
                <w:shd w:val="clear" w:color="auto" w:fill="auto"/>
                <w:vAlign w:val="bottom"/>
              </w:tcPr>
            </w:tcPrChange>
          </w:tcPr>
          <w:p w14:paraId="08395666" w14:textId="3A0AA20D" w:rsidR="00B26111" w:rsidRPr="006226B0" w:rsidDel="00E1020B" w:rsidRDefault="00B26111" w:rsidP="00D9742C">
            <w:pPr>
              <w:spacing w:after="0" w:line="240" w:lineRule="auto"/>
              <w:jc w:val="center"/>
              <w:rPr>
                <w:del w:id="2248" w:author="Chasco, Brandon Edward" w:date="2020-08-26T11:40:00Z"/>
                <w:color w:val="000000"/>
                <w:sz w:val="22"/>
                <w:szCs w:val="22"/>
              </w:rPr>
            </w:pPr>
            <w:del w:id="2249"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50" w:author="Chasco, Brandon Edward" w:date="2020-08-26T10:36:00Z">
              <w:tcPr>
                <w:tcW w:w="1072" w:type="dxa"/>
                <w:tcBorders>
                  <w:top w:val="nil"/>
                  <w:left w:val="nil"/>
                  <w:bottom w:val="nil"/>
                  <w:right w:val="nil"/>
                </w:tcBorders>
                <w:shd w:val="clear" w:color="auto" w:fill="auto"/>
                <w:vAlign w:val="bottom"/>
              </w:tcPr>
            </w:tcPrChange>
          </w:tcPr>
          <w:p w14:paraId="1AB44F23" w14:textId="44F7A2BE" w:rsidR="00B26111" w:rsidRPr="006226B0" w:rsidDel="00E1020B" w:rsidRDefault="00B26111" w:rsidP="00D9742C">
            <w:pPr>
              <w:spacing w:after="0" w:line="240" w:lineRule="auto"/>
              <w:jc w:val="center"/>
              <w:rPr>
                <w:del w:id="2251" w:author="Chasco, Brandon Edward" w:date="2020-08-26T11:40:00Z"/>
                <w:color w:val="000000"/>
                <w:sz w:val="22"/>
                <w:szCs w:val="22"/>
              </w:rPr>
            </w:pPr>
            <w:del w:id="2252"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53" w:author="Chasco, Brandon Edward" w:date="2020-08-26T10:36:00Z">
              <w:tcPr>
                <w:tcW w:w="1879" w:type="dxa"/>
                <w:tcBorders>
                  <w:top w:val="nil"/>
                  <w:left w:val="nil"/>
                  <w:bottom w:val="nil"/>
                  <w:right w:val="nil"/>
                </w:tcBorders>
                <w:shd w:val="clear" w:color="auto" w:fill="auto"/>
                <w:vAlign w:val="bottom"/>
              </w:tcPr>
            </w:tcPrChange>
          </w:tcPr>
          <w:p w14:paraId="124CC184" w14:textId="6B2B1A94" w:rsidR="00B26111" w:rsidRPr="006226B0" w:rsidDel="00E1020B" w:rsidRDefault="00B26111" w:rsidP="00D9742C">
            <w:pPr>
              <w:spacing w:after="0" w:line="240" w:lineRule="auto"/>
              <w:rPr>
                <w:del w:id="2254" w:author="Chasco, Brandon Edward" w:date="2020-08-26T11:40:00Z"/>
                <w:color w:val="000000"/>
                <w:sz w:val="22"/>
                <w:szCs w:val="22"/>
              </w:rPr>
            </w:pPr>
            <w:del w:id="2255"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256" w:author="Chasco, Brandon Edward" w:date="2020-08-26T10:36:00Z">
              <w:tcPr>
                <w:tcW w:w="1879" w:type="dxa"/>
                <w:tcBorders>
                  <w:top w:val="nil"/>
                  <w:left w:val="nil"/>
                  <w:bottom w:val="nil"/>
                  <w:right w:val="nil"/>
                </w:tcBorders>
                <w:shd w:val="clear" w:color="auto" w:fill="auto"/>
                <w:vAlign w:val="bottom"/>
              </w:tcPr>
            </w:tcPrChange>
          </w:tcPr>
          <w:p w14:paraId="25A8A997" w14:textId="6FA78B83" w:rsidR="00B26111" w:rsidRPr="006226B0" w:rsidDel="00E1020B" w:rsidRDefault="00B26111" w:rsidP="00D9742C">
            <w:pPr>
              <w:spacing w:after="0" w:line="240" w:lineRule="auto"/>
              <w:rPr>
                <w:del w:id="2257" w:author="Chasco, Brandon Edward" w:date="2020-08-26T11:40:00Z"/>
                <w:color w:val="000000"/>
                <w:sz w:val="22"/>
                <w:szCs w:val="22"/>
              </w:rPr>
            </w:pPr>
            <w:del w:id="2258" w:author="Chasco, Brandon Edward" w:date="2020-08-26T11:40:00Z">
              <w:r w:rsidRPr="006226B0" w:rsidDel="00E1020B">
                <w:rPr>
                  <w:color w:val="000000"/>
                  <w:sz w:val="22"/>
                  <w:szCs w:val="22"/>
                </w:rPr>
                <w:delText>pdo.win</w:delText>
              </w:r>
            </w:del>
          </w:p>
        </w:tc>
        <w:tc>
          <w:tcPr>
            <w:tcW w:w="1002" w:type="dxa"/>
            <w:tcBorders>
              <w:top w:val="nil"/>
              <w:left w:val="nil"/>
              <w:bottom w:val="nil"/>
              <w:right w:val="nil"/>
            </w:tcBorders>
            <w:shd w:val="clear" w:color="auto" w:fill="auto"/>
            <w:vAlign w:val="bottom"/>
            <w:tcPrChange w:id="2259" w:author="Chasco, Brandon Edward" w:date="2020-08-26T10:36:00Z">
              <w:tcPr>
                <w:tcW w:w="1002" w:type="dxa"/>
                <w:tcBorders>
                  <w:top w:val="nil"/>
                  <w:left w:val="nil"/>
                  <w:bottom w:val="nil"/>
                  <w:right w:val="nil"/>
                </w:tcBorders>
                <w:shd w:val="clear" w:color="auto" w:fill="auto"/>
                <w:vAlign w:val="bottom"/>
              </w:tcPr>
            </w:tcPrChange>
          </w:tcPr>
          <w:p w14:paraId="527EC804" w14:textId="09A0023A" w:rsidR="00B26111" w:rsidRPr="006226B0" w:rsidDel="00E1020B" w:rsidRDefault="00B26111" w:rsidP="00D9742C">
            <w:pPr>
              <w:spacing w:after="0" w:line="240" w:lineRule="auto"/>
              <w:jc w:val="right"/>
              <w:rPr>
                <w:del w:id="2260" w:author="Chasco, Brandon Edward" w:date="2020-08-26T11:40:00Z"/>
                <w:color w:val="000000"/>
                <w:sz w:val="22"/>
                <w:szCs w:val="22"/>
              </w:rPr>
            </w:pPr>
            <w:del w:id="2261" w:author="Chasco, Brandon Edward" w:date="2020-08-26T11:40:00Z">
              <w:r w:rsidRPr="006226B0" w:rsidDel="00E1020B">
                <w:rPr>
                  <w:color w:val="000000"/>
                  <w:sz w:val="22"/>
                  <w:szCs w:val="22"/>
                </w:rPr>
                <w:delText>0.00007</w:delText>
              </w:r>
            </w:del>
          </w:p>
        </w:tc>
        <w:tc>
          <w:tcPr>
            <w:tcW w:w="960" w:type="dxa"/>
            <w:tcBorders>
              <w:top w:val="nil"/>
              <w:left w:val="nil"/>
              <w:bottom w:val="nil"/>
              <w:right w:val="nil"/>
            </w:tcBorders>
            <w:shd w:val="clear" w:color="auto" w:fill="auto"/>
            <w:vAlign w:val="bottom"/>
            <w:tcPrChange w:id="2262" w:author="Chasco, Brandon Edward" w:date="2020-08-26T10:36:00Z">
              <w:tcPr>
                <w:tcW w:w="960" w:type="dxa"/>
                <w:tcBorders>
                  <w:top w:val="nil"/>
                  <w:left w:val="nil"/>
                  <w:bottom w:val="nil"/>
                  <w:right w:val="nil"/>
                </w:tcBorders>
                <w:shd w:val="clear" w:color="auto" w:fill="auto"/>
                <w:vAlign w:val="bottom"/>
              </w:tcPr>
            </w:tcPrChange>
          </w:tcPr>
          <w:p w14:paraId="64CC2A33" w14:textId="5A821242" w:rsidR="00B26111" w:rsidRPr="006226B0" w:rsidDel="00E1020B" w:rsidRDefault="00B26111" w:rsidP="00D9742C">
            <w:pPr>
              <w:spacing w:after="0" w:line="240" w:lineRule="auto"/>
              <w:jc w:val="center"/>
              <w:rPr>
                <w:del w:id="2263" w:author="Chasco, Brandon Edward" w:date="2020-08-26T11:40:00Z"/>
                <w:color w:val="000000"/>
                <w:sz w:val="22"/>
                <w:szCs w:val="22"/>
              </w:rPr>
            </w:pPr>
            <w:del w:id="2264" w:author="Chasco, Brandon Edward" w:date="2020-08-26T11:40:00Z">
              <w:r w:rsidRPr="006226B0" w:rsidDel="00E1020B">
                <w:rPr>
                  <w:color w:val="000000"/>
                  <w:sz w:val="22"/>
                  <w:szCs w:val="22"/>
                </w:rPr>
                <w:delText>TRUE</w:delText>
              </w:r>
            </w:del>
          </w:p>
        </w:tc>
      </w:tr>
      <w:tr w:rsidR="00B26111" w:rsidRPr="006226B0" w:rsidDel="00E1020B" w14:paraId="04FAEC89" w14:textId="220BC98E" w:rsidTr="005619A5">
        <w:tblPrEx>
          <w:tblW w:w="10793" w:type="dxa"/>
          <w:tblLayout w:type="fixed"/>
          <w:tblLook w:val="0400" w:firstRow="0" w:lastRow="0" w:firstColumn="0" w:lastColumn="0" w:noHBand="0" w:noVBand="1"/>
          <w:tblPrExChange w:id="2265" w:author="Chasco, Brandon Edward" w:date="2020-08-26T10:36:00Z">
            <w:tblPrEx>
              <w:tblW w:w="10793" w:type="dxa"/>
              <w:tblLayout w:type="fixed"/>
              <w:tblLook w:val="0400" w:firstRow="0" w:lastRow="0" w:firstColumn="0" w:lastColumn="0" w:noHBand="0" w:noVBand="1"/>
            </w:tblPrEx>
          </w:tblPrExChange>
        </w:tblPrEx>
        <w:trPr>
          <w:trHeight w:val="300"/>
          <w:del w:id="2266" w:author="Chasco, Brandon Edward" w:date="2020-08-26T11:40:00Z"/>
          <w:trPrChange w:id="2267"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68" w:author="Chasco, Brandon Edward" w:date="2020-08-26T10:36:00Z">
              <w:tcPr>
                <w:tcW w:w="1260" w:type="dxa"/>
                <w:gridSpan w:val="3"/>
                <w:tcBorders>
                  <w:top w:val="nil"/>
                  <w:left w:val="nil"/>
                  <w:bottom w:val="nil"/>
                  <w:right w:val="nil"/>
                </w:tcBorders>
                <w:shd w:val="clear" w:color="auto" w:fill="auto"/>
                <w:vAlign w:val="bottom"/>
              </w:tcPr>
            </w:tcPrChange>
          </w:tcPr>
          <w:p w14:paraId="36EDAA01" w14:textId="57E40EBA" w:rsidR="00B26111" w:rsidRPr="006226B0" w:rsidDel="00E1020B" w:rsidRDefault="00B26111" w:rsidP="00D9742C">
            <w:pPr>
              <w:spacing w:after="0" w:line="240" w:lineRule="auto"/>
              <w:jc w:val="center"/>
              <w:rPr>
                <w:del w:id="2269"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70" w:author="Chasco, Brandon Edward" w:date="2020-08-26T10:36:00Z">
              <w:tcPr>
                <w:tcW w:w="821" w:type="dxa"/>
                <w:tcBorders>
                  <w:top w:val="nil"/>
                  <w:left w:val="nil"/>
                  <w:bottom w:val="nil"/>
                  <w:right w:val="nil"/>
                </w:tcBorders>
                <w:shd w:val="clear" w:color="auto" w:fill="auto"/>
                <w:vAlign w:val="bottom"/>
              </w:tcPr>
            </w:tcPrChange>
          </w:tcPr>
          <w:p w14:paraId="569FB46A" w14:textId="6315D314" w:rsidR="00B26111" w:rsidRPr="006226B0" w:rsidDel="00E1020B" w:rsidRDefault="00B26111" w:rsidP="00D9742C">
            <w:pPr>
              <w:spacing w:after="0" w:line="240" w:lineRule="auto"/>
              <w:jc w:val="right"/>
              <w:rPr>
                <w:del w:id="2271" w:author="Chasco, Brandon Edward" w:date="2020-08-26T11:40:00Z"/>
                <w:color w:val="000000"/>
                <w:sz w:val="22"/>
                <w:szCs w:val="22"/>
              </w:rPr>
            </w:pPr>
            <w:del w:id="2272" w:author="Chasco, Brandon Edward" w:date="2020-08-26T11:40:00Z">
              <w:r w:rsidRPr="006226B0" w:rsidDel="00E1020B">
                <w:rPr>
                  <w:color w:val="000000"/>
                  <w:sz w:val="22"/>
                  <w:szCs w:val="22"/>
                </w:rPr>
                <w:delText>2.1123</w:delText>
              </w:r>
            </w:del>
          </w:p>
        </w:tc>
        <w:tc>
          <w:tcPr>
            <w:tcW w:w="780" w:type="dxa"/>
            <w:tcBorders>
              <w:top w:val="nil"/>
              <w:left w:val="nil"/>
              <w:bottom w:val="nil"/>
              <w:right w:val="nil"/>
            </w:tcBorders>
            <w:shd w:val="clear" w:color="auto" w:fill="auto"/>
            <w:vAlign w:val="bottom"/>
            <w:tcPrChange w:id="2273" w:author="Chasco, Brandon Edward" w:date="2020-08-26T10:36:00Z">
              <w:tcPr>
                <w:tcW w:w="780" w:type="dxa"/>
                <w:tcBorders>
                  <w:top w:val="nil"/>
                  <w:left w:val="nil"/>
                  <w:bottom w:val="nil"/>
                  <w:right w:val="nil"/>
                </w:tcBorders>
                <w:shd w:val="clear" w:color="auto" w:fill="auto"/>
                <w:vAlign w:val="bottom"/>
              </w:tcPr>
            </w:tcPrChange>
          </w:tcPr>
          <w:p w14:paraId="47D92E5C" w14:textId="574F9A7A" w:rsidR="00B26111" w:rsidRPr="006226B0" w:rsidDel="00E1020B" w:rsidRDefault="00B26111" w:rsidP="00D9742C">
            <w:pPr>
              <w:spacing w:after="0" w:line="240" w:lineRule="auto"/>
              <w:jc w:val="center"/>
              <w:rPr>
                <w:del w:id="2274" w:author="Chasco, Brandon Edward" w:date="2020-08-26T11:40:00Z"/>
                <w:color w:val="000000"/>
                <w:sz w:val="22"/>
                <w:szCs w:val="22"/>
              </w:rPr>
            </w:pPr>
            <w:del w:id="2275"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76" w:author="Chasco, Brandon Edward" w:date="2020-08-26T10:36:00Z">
              <w:tcPr>
                <w:tcW w:w="1140" w:type="dxa"/>
                <w:tcBorders>
                  <w:top w:val="nil"/>
                  <w:left w:val="nil"/>
                  <w:bottom w:val="nil"/>
                  <w:right w:val="nil"/>
                </w:tcBorders>
                <w:shd w:val="clear" w:color="auto" w:fill="auto"/>
                <w:vAlign w:val="bottom"/>
              </w:tcPr>
            </w:tcPrChange>
          </w:tcPr>
          <w:p w14:paraId="71D44FD1" w14:textId="23E62FF6" w:rsidR="00B26111" w:rsidRPr="006226B0" w:rsidDel="00E1020B" w:rsidRDefault="00B26111" w:rsidP="00D9742C">
            <w:pPr>
              <w:spacing w:after="0" w:line="240" w:lineRule="auto"/>
              <w:jc w:val="center"/>
              <w:rPr>
                <w:del w:id="2277" w:author="Chasco, Brandon Edward" w:date="2020-08-26T11:40:00Z"/>
                <w:color w:val="000000"/>
                <w:sz w:val="22"/>
                <w:szCs w:val="22"/>
              </w:rPr>
            </w:pPr>
            <w:del w:id="2278"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79" w:author="Chasco, Brandon Edward" w:date="2020-08-26T10:36:00Z">
              <w:tcPr>
                <w:tcW w:w="1072" w:type="dxa"/>
                <w:tcBorders>
                  <w:top w:val="nil"/>
                  <w:left w:val="nil"/>
                  <w:bottom w:val="nil"/>
                  <w:right w:val="nil"/>
                </w:tcBorders>
                <w:shd w:val="clear" w:color="auto" w:fill="auto"/>
                <w:vAlign w:val="bottom"/>
              </w:tcPr>
            </w:tcPrChange>
          </w:tcPr>
          <w:p w14:paraId="7907014E" w14:textId="50CAAA96" w:rsidR="00B26111" w:rsidRPr="006226B0" w:rsidDel="00E1020B" w:rsidRDefault="00B26111" w:rsidP="00D9742C">
            <w:pPr>
              <w:spacing w:after="0" w:line="240" w:lineRule="auto"/>
              <w:jc w:val="center"/>
              <w:rPr>
                <w:del w:id="2280" w:author="Chasco, Brandon Edward" w:date="2020-08-26T11:40:00Z"/>
                <w:color w:val="000000"/>
                <w:sz w:val="22"/>
                <w:szCs w:val="22"/>
              </w:rPr>
            </w:pPr>
            <w:del w:id="2281"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82" w:author="Chasco, Brandon Edward" w:date="2020-08-26T10:36:00Z">
              <w:tcPr>
                <w:tcW w:w="1879" w:type="dxa"/>
                <w:tcBorders>
                  <w:top w:val="nil"/>
                  <w:left w:val="nil"/>
                  <w:bottom w:val="nil"/>
                  <w:right w:val="nil"/>
                </w:tcBorders>
                <w:shd w:val="clear" w:color="auto" w:fill="auto"/>
                <w:vAlign w:val="bottom"/>
              </w:tcPr>
            </w:tcPrChange>
          </w:tcPr>
          <w:p w14:paraId="1CC9FB42" w14:textId="09FF1B81" w:rsidR="00B26111" w:rsidRPr="006226B0" w:rsidDel="00E1020B" w:rsidRDefault="00B26111" w:rsidP="00D9742C">
            <w:pPr>
              <w:spacing w:after="0" w:line="240" w:lineRule="auto"/>
              <w:rPr>
                <w:del w:id="2283" w:author="Chasco, Brandon Edward" w:date="2020-08-26T11:40:00Z"/>
                <w:color w:val="000000"/>
                <w:sz w:val="22"/>
                <w:szCs w:val="22"/>
              </w:rPr>
            </w:pPr>
            <w:del w:id="2284"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285" w:author="Chasco, Brandon Edward" w:date="2020-08-26T10:36:00Z">
              <w:tcPr>
                <w:tcW w:w="1879" w:type="dxa"/>
                <w:tcBorders>
                  <w:top w:val="nil"/>
                  <w:left w:val="nil"/>
                  <w:bottom w:val="nil"/>
                  <w:right w:val="nil"/>
                </w:tcBorders>
                <w:shd w:val="clear" w:color="auto" w:fill="auto"/>
                <w:vAlign w:val="bottom"/>
              </w:tcPr>
            </w:tcPrChange>
          </w:tcPr>
          <w:p w14:paraId="0BB8D870" w14:textId="1ACEE3A1" w:rsidR="00B26111" w:rsidRPr="006226B0" w:rsidDel="00E1020B" w:rsidRDefault="00B26111" w:rsidP="00D9742C">
            <w:pPr>
              <w:spacing w:after="0" w:line="240" w:lineRule="auto"/>
              <w:rPr>
                <w:del w:id="2286" w:author="Chasco, Brandon Edward" w:date="2020-08-26T11:40:00Z"/>
                <w:color w:val="000000"/>
                <w:sz w:val="22"/>
                <w:szCs w:val="22"/>
              </w:rPr>
            </w:pPr>
            <w:del w:id="2287" w:author="Chasco, Brandon Edward" w:date="2020-08-26T11:40:00Z">
              <w:r w:rsidRPr="006226B0" w:rsidDel="00E1020B">
                <w:rPr>
                  <w:color w:val="000000"/>
                  <w:sz w:val="22"/>
                  <w:szCs w:val="22"/>
                </w:rPr>
                <w:delText>cui.spr</w:delText>
              </w:r>
            </w:del>
          </w:p>
        </w:tc>
        <w:tc>
          <w:tcPr>
            <w:tcW w:w="1002" w:type="dxa"/>
            <w:tcBorders>
              <w:top w:val="nil"/>
              <w:left w:val="nil"/>
              <w:bottom w:val="nil"/>
              <w:right w:val="nil"/>
            </w:tcBorders>
            <w:shd w:val="clear" w:color="auto" w:fill="auto"/>
            <w:vAlign w:val="bottom"/>
            <w:tcPrChange w:id="2288" w:author="Chasco, Brandon Edward" w:date="2020-08-26T10:36:00Z">
              <w:tcPr>
                <w:tcW w:w="1002" w:type="dxa"/>
                <w:tcBorders>
                  <w:top w:val="nil"/>
                  <w:left w:val="nil"/>
                  <w:bottom w:val="nil"/>
                  <w:right w:val="nil"/>
                </w:tcBorders>
                <w:shd w:val="clear" w:color="auto" w:fill="auto"/>
                <w:vAlign w:val="bottom"/>
              </w:tcPr>
            </w:tcPrChange>
          </w:tcPr>
          <w:p w14:paraId="4D5402C6" w14:textId="0DFF6112" w:rsidR="00B26111" w:rsidRPr="006226B0" w:rsidDel="00E1020B" w:rsidRDefault="00B26111" w:rsidP="00D9742C">
            <w:pPr>
              <w:spacing w:after="0" w:line="240" w:lineRule="auto"/>
              <w:jc w:val="right"/>
              <w:rPr>
                <w:del w:id="2289" w:author="Chasco, Brandon Edward" w:date="2020-08-26T11:40:00Z"/>
                <w:color w:val="000000"/>
                <w:sz w:val="22"/>
                <w:szCs w:val="22"/>
              </w:rPr>
            </w:pPr>
            <w:del w:id="2290" w:author="Chasco, Brandon Edward" w:date="2020-08-26T11:40:00Z">
              <w:r w:rsidRPr="006226B0" w:rsidDel="00E1020B">
                <w:rPr>
                  <w:color w:val="000000"/>
                  <w:sz w:val="22"/>
                  <w:szCs w:val="22"/>
                </w:rPr>
                <w:delText>0.00002</w:delText>
              </w:r>
            </w:del>
          </w:p>
        </w:tc>
        <w:tc>
          <w:tcPr>
            <w:tcW w:w="960" w:type="dxa"/>
            <w:tcBorders>
              <w:top w:val="nil"/>
              <w:left w:val="nil"/>
              <w:bottom w:val="nil"/>
              <w:right w:val="nil"/>
            </w:tcBorders>
            <w:shd w:val="clear" w:color="auto" w:fill="auto"/>
            <w:vAlign w:val="bottom"/>
            <w:tcPrChange w:id="2291" w:author="Chasco, Brandon Edward" w:date="2020-08-26T10:36:00Z">
              <w:tcPr>
                <w:tcW w:w="960" w:type="dxa"/>
                <w:tcBorders>
                  <w:top w:val="nil"/>
                  <w:left w:val="nil"/>
                  <w:bottom w:val="nil"/>
                  <w:right w:val="nil"/>
                </w:tcBorders>
                <w:shd w:val="clear" w:color="auto" w:fill="auto"/>
                <w:vAlign w:val="bottom"/>
              </w:tcPr>
            </w:tcPrChange>
          </w:tcPr>
          <w:p w14:paraId="2AFB47B6" w14:textId="193BB141" w:rsidR="00B26111" w:rsidRPr="006226B0" w:rsidDel="00E1020B" w:rsidRDefault="00B26111" w:rsidP="00D9742C">
            <w:pPr>
              <w:spacing w:after="0" w:line="240" w:lineRule="auto"/>
              <w:jc w:val="center"/>
              <w:rPr>
                <w:del w:id="2292" w:author="Chasco, Brandon Edward" w:date="2020-08-26T11:40:00Z"/>
                <w:color w:val="000000"/>
                <w:sz w:val="22"/>
                <w:szCs w:val="22"/>
              </w:rPr>
            </w:pPr>
            <w:del w:id="2293" w:author="Chasco, Brandon Edward" w:date="2020-08-26T11:40:00Z">
              <w:r w:rsidRPr="006226B0" w:rsidDel="00E1020B">
                <w:rPr>
                  <w:color w:val="000000"/>
                  <w:sz w:val="22"/>
                  <w:szCs w:val="22"/>
                </w:rPr>
                <w:delText>TRUE</w:delText>
              </w:r>
            </w:del>
          </w:p>
        </w:tc>
      </w:tr>
      <w:tr w:rsidR="00B26111" w:rsidRPr="006226B0" w:rsidDel="00E1020B" w14:paraId="64C6B3B3" w14:textId="353C4936" w:rsidTr="005619A5">
        <w:tblPrEx>
          <w:tblW w:w="10793" w:type="dxa"/>
          <w:tblLayout w:type="fixed"/>
          <w:tblLook w:val="0400" w:firstRow="0" w:lastRow="0" w:firstColumn="0" w:lastColumn="0" w:noHBand="0" w:noVBand="1"/>
          <w:tblPrExChange w:id="2294" w:author="Chasco, Brandon Edward" w:date="2020-08-26T10:36:00Z">
            <w:tblPrEx>
              <w:tblW w:w="10793" w:type="dxa"/>
              <w:tblLayout w:type="fixed"/>
              <w:tblLook w:val="0400" w:firstRow="0" w:lastRow="0" w:firstColumn="0" w:lastColumn="0" w:noHBand="0" w:noVBand="1"/>
            </w:tblPrEx>
          </w:tblPrExChange>
        </w:tblPrEx>
        <w:trPr>
          <w:trHeight w:val="300"/>
          <w:del w:id="2295" w:author="Chasco, Brandon Edward" w:date="2020-08-26T11:40:00Z"/>
          <w:trPrChange w:id="2296"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97" w:author="Chasco, Brandon Edward" w:date="2020-08-26T10:36:00Z">
              <w:tcPr>
                <w:tcW w:w="1260" w:type="dxa"/>
                <w:gridSpan w:val="3"/>
                <w:tcBorders>
                  <w:top w:val="nil"/>
                  <w:left w:val="nil"/>
                  <w:bottom w:val="nil"/>
                  <w:right w:val="nil"/>
                </w:tcBorders>
                <w:shd w:val="clear" w:color="auto" w:fill="auto"/>
                <w:vAlign w:val="bottom"/>
              </w:tcPr>
            </w:tcPrChange>
          </w:tcPr>
          <w:p w14:paraId="2950E7F6" w14:textId="3940163E" w:rsidR="00B26111" w:rsidRPr="006226B0" w:rsidDel="00E1020B" w:rsidRDefault="00B26111" w:rsidP="00D9742C">
            <w:pPr>
              <w:spacing w:after="0" w:line="240" w:lineRule="auto"/>
              <w:jc w:val="center"/>
              <w:rPr>
                <w:del w:id="2298"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99" w:author="Chasco, Brandon Edward" w:date="2020-08-26T10:36:00Z">
              <w:tcPr>
                <w:tcW w:w="821" w:type="dxa"/>
                <w:tcBorders>
                  <w:top w:val="nil"/>
                  <w:left w:val="nil"/>
                  <w:bottom w:val="nil"/>
                  <w:right w:val="nil"/>
                </w:tcBorders>
                <w:shd w:val="clear" w:color="auto" w:fill="auto"/>
                <w:vAlign w:val="bottom"/>
              </w:tcPr>
            </w:tcPrChange>
          </w:tcPr>
          <w:p w14:paraId="1FDF97F1" w14:textId="6AA21134" w:rsidR="00B26111" w:rsidRPr="006226B0" w:rsidDel="00E1020B" w:rsidRDefault="00B26111" w:rsidP="00D9742C">
            <w:pPr>
              <w:spacing w:after="0" w:line="240" w:lineRule="auto"/>
              <w:jc w:val="right"/>
              <w:rPr>
                <w:del w:id="2300" w:author="Chasco, Brandon Edward" w:date="2020-08-26T11:40:00Z"/>
                <w:color w:val="000000"/>
                <w:sz w:val="22"/>
                <w:szCs w:val="22"/>
              </w:rPr>
            </w:pPr>
            <w:del w:id="2301" w:author="Chasco, Brandon Edward" w:date="2020-08-26T11:40:00Z">
              <w:r w:rsidRPr="006226B0" w:rsidDel="00E1020B">
                <w:rPr>
                  <w:color w:val="000000"/>
                  <w:sz w:val="22"/>
                  <w:szCs w:val="22"/>
                </w:rPr>
                <w:delText>2.4955</w:delText>
              </w:r>
            </w:del>
          </w:p>
        </w:tc>
        <w:tc>
          <w:tcPr>
            <w:tcW w:w="780" w:type="dxa"/>
            <w:tcBorders>
              <w:top w:val="nil"/>
              <w:left w:val="nil"/>
              <w:bottom w:val="nil"/>
              <w:right w:val="nil"/>
            </w:tcBorders>
            <w:shd w:val="clear" w:color="auto" w:fill="auto"/>
            <w:vAlign w:val="bottom"/>
            <w:tcPrChange w:id="2302" w:author="Chasco, Brandon Edward" w:date="2020-08-26T10:36:00Z">
              <w:tcPr>
                <w:tcW w:w="780" w:type="dxa"/>
                <w:tcBorders>
                  <w:top w:val="nil"/>
                  <w:left w:val="nil"/>
                  <w:bottom w:val="nil"/>
                  <w:right w:val="nil"/>
                </w:tcBorders>
                <w:shd w:val="clear" w:color="auto" w:fill="auto"/>
                <w:vAlign w:val="bottom"/>
              </w:tcPr>
            </w:tcPrChange>
          </w:tcPr>
          <w:p w14:paraId="5FD4CEA4" w14:textId="667AD912" w:rsidR="00B26111" w:rsidRPr="006226B0" w:rsidDel="00E1020B" w:rsidRDefault="00B26111" w:rsidP="00D9742C">
            <w:pPr>
              <w:spacing w:after="0" w:line="240" w:lineRule="auto"/>
              <w:jc w:val="center"/>
              <w:rPr>
                <w:del w:id="2303" w:author="Chasco, Brandon Edward" w:date="2020-08-26T11:40:00Z"/>
                <w:color w:val="000000"/>
                <w:sz w:val="22"/>
                <w:szCs w:val="22"/>
              </w:rPr>
            </w:pPr>
            <w:del w:id="2304"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05" w:author="Chasco, Brandon Edward" w:date="2020-08-26T10:36:00Z">
              <w:tcPr>
                <w:tcW w:w="1140" w:type="dxa"/>
                <w:tcBorders>
                  <w:top w:val="nil"/>
                  <w:left w:val="nil"/>
                  <w:bottom w:val="nil"/>
                  <w:right w:val="nil"/>
                </w:tcBorders>
                <w:shd w:val="clear" w:color="auto" w:fill="auto"/>
                <w:vAlign w:val="bottom"/>
              </w:tcPr>
            </w:tcPrChange>
          </w:tcPr>
          <w:p w14:paraId="02085E78" w14:textId="11E677EF" w:rsidR="00B26111" w:rsidRPr="006226B0" w:rsidDel="00E1020B" w:rsidRDefault="00B26111" w:rsidP="00D9742C">
            <w:pPr>
              <w:spacing w:after="0" w:line="240" w:lineRule="auto"/>
              <w:jc w:val="center"/>
              <w:rPr>
                <w:del w:id="2306" w:author="Chasco, Brandon Edward" w:date="2020-08-26T11:40:00Z"/>
                <w:color w:val="000000"/>
                <w:sz w:val="22"/>
                <w:szCs w:val="22"/>
              </w:rPr>
            </w:pPr>
            <w:del w:id="2307"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08" w:author="Chasco, Brandon Edward" w:date="2020-08-26T10:36:00Z">
              <w:tcPr>
                <w:tcW w:w="1072" w:type="dxa"/>
                <w:tcBorders>
                  <w:top w:val="nil"/>
                  <w:left w:val="nil"/>
                  <w:bottom w:val="nil"/>
                  <w:right w:val="nil"/>
                </w:tcBorders>
                <w:shd w:val="clear" w:color="auto" w:fill="auto"/>
                <w:vAlign w:val="bottom"/>
              </w:tcPr>
            </w:tcPrChange>
          </w:tcPr>
          <w:p w14:paraId="161CE2DC" w14:textId="5193D0FB" w:rsidR="00B26111" w:rsidRPr="006226B0" w:rsidDel="00E1020B" w:rsidRDefault="00B26111" w:rsidP="00D9742C">
            <w:pPr>
              <w:spacing w:after="0" w:line="240" w:lineRule="auto"/>
              <w:jc w:val="center"/>
              <w:rPr>
                <w:del w:id="2309" w:author="Chasco, Brandon Edward" w:date="2020-08-26T11:40:00Z"/>
                <w:color w:val="000000"/>
                <w:sz w:val="22"/>
                <w:szCs w:val="22"/>
              </w:rPr>
            </w:pPr>
            <w:del w:id="2310"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11" w:author="Chasco, Brandon Edward" w:date="2020-08-26T10:36:00Z">
              <w:tcPr>
                <w:tcW w:w="1879" w:type="dxa"/>
                <w:tcBorders>
                  <w:top w:val="nil"/>
                  <w:left w:val="nil"/>
                  <w:bottom w:val="nil"/>
                  <w:right w:val="nil"/>
                </w:tcBorders>
                <w:shd w:val="clear" w:color="auto" w:fill="auto"/>
                <w:vAlign w:val="bottom"/>
              </w:tcPr>
            </w:tcPrChange>
          </w:tcPr>
          <w:p w14:paraId="6D37CD6A" w14:textId="2EC52020" w:rsidR="00B26111" w:rsidRPr="006226B0" w:rsidDel="00E1020B" w:rsidRDefault="00B26111" w:rsidP="00D9742C">
            <w:pPr>
              <w:spacing w:after="0" w:line="240" w:lineRule="auto"/>
              <w:rPr>
                <w:del w:id="2312" w:author="Chasco, Brandon Edward" w:date="2020-08-26T11:40:00Z"/>
                <w:color w:val="000000"/>
                <w:sz w:val="22"/>
                <w:szCs w:val="22"/>
              </w:rPr>
            </w:pPr>
            <w:del w:id="2313" w:author="Chasco, Brandon Edward" w:date="2020-08-26T11:40:00Z">
              <w:r w:rsidRPr="006226B0" w:rsidDel="00E1020B">
                <w:rPr>
                  <w:color w:val="000000"/>
                  <w:sz w:val="22"/>
                  <w:szCs w:val="22"/>
                </w:rPr>
                <w:delText>cui.spr</w:delText>
              </w:r>
            </w:del>
          </w:p>
        </w:tc>
        <w:tc>
          <w:tcPr>
            <w:tcW w:w="1879" w:type="dxa"/>
            <w:tcBorders>
              <w:top w:val="nil"/>
              <w:left w:val="nil"/>
              <w:bottom w:val="nil"/>
              <w:right w:val="nil"/>
            </w:tcBorders>
            <w:shd w:val="clear" w:color="auto" w:fill="auto"/>
            <w:vAlign w:val="bottom"/>
            <w:tcPrChange w:id="2314" w:author="Chasco, Brandon Edward" w:date="2020-08-26T10:36:00Z">
              <w:tcPr>
                <w:tcW w:w="1879" w:type="dxa"/>
                <w:tcBorders>
                  <w:top w:val="nil"/>
                  <w:left w:val="nil"/>
                  <w:bottom w:val="nil"/>
                  <w:right w:val="nil"/>
                </w:tcBorders>
                <w:shd w:val="clear" w:color="auto" w:fill="auto"/>
                <w:vAlign w:val="bottom"/>
              </w:tcPr>
            </w:tcPrChange>
          </w:tcPr>
          <w:p w14:paraId="10D054E5" w14:textId="5B6E3787" w:rsidR="00B26111" w:rsidRPr="006226B0" w:rsidDel="00E1020B" w:rsidRDefault="00B26111" w:rsidP="00D9742C">
            <w:pPr>
              <w:spacing w:after="0" w:line="240" w:lineRule="auto"/>
              <w:rPr>
                <w:del w:id="2315" w:author="Chasco, Brandon Edward" w:date="2020-08-26T11:40:00Z"/>
                <w:color w:val="000000"/>
                <w:sz w:val="22"/>
                <w:szCs w:val="22"/>
              </w:rPr>
            </w:pPr>
            <w:del w:id="2316"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317" w:author="Chasco, Brandon Edward" w:date="2020-08-26T10:36:00Z">
              <w:tcPr>
                <w:tcW w:w="1002" w:type="dxa"/>
                <w:tcBorders>
                  <w:top w:val="nil"/>
                  <w:left w:val="nil"/>
                  <w:bottom w:val="nil"/>
                  <w:right w:val="nil"/>
                </w:tcBorders>
                <w:shd w:val="clear" w:color="auto" w:fill="auto"/>
                <w:vAlign w:val="bottom"/>
              </w:tcPr>
            </w:tcPrChange>
          </w:tcPr>
          <w:p w14:paraId="2355928F" w14:textId="2E550FF5" w:rsidR="00B26111" w:rsidRPr="006226B0" w:rsidDel="00E1020B" w:rsidRDefault="00B26111" w:rsidP="00D9742C">
            <w:pPr>
              <w:spacing w:after="0" w:line="240" w:lineRule="auto"/>
              <w:jc w:val="right"/>
              <w:rPr>
                <w:del w:id="2318" w:author="Chasco, Brandon Edward" w:date="2020-08-26T11:40:00Z"/>
                <w:color w:val="000000"/>
                <w:sz w:val="22"/>
                <w:szCs w:val="22"/>
              </w:rPr>
            </w:pPr>
            <w:del w:id="2319" w:author="Chasco, Brandon Edward" w:date="2020-08-26T11:40:00Z">
              <w:r w:rsidRPr="006226B0" w:rsidDel="00E1020B">
                <w:rPr>
                  <w:color w:val="000000"/>
                  <w:sz w:val="22"/>
                  <w:szCs w:val="22"/>
                </w:rPr>
                <w:delText>0.00009</w:delText>
              </w:r>
            </w:del>
          </w:p>
        </w:tc>
        <w:tc>
          <w:tcPr>
            <w:tcW w:w="960" w:type="dxa"/>
            <w:tcBorders>
              <w:top w:val="nil"/>
              <w:left w:val="nil"/>
              <w:bottom w:val="nil"/>
              <w:right w:val="nil"/>
            </w:tcBorders>
            <w:shd w:val="clear" w:color="auto" w:fill="auto"/>
            <w:vAlign w:val="bottom"/>
            <w:tcPrChange w:id="2320" w:author="Chasco, Brandon Edward" w:date="2020-08-26T10:36:00Z">
              <w:tcPr>
                <w:tcW w:w="960" w:type="dxa"/>
                <w:tcBorders>
                  <w:top w:val="nil"/>
                  <w:left w:val="nil"/>
                  <w:bottom w:val="nil"/>
                  <w:right w:val="nil"/>
                </w:tcBorders>
                <w:shd w:val="clear" w:color="auto" w:fill="auto"/>
                <w:vAlign w:val="bottom"/>
              </w:tcPr>
            </w:tcPrChange>
          </w:tcPr>
          <w:p w14:paraId="24E448B9" w14:textId="105202A6" w:rsidR="00B26111" w:rsidRPr="006226B0" w:rsidDel="00E1020B" w:rsidRDefault="00B26111" w:rsidP="00D9742C">
            <w:pPr>
              <w:spacing w:after="0" w:line="240" w:lineRule="auto"/>
              <w:jc w:val="center"/>
              <w:rPr>
                <w:del w:id="2321" w:author="Chasco, Brandon Edward" w:date="2020-08-26T11:40:00Z"/>
                <w:color w:val="000000"/>
                <w:sz w:val="22"/>
                <w:szCs w:val="22"/>
              </w:rPr>
            </w:pPr>
            <w:del w:id="2322" w:author="Chasco, Brandon Edward" w:date="2020-08-26T11:40:00Z">
              <w:r w:rsidRPr="006226B0" w:rsidDel="00E1020B">
                <w:rPr>
                  <w:color w:val="000000"/>
                  <w:sz w:val="22"/>
                  <w:szCs w:val="22"/>
                </w:rPr>
                <w:delText>TRUE</w:delText>
              </w:r>
            </w:del>
          </w:p>
        </w:tc>
      </w:tr>
      <w:tr w:rsidR="00B26111" w:rsidRPr="006226B0" w:rsidDel="00E1020B" w14:paraId="772A5427" w14:textId="3FB7D47E" w:rsidTr="005619A5">
        <w:tblPrEx>
          <w:tblW w:w="10793" w:type="dxa"/>
          <w:tblLayout w:type="fixed"/>
          <w:tblLook w:val="0400" w:firstRow="0" w:lastRow="0" w:firstColumn="0" w:lastColumn="0" w:noHBand="0" w:noVBand="1"/>
          <w:tblPrExChange w:id="2323" w:author="Chasco, Brandon Edward" w:date="2020-08-26T10:36:00Z">
            <w:tblPrEx>
              <w:tblW w:w="10793" w:type="dxa"/>
              <w:tblLayout w:type="fixed"/>
              <w:tblLook w:val="0400" w:firstRow="0" w:lastRow="0" w:firstColumn="0" w:lastColumn="0" w:noHBand="0" w:noVBand="1"/>
            </w:tblPrEx>
          </w:tblPrExChange>
        </w:tblPrEx>
        <w:trPr>
          <w:trHeight w:val="300"/>
          <w:del w:id="2324" w:author="Chasco, Brandon Edward" w:date="2020-08-26T11:40:00Z"/>
          <w:trPrChange w:id="2325"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26" w:author="Chasco, Brandon Edward" w:date="2020-08-26T10:36:00Z">
              <w:tcPr>
                <w:tcW w:w="1260" w:type="dxa"/>
                <w:gridSpan w:val="3"/>
                <w:tcBorders>
                  <w:top w:val="nil"/>
                  <w:left w:val="nil"/>
                  <w:bottom w:val="nil"/>
                  <w:right w:val="nil"/>
                </w:tcBorders>
                <w:shd w:val="clear" w:color="auto" w:fill="auto"/>
                <w:vAlign w:val="bottom"/>
              </w:tcPr>
            </w:tcPrChange>
          </w:tcPr>
          <w:p w14:paraId="35E8D9B5" w14:textId="64D16B37" w:rsidR="00B26111" w:rsidRPr="006226B0" w:rsidDel="00E1020B" w:rsidRDefault="00B26111" w:rsidP="00D9742C">
            <w:pPr>
              <w:spacing w:after="0" w:line="240" w:lineRule="auto"/>
              <w:jc w:val="center"/>
              <w:rPr>
                <w:del w:id="2327"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28" w:author="Chasco, Brandon Edward" w:date="2020-08-26T10:36:00Z">
              <w:tcPr>
                <w:tcW w:w="821" w:type="dxa"/>
                <w:tcBorders>
                  <w:top w:val="nil"/>
                  <w:left w:val="nil"/>
                  <w:bottom w:val="nil"/>
                  <w:right w:val="nil"/>
                </w:tcBorders>
                <w:shd w:val="clear" w:color="auto" w:fill="auto"/>
                <w:vAlign w:val="bottom"/>
              </w:tcPr>
            </w:tcPrChange>
          </w:tcPr>
          <w:p w14:paraId="40F4BC03" w14:textId="510B0B93" w:rsidR="00B26111" w:rsidRPr="006226B0" w:rsidDel="00E1020B" w:rsidRDefault="00B26111" w:rsidP="00D9742C">
            <w:pPr>
              <w:spacing w:after="0" w:line="240" w:lineRule="auto"/>
              <w:jc w:val="right"/>
              <w:rPr>
                <w:del w:id="2329" w:author="Chasco, Brandon Edward" w:date="2020-08-26T11:40:00Z"/>
                <w:color w:val="000000"/>
                <w:sz w:val="22"/>
                <w:szCs w:val="22"/>
              </w:rPr>
            </w:pPr>
            <w:del w:id="2330" w:author="Chasco, Brandon Edward" w:date="2020-08-26T11:40:00Z">
              <w:r w:rsidRPr="006226B0" w:rsidDel="00E1020B">
                <w:rPr>
                  <w:color w:val="000000"/>
                  <w:sz w:val="22"/>
                  <w:szCs w:val="22"/>
                </w:rPr>
                <w:delText>3.2846</w:delText>
              </w:r>
            </w:del>
          </w:p>
        </w:tc>
        <w:tc>
          <w:tcPr>
            <w:tcW w:w="780" w:type="dxa"/>
            <w:tcBorders>
              <w:top w:val="nil"/>
              <w:left w:val="nil"/>
              <w:bottom w:val="nil"/>
              <w:right w:val="nil"/>
            </w:tcBorders>
            <w:shd w:val="clear" w:color="auto" w:fill="auto"/>
            <w:vAlign w:val="bottom"/>
            <w:tcPrChange w:id="2331" w:author="Chasco, Brandon Edward" w:date="2020-08-26T10:36:00Z">
              <w:tcPr>
                <w:tcW w:w="780" w:type="dxa"/>
                <w:tcBorders>
                  <w:top w:val="nil"/>
                  <w:left w:val="nil"/>
                  <w:bottom w:val="nil"/>
                  <w:right w:val="nil"/>
                </w:tcBorders>
                <w:shd w:val="clear" w:color="auto" w:fill="auto"/>
                <w:vAlign w:val="bottom"/>
              </w:tcPr>
            </w:tcPrChange>
          </w:tcPr>
          <w:p w14:paraId="07DD8EF8" w14:textId="2FC7E424" w:rsidR="00B26111" w:rsidRPr="006226B0" w:rsidDel="00E1020B" w:rsidRDefault="00B26111" w:rsidP="00D9742C">
            <w:pPr>
              <w:spacing w:after="0" w:line="240" w:lineRule="auto"/>
              <w:jc w:val="center"/>
              <w:rPr>
                <w:del w:id="2332" w:author="Chasco, Brandon Edward" w:date="2020-08-26T11:40:00Z"/>
                <w:color w:val="000000"/>
                <w:sz w:val="22"/>
                <w:szCs w:val="22"/>
              </w:rPr>
            </w:pPr>
            <w:del w:id="2333"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34" w:author="Chasco, Brandon Edward" w:date="2020-08-26T10:36:00Z">
              <w:tcPr>
                <w:tcW w:w="1140" w:type="dxa"/>
                <w:tcBorders>
                  <w:top w:val="nil"/>
                  <w:left w:val="nil"/>
                  <w:bottom w:val="nil"/>
                  <w:right w:val="nil"/>
                </w:tcBorders>
                <w:shd w:val="clear" w:color="auto" w:fill="auto"/>
                <w:vAlign w:val="bottom"/>
              </w:tcPr>
            </w:tcPrChange>
          </w:tcPr>
          <w:p w14:paraId="59C26555" w14:textId="2287F579" w:rsidR="00B26111" w:rsidRPr="006226B0" w:rsidDel="00E1020B" w:rsidRDefault="00B26111" w:rsidP="00D9742C">
            <w:pPr>
              <w:spacing w:after="0" w:line="240" w:lineRule="auto"/>
              <w:jc w:val="center"/>
              <w:rPr>
                <w:del w:id="2335" w:author="Chasco, Brandon Edward" w:date="2020-08-26T11:40:00Z"/>
                <w:color w:val="000000"/>
                <w:sz w:val="22"/>
                <w:szCs w:val="22"/>
              </w:rPr>
            </w:pPr>
            <w:del w:id="2336"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37" w:author="Chasco, Brandon Edward" w:date="2020-08-26T10:36:00Z">
              <w:tcPr>
                <w:tcW w:w="1072" w:type="dxa"/>
                <w:tcBorders>
                  <w:top w:val="nil"/>
                  <w:left w:val="nil"/>
                  <w:bottom w:val="nil"/>
                  <w:right w:val="nil"/>
                </w:tcBorders>
                <w:shd w:val="clear" w:color="auto" w:fill="auto"/>
                <w:vAlign w:val="bottom"/>
              </w:tcPr>
            </w:tcPrChange>
          </w:tcPr>
          <w:p w14:paraId="11B65249" w14:textId="54E0E5DE" w:rsidR="00B26111" w:rsidRPr="006226B0" w:rsidDel="00E1020B" w:rsidRDefault="00B26111" w:rsidP="00D9742C">
            <w:pPr>
              <w:spacing w:after="0" w:line="240" w:lineRule="auto"/>
              <w:jc w:val="center"/>
              <w:rPr>
                <w:del w:id="2338" w:author="Chasco, Brandon Edward" w:date="2020-08-26T11:40:00Z"/>
                <w:color w:val="000000"/>
                <w:sz w:val="22"/>
                <w:szCs w:val="22"/>
              </w:rPr>
            </w:pPr>
            <w:del w:id="2339"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40" w:author="Chasco, Brandon Edward" w:date="2020-08-26T10:36:00Z">
              <w:tcPr>
                <w:tcW w:w="1879" w:type="dxa"/>
                <w:tcBorders>
                  <w:top w:val="nil"/>
                  <w:left w:val="nil"/>
                  <w:bottom w:val="nil"/>
                  <w:right w:val="nil"/>
                </w:tcBorders>
                <w:shd w:val="clear" w:color="auto" w:fill="auto"/>
                <w:vAlign w:val="bottom"/>
              </w:tcPr>
            </w:tcPrChange>
          </w:tcPr>
          <w:p w14:paraId="1A7F7D49" w14:textId="52DF575B" w:rsidR="00B26111" w:rsidRPr="006226B0" w:rsidDel="00E1020B" w:rsidRDefault="00B26111" w:rsidP="00D9742C">
            <w:pPr>
              <w:spacing w:after="0" w:line="240" w:lineRule="auto"/>
              <w:rPr>
                <w:del w:id="2341" w:author="Chasco, Brandon Edward" w:date="2020-08-26T11:40:00Z"/>
                <w:color w:val="000000"/>
                <w:sz w:val="22"/>
                <w:szCs w:val="22"/>
              </w:rPr>
            </w:pPr>
            <w:del w:id="2342"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343" w:author="Chasco, Brandon Edward" w:date="2020-08-26T10:36:00Z">
              <w:tcPr>
                <w:tcW w:w="1879" w:type="dxa"/>
                <w:tcBorders>
                  <w:top w:val="nil"/>
                  <w:left w:val="nil"/>
                  <w:bottom w:val="nil"/>
                  <w:right w:val="nil"/>
                </w:tcBorders>
                <w:shd w:val="clear" w:color="auto" w:fill="auto"/>
                <w:vAlign w:val="bottom"/>
              </w:tcPr>
            </w:tcPrChange>
          </w:tcPr>
          <w:p w14:paraId="27F606EE" w14:textId="5D271280" w:rsidR="00B26111" w:rsidRPr="006226B0" w:rsidDel="00E1020B" w:rsidRDefault="00B26111" w:rsidP="00D9742C">
            <w:pPr>
              <w:spacing w:after="0" w:line="240" w:lineRule="auto"/>
              <w:rPr>
                <w:del w:id="2344" w:author="Chasco, Brandon Edward" w:date="2020-08-26T11:40:00Z"/>
                <w:color w:val="000000"/>
                <w:sz w:val="22"/>
                <w:szCs w:val="22"/>
              </w:rPr>
            </w:pPr>
            <w:del w:id="2345"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346" w:author="Chasco, Brandon Edward" w:date="2020-08-26T10:36:00Z">
              <w:tcPr>
                <w:tcW w:w="1002" w:type="dxa"/>
                <w:tcBorders>
                  <w:top w:val="nil"/>
                  <w:left w:val="nil"/>
                  <w:bottom w:val="nil"/>
                  <w:right w:val="nil"/>
                </w:tcBorders>
                <w:shd w:val="clear" w:color="auto" w:fill="auto"/>
                <w:vAlign w:val="bottom"/>
              </w:tcPr>
            </w:tcPrChange>
          </w:tcPr>
          <w:p w14:paraId="24748EC9" w14:textId="3EFDAD8A" w:rsidR="00B26111" w:rsidRPr="006226B0" w:rsidDel="00E1020B" w:rsidRDefault="00B26111" w:rsidP="00D9742C">
            <w:pPr>
              <w:spacing w:after="0" w:line="240" w:lineRule="auto"/>
              <w:jc w:val="right"/>
              <w:rPr>
                <w:del w:id="2347" w:author="Chasco, Brandon Edward" w:date="2020-08-26T11:40:00Z"/>
                <w:color w:val="000000"/>
                <w:sz w:val="22"/>
                <w:szCs w:val="22"/>
              </w:rPr>
            </w:pPr>
            <w:del w:id="2348" w:author="Chasco, Brandon Edward" w:date="2020-08-26T11:40:00Z">
              <w:r w:rsidRPr="006226B0" w:rsidDel="00E1020B">
                <w:rPr>
                  <w:color w:val="000000"/>
                  <w:sz w:val="22"/>
                  <w:szCs w:val="22"/>
                </w:rPr>
                <w:delText>0.00010</w:delText>
              </w:r>
            </w:del>
          </w:p>
        </w:tc>
        <w:tc>
          <w:tcPr>
            <w:tcW w:w="960" w:type="dxa"/>
            <w:tcBorders>
              <w:top w:val="nil"/>
              <w:left w:val="nil"/>
              <w:bottom w:val="nil"/>
              <w:right w:val="nil"/>
            </w:tcBorders>
            <w:shd w:val="clear" w:color="auto" w:fill="auto"/>
            <w:vAlign w:val="bottom"/>
            <w:tcPrChange w:id="2349" w:author="Chasco, Brandon Edward" w:date="2020-08-26T10:36:00Z">
              <w:tcPr>
                <w:tcW w:w="960" w:type="dxa"/>
                <w:tcBorders>
                  <w:top w:val="nil"/>
                  <w:left w:val="nil"/>
                  <w:bottom w:val="nil"/>
                  <w:right w:val="nil"/>
                </w:tcBorders>
                <w:shd w:val="clear" w:color="auto" w:fill="auto"/>
                <w:vAlign w:val="bottom"/>
              </w:tcPr>
            </w:tcPrChange>
          </w:tcPr>
          <w:p w14:paraId="269682F2" w14:textId="24F75656" w:rsidR="00B26111" w:rsidRPr="006226B0" w:rsidDel="00E1020B" w:rsidRDefault="00B26111" w:rsidP="00D9742C">
            <w:pPr>
              <w:spacing w:after="0" w:line="240" w:lineRule="auto"/>
              <w:jc w:val="center"/>
              <w:rPr>
                <w:del w:id="2350" w:author="Chasco, Brandon Edward" w:date="2020-08-26T11:40:00Z"/>
                <w:color w:val="000000"/>
                <w:sz w:val="22"/>
                <w:szCs w:val="22"/>
              </w:rPr>
            </w:pPr>
            <w:del w:id="2351" w:author="Chasco, Brandon Edward" w:date="2020-08-26T11:40:00Z">
              <w:r w:rsidRPr="006226B0" w:rsidDel="00E1020B">
                <w:rPr>
                  <w:color w:val="000000"/>
                  <w:sz w:val="22"/>
                  <w:szCs w:val="22"/>
                </w:rPr>
                <w:delText>TRUE</w:delText>
              </w:r>
            </w:del>
          </w:p>
        </w:tc>
      </w:tr>
      <w:tr w:rsidR="00B26111" w:rsidRPr="006226B0" w:rsidDel="00E1020B" w14:paraId="0910F6A5" w14:textId="4BE0912D" w:rsidTr="005619A5">
        <w:tblPrEx>
          <w:tblW w:w="10793" w:type="dxa"/>
          <w:tblLayout w:type="fixed"/>
          <w:tblLook w:val="0400" w:firstRow="0" w:lastRow="0" w:firstColumn="0" w:lastColumn="0" w:noHBand="0" w:noVBand="1"/>
          <w:tblPrExChange w:id="2352" w:author="Chasco, Brandon Edward" w:date="2020-08-26T10:36:00Z">
            <w:tblPrEx>
              <w:tblW w:w="10793" w:type="dxa"/>
              <w:tblLayout w:type="fixed"/>
              <w:tblLook w:val="0400" w:firstRow="0" w:lastRow="0" w:firstColumn="0" w:lastColumn="0" w:noHBand="0" w:noVBand="1"/>
            </w:tblPrEx>
          </w:tblPrExChange>
        </w:tblPrEx>
        <w:trPr>
          <w:trHeight w:val="300"/>
          <w:del w:id="2353" w:author="Chasco, Brandon Edward" w:date="2020-08-26T11:40:00Z"/>
          <w:trPrChange w:id="2354"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55" w:author="Chasco, Brandon Edward" w:date="2020-08-26T10:36:00Z">
              <w:tcPr>
                <w:tcW w:w="1260" w:type="dxa"/>
                <w:gridSpan w:val="3"/>
                <w:tcBorders>
                  <w:top w:val="nil"/>
                  <w:left w:val="nil"/>
                  <w:bottom w:val="nil"/>
                  <w:right w:val="nil"/>
                </w:tcBorders>
                <w:shd w:val="clear" w:color="auto" w:fill="auto"/>
                <w:vAlign w:val="bottom"/>
              </w:tcPr>
            </w:tcPrChange>
          </w:tcPr>
          <w:p w14:paraId="2DEB5EFF" w14:textId="0A5FC8E8" w:rsidR="00B26111" w:rsidRPr="006226B0" w:rsidDel="00E1020B" w:rsidRDefault="00B26111" w:rsidP="00D9742C">
            <w:pPr>
              <w:spacing w:after="0" w:line="240" w:lineRule="auto"/>
              <w:jc w:val="center"/>
              <w:rPr>
                <w:del w:id="2356"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57" w:author="Chasco, Brandon Edward" w:date="2020-08-26T10:36:00Z">
              <w:tcPr>
                <w:tcW w:w="821" w:type="dxa"/>
                <w:tcBorders>
                  <w:top w:val="nil"/>
                  <w:left w:val="nil"/>
                  <w:bottom w:val="nil"/>
                  <w:right w:val="nil"/>
                </w:tcBorders>
                <w:shd w:val="clear" w:color="auto" w:fill="auto"/>
                <w:vAlign w:val="bottom"/>
              </w:tcPr>
            </w:tcPrChange>
          </w:tcPr>
          <w:p w14:paraId="39A815CF" w14:textId="17AB2BAC" w:rsidR="00B26111" w:rsidRPr="006226B0" w:rsidDel="00E1020B" w:rsidRDefault="00B26111" w:rsidP="00D9742C">
            <w:pPr>
              <w:spacing w:after="0" w:line="240" w:lineRule="auto"/>
              <w:jc w:val="right"/>
              <w:rPr>
                <w:del w:id="2358" w:author="Chasco, Brandon Edward" w:date="2020-08-26T11:40:00Z"/>
                <w:color w:val="000000"/>
                <w:sz w:val="22"/>
                <w:szCs w:val="22"/>
              </w:rPr>
            </w:pPr>
            <w:del w:id="2359" w:author="Chasco, Brandon Edward" w:date="2020-08-26T11:40:00Z">
              <w:r w:rsidRPr="006226B0" w:rsidDel="00E1020B">
                <w:rPr>
                  <w:color w:val="000000"/>
                  <w:sz w:val="22"/>
                  <w:szCs w:val="22"/>
                </w:rPr>
                <w:delText>3.3064</w:delText>
              </w:r>
            </w:del>
          </w:p>
        </w:tc>
        <w:tc>
          <w:tcPr>
            <w:tcW w:w="780" w:type="dxa"/>
            <w:tcBorders>
              <w:top w:val="nil"/>
              <w:left w:val="nil"/>
              <w:bottom w:val="nil"/>
              <w:right w:val="nil"/>
            </w:tcBorders>
            <w:shd w:val="clear" w:color="auto" w:fill="auto"/>
            <w:vAlign w:val="bottom"/>
            <w:tcPrChange w:id="2360" w:author="Chasco, Brandon Edward" w:date="2020-08-26T10:36:00Z">
              <w:tcPr>
                <w:tcW w:w="780" w:type="dxa"/>
                <w:tcBorders>
                  <w:top w:val="nil"/>
                  <w:left w:val="nil"/>
                  <w:bottom w:val="nil"/>
                  <w:right w:val="nil"/>
                </w:tcBorders>
                <w:shd w:val="clear" w:color="auto" w:fill="auto"/>
                <w:vAlign w:val="bottom"/>
              </w:tcPr>
            </w:tcPrChange>
          </w:tcPr>
          <w:p w14:paraId="00597062" w14:textId="1CB73297" w:rsidR="00B26111" w:rsidRPr="006226B0" w:rsidDel="00E1020B" w:rsidRDefault="00B26111" w:rsidP="00D9742C">
            <w:pPr>
              <w:spacing w:after="0" w:line="240" w:lineRule="auto"/>
              <w:jc w:val="center"/>
              <w:rPr>
                <w:del w:id="2361" w:author="Chasco, Brandon Edward" w:date="2020-08-26T11:40:00Z"/>
                <w:color w:val="000000"/>
                <w:sz w:val="22"/>
                <w:szCs w:val="22"/>
              </w:rPr>
            </w:pPr>
            <w:del w:id="2362"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63" w:author="Chasco, Brandon Edward" w:date="2020-08-26T10:36:00Z">
              <w:tcPr>
                <w:tcW w:w="1140" w:type="dxa"/>
                <w:tcBorders>
                  <w:top w:val="nil"/>
                  <w:left w:val="nil"/>
                  <w:bottom w:val="nil"/>
                  <w:right w:val="nil"/>
                </w:tcBorders>
                <w:shd w:val="clear" w:color="auto" w:fill="auto"/>
                <w:vAlign w:val="bottom"/>
              </w:tcPr>
            </w:tcPrChange>
          </w:tcPr>
          <w:p w14:paraId="02390C56" w14:textId="3B1C7ACF" w:rsidR="00B26111" w:rsidRPr="006226B0" w:rsidDel="00E1020B" w:rsidRDefault="00B26111" w:rsidP="00D9742C">
            <w:pPr>
              <w:spacing w:after="0" w:line="240" w:lineRule="auto"/>
              <w:jc w:val="center"/>
              <w:rPr>
                <w:del w:id="2364" w:author="Chasco, Brandon Edward" w:date="2020-08-26T11:40:00Z"/>
                <w:color w:val="000000"/>
                <w:sz w:val="22"/>
                <w:szCs w:val="22"/>
              </w:rPr>
            </w:pPr>
            <w:del w:id="2365"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66" w:author="Chasco, Brandon Edward" w:date="2020-08-26T10:36:00Z">
              <w:tcPr>
                <w:tcW w:w="1072" w:type="dxa"/>
                <w:tcBorders>
                  <w:top w:val="nil"/>
                  <w:left w:val="nil"/>
                  <w:bottom w:val="nil"/>
                  <w:right w:val="nil"/>
                </w:tcBorders>
                <w:shd w:val="clear" w:color="auto" w:fill="auto"/>
                <w:vAlign w:val="bottom"/>
              </w:tcPr>
            </w:tcPrChange>
          </w:tcPr>
          <w:p w14:paraId="619B0394" w14:textId="4EA03AA1" w:rsidR="00B26111" w:rsidRPr="006226B0" w:rsidDel="00E1020B" w:rsidRDefault="00B26111" w:rsidP="00D9742C">
            <w:pPr>
              <w:spacing w:after="0" w:line="240" w:lineRule="auto"/>
              <w:jc w:val="center"/>
              <w:rPr>
                <w:del w:id="2367" w:author="Chasco, Brandon Edward" w:date="2020-08-26T11:40:00Z"/>
                <w:color w:val="000000"/>
                <w:sz w:val="22"/>
                <w:szCs w:val="22"/>
              </w:rPr>
            </w:pPr>
            <w:del w:id="2368"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69" w:author="Chasco, Brandon Edward" w:date="2020-08-26T10:36:00Z">
              <w:tcPr>
                <w:tcW w:w="1879" w:type="dxa"/>
                <w:tcBorders>
                  <w:top w:val="nil"/>
                  <w:left w:val="nil"/>
                  <w:bottom w:val="nil"/>
                  <w:right w:val="nil"/>
                </w:tcBorders>
                <w:shd w:val="clear" w:color="auto" w:fill="auto"/>
                <w:vAlign w:val="bottom"/>
              </w:tcPr>
            </w:tcPrChange>
          </w:tcPr>
          <w:p w14:paraId="12E51FCB" w14:textId="73F60DC0" w:rsidR="00B26111" w:rsidRPr="006226B0" w:rsidDel="00E1020B" w:rsidRDefault="00B26111" w:rsidP="00D9742C">
            <w:pPr>
              <w:spacing w:after="0" w:line="240" w:lineRule="auto"/>
              <w:rPr>
                <w:del w:id="2370" w:author="Chasco, Brandon Edward" w:date="2020-08-26T11:40:00Z"/>
                <w:color w:val="000000"/>
                <w:sz w:val="22"/>
                <w:szCs w:val="22"/>
              </w:rPr>
            </w:pPr>
            <w:del w:id="2371"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372" w:author="Chasco, Brandon Edward" w:date="2020-08-26T10:36:00Z">
              <w:tcPr>
                <w:tcW w:w="1879" w:type="dxa"/>
                <w:tcBorders>
                  <w:top w:val="nil"/>
                  <w:left w:val="nil"/>
                  <w:bottom w:val="nil"/>
                  <w:right w:val="nil"/>
                </w:tcBorders>
                <w:shd w:val="clear" w:color="auto" w:fill="auto"/>
                <w:vAlign w:val="bottom"/>
              </w:tcPr>
            </w:tcPrChange>
          </w:tcPr>
          <w:p w14:paraId="7B017CE5" w14:textId="417A61BB" w:rsidR="00B26111" w:rsidRPr="006226B0" w:rsidDel="00E1020B" w:rsidRDefault="00B26111" w:rsidP="00D9742C">
            <w:pPr>
              <w:spacing w:after="0" w:line="240" w:lineRule="auto"/>
              <w:rPr>
                <w:del w:id="2373" w:author="Chasco, Brandon Edward" w:date="2020-08-26T11:40:00Z"/>
                <w:color w:val="000000"/>
                <w:sz w:val="22"/>
                <w:szCs w:val="22"/>
              </w:rPr>
            </w:pPr>
            <w:del w:id="2374" w:author="Chasco, Brandon Edward" w:date="2020-08-26T11:40:00Z">
              <w:r w:rsidRPr="006226B0" w:rsidDel="00E1020B">
                <w:rPr>
                  <w:color w:val="000000"/>
                  <w:sz w:val="22"/>
                  <w:szCs w:val="22"/>
                </w:rPr>
                <w:delText>oni.spr</w:delText>
              </w:r>
            </w:del>
          </w:p>
        </w:tc>
        <w:tc>
          <w:tcPr>
            <w:tcW w:w="1002" w:type="dxa"/>
            <w:tcBorders>
              <w:top w:val="nil"/>
              <w:left w:val="nil"/>
              <w:bottom w:val="nil"/>
              <w:right w:val="nil"/>
            </w:tcBorders>
            <w:shd w:val="clear" w:color="auto" w:fill="auto"/>
            <w:vAlign w:val="bottom"/>
            <w:tcPrChange w:id="2375" w:author="Chasco, Brandon Edward" w:date="2020-08-26T10:36:00Z">
              <w:tcPr>
                <w:tcW w:w="1002" w:type="dxa"/>
                <w:tcBorders>
                  <w:top w:val="nil"/>
                  <w:left w:val="nil"/>
                  <w:bottom w:val="nil"/>
                  <w:right w:val="nil"/>
                </w:tcBorders>
                <w:shd w:val="clear" w:color="auto" w:fill="auto"/>
                <w:vAlign w:val="bottom"/>
              </w:tcPr>
            </w:tcPrChange>
          </w:tcPr>
          <w:p w14:paraId="03214858" w14:textId="0F041AD4" w:rsidR="00B26111" w:rsidRPr="006226B0" w:rsidDel="00E1020B" w:rsidRDefault="00B26111" w:rsidP="00D9742C">
            <w:pPr>
              <w:spacing w:after="0" w:line="240" w:lineRule="auto"/>
              <w:jc w:val="right"/>
              <w:rPr>
                <w:del w:id="2376" w:author="Chasco, Brandon Edward" w:date="2020-08-26T11:40:00Z"/>
                <w:color w:val="000000"/>
                <w:sz w:val="22"/>
                <w:szCs w:val="22"/>
              </w:rPr>
            </w:pPr>
            <w:del w:id="2377" w:author="Chasco, Brandon Edward" w:date="2020-08-26T11:40:00Z">
              <w:r w:rsidRPr="006226B0" w:rsidDel="00E1020B">
                <w:rPr>
                  <w:color w:val="000000"/>
                  <w:sz w:val="22"/>
                  <w:szCs w:val="22"/>
                </w:rPr>
                <w:delText>0.00028</w:delText>
              </w:r>
            </w:del>
          </w:p>
        </w:tc>
        <w:tc>
          <w:tcPr>
            <w:tcW w:w="960" w:type="dxa"/>
            <w:tcBorders>
              <w:top w:val="nil"/>
              <w:left w:val="nil"/>
              <w:bottom w:val="nil"/>
              <w:right w:val="nil"/>
            </w:tcBorders>
            <w:shd w:val="clear" w:color="auto" w:fill="auto"/>
            <w:vAlign w:val="bottom"/>
            <w:tcPrChange w:id="2378" w:author="Chasco, Brandon Edward" w:date="2020-08-26T10:36:00Z">
              <w:tcPr>
                <w:tcW w:w="960" w:type="dxa"/>
                <w:tcBorders>
                  <w:top w:val="nil"/>
                  <w:left w:val="nil"/>
                  <w:bottom w:val="nil"/>
                  <w:right w:val="nil"/>
                </w:tcBorders>
                <w:shd w:val="clear" w:color="auto" w:fill="auto"/>
                <w:vAlign w:val="bottom"/>
              </w:tcPr>
            </w:tcPrChange>
          </w:tcPr>
          <w:p w14:paraId="2EE101DB" w14:textId="2B85ECF7" w:rsidR="00B26111" w:rsidRPr="006226B0" w:rsidDel="00E1020B" w:rsidRDefault="00B26111" w:rsidP="00D9742C">
            <w:pPr>
              <w:spacing w:after="0" w:line="240" w:lineRule="auto"/>
              <w:jc w:val="center"/>
              <w:rPr>
                <w:del w:id="2379" w:author="Chasco, Brandon Edward" w:date="2020-08-26T11:40:00Z"/>
                <w:color w:val="000000"/>
                <w:sz w:val="22"/>
                <w:szCs w:val="22"/>
              </w:rPr>
            </w:pPr>
            <w:del w:id="2380" w:author="Chasco, Brandon Edward" w:date="2020-08-26T11:40:00Z">
              <w:r w:rsidRPr="006226B0" w:rsidDel="00E1020B">
                <w:rPr>
                  <w:color w:val="000000"/>
                  <w:sz w:val="22"/>
                  <w:szCs w:val="22"/>
                </w:rPr>
                <w:delText>TRUE</w:delText>
              </w:r>
            </w:del>
          </w:p>
        </w:tc>
      </w:tr>
      <w:tr w:rsidR="00B26111" w:rsidRPr="006226B0" w:rsidDel="00E1020B" w14:paraId="78560D1E" w14:textId="2327C4AA" w:rsidTr="005619A5">
        <w:tblPrEx>
          <w:tblW w:w="10793" w:type="dxa"/>
          <w:tblLayout w:type="fixed"/>
          <w:tblLook w:val="0400" w:firstRow="0" w:lastRow="0" w:firstColumn="0" w:lastColumn="0" w:noHBand="0" w:noVBand="1"/>
          <w:tblPrExChange w:id="2381" w:author="Chasco, Brandon Edward" w:date="2020-08-26T10:36:00Z">
            <w:tblPrEx>
              <w:tblW w:w="10793" w:type="dxa"/>
              <w:tblLayout w:type="fixed"/>
              <w:tblLook w:val="0400" w:firstRow="0" w:lastRow="0" w:firstColumn="0" w:lastColumn="0" w:noHBand="0" w:noVBand="1"/>
            </w:tblPrEx>
          </w:tblPrExChange>
        </w:tblPrEx>
        <w:trPr>
          <w:trHeight w:val="300"/>
          <w:del w:id="2382" w:author="Chasco, Brandon Edward" w:date="2020-08-26T11:40:00Z"/>
          <w:trPrChange w:id="2383"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84" w:author="Chasco, Brandon Edward" w:date="2020-08-26T10:36:00Z">
              <w:tcPr>
                <w:tcW w:w="1260" w:type="dxa"/>
                <w:gridSpan w:val="3"/>
                <w:tcBorders>
                  <w:top w:val="nil"/>
                  <w:left w:val="nil"/>
                  <w:bottom w:val="nil"/>
                  <w:right w:val="nil"/>
                </w:tcBorders>
                <w:shd w:val="clear" w:color="auto" w:fill="auto"/>
                <w:vAlign w:val="bottom"/>
              </w:tcPr>
            </w:tcPrChange>
          </w:tcPr>
          <w:p w14:paraId="6AD2D861" w14:textId="012E5633" w:rsidR="00B26111" w:rsidRPr="006226B0" w:rsidDel="00E1020B" w:rsidRDefault="00B26111" w:rsidP="00D9742C">
            <w:pPr>
              <w:spacing w:after="0" w:line="240" w:lineRule="auto"/>
              <w:jc w:val="center"/>
              <w:rPr>
                <w:del w:id="2385"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86" w:author="Chasco, Brandon Edward" w:date="2020-08-26T10:36:00Z">
              <w:tcPr>
                <w:tcW w:w="821" w:type="dxa"/>
                <w:tcBorders>
                  <w:top w:val="nil"/>
                  <w:left w:val="nil"/>
                  <w:bottom w:val="nil"/>
                  <w:right w:val="nil"/>
                </w:tcBorders>
                <w:shd w:val="clear" w:color="auto" w:fill="auto"/>
                <w:vAlign w:val="bottom"/>
              </w:tcPr>
            </w:tcPrChange>
          </w:tcPr>
          <w:p w14:paraId="35C3E32C" w14:textId="69AD96C0" w:rsidR="00B26111" w:rsidRPr="006226B0" w:rsidDel="00E1020B" w:rsidRDefault="00B26111" w:rsidP="00D9742C">
            <w:pPr>
              <w:spacing w:after="0" w:line="240" w:lineRule="auto"/>
              <w:jc w:val="right"/>
              <w:rPr>
                <w:del w:id="2387" w:author="Chasco, Brandon Edward" w:date="2020-08-26T11:40:00Z"/>
                <w:color w:val="000000"/>
                <w:sz w:val="22"/>
                <w:szCs w:val="22"/>
              </w:rPr>
            </w:pPr>
            <w:del w:id="2388" w:author="Chasco, Brandon Edward" w:date="2020-08-26T11:40:00Z">
              <w:r w:rsidRPr="006226B0" w:rsidDel="00E1020B">
                <w:rPr>
                  <w:color w:val="000000"/>
                  <w:sz w:val="22"/>
                  <w:szCs w:val="22"/>
                </w:rPr>
                <w:delText>3.5296</w:delText>
              </w:r>
            </w:del>
          </w:p>
        </w:tc>
        <w:tc>
          <w:tcPr>
            <w:tcW w:w="780" w:type="dxa"/>
            <w:tcBorders>
              <w:top w:val="nil"/>
              <w:left w:val="nil"/>
              <w:bottom w:val="nil"/>
              <w:right w:val="nil"/>
            </w:tcBorders>
            <w:shd w:val="clear" w:color="auto" w:fill="auto"/>
            <w:vAlign w:val="bottom"/>
            <w:tcPrChange w:id="2389" w:author="Chasco, Brandon Edward" w:date="2020-08-26T10:36:00Z">
              <w:tcPr>
                <w:tcW w:w="780" w:type="dxa"/>
                <w:tcBorders>
                  <w:top w:val="nil"/>
                  <w:left w:val="nil"/>
                  <w:bottom w:val="nil"/>
                  <w:right w:val="nil"/>
                </w:tcBorders>
                <w:shd w:val="clear" w:color="auto" w:fill="auto"/>
                <w:vAlign w:val="bottom"/>
              </w:tcPr>
            </w:tcPrChange>
          </w:tcPr>
          <w:p w14:paraId="36EED20C" w14:textId="437D34BE" w:rsidR="00B26111" w:rsidRPr="006226B0" w:rsidDel="00E1020B" w:rsidRDefault="00B26111" w:rsidP="00D9742C">
            <w:pPr>
              <w:spacing w:after="0" w:line="240" w:lineRule="auto"/>
              <w:jc w:val="center"/>
              <w:rPr>
                <w:del w:id="2390" w:author="Chasco, Brandon Edward" w:date="2020-08-26T11:40:00Z"/>
                <w:color w:val="000000"/>
                <w:sz w:val="22"/>
                <w:szCs w:val="22"/>
              </w:rPr>
            </w:pPr>
            <w:del w:id="2391"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92" w:author="Chasco, Brandon Edward" w:date="2020-08-26T10:36:00Z">
              <w:tcPr>
                <w:tcW w:w="1140" w:type="dxa"/>
                <w:tcBorders>
                  <w:top w:val="nil"/>
                  <w:left w:val="nil"/>
                  <w:bottom w:val="nil"/>
                  <w:right w:val="nil"/>
                </w:tcBorders>
                <w:shd w:val="clear" w:color="auto" w:fill="auto"/>
                <w:vAlign w:val="bottom"/>
              </w:tcPr>
            </w:tcPrChange>
          </w:tcPr>
          <w:p w14:paraId="02FCDFA5" w14:textId="355D3F08" w:rsidR="00B26111" w:rsidRPr="006226B0" w:rsidDel="00E1020B" w:rsidRDefault="00B26111" w:rsidP="00D9742C">
            <w:pPr>
              <w:spacing w:after="0" w:line="240" w:lineRule="auto"/>
              <w:jc w:val="center"/>
              <w:rPr>
                <w:del w:id="2393" w:author="Chasco, Brandon Edward" w:date="2020-08-26T11:40:00Z"/>
                <w:color w:val="000000"/>
                <w:sz w:val="22"/>
                <w:szCs w:val="22"/>
              </w:rPr>
            </w:pPr>
            <w:del w:id="2394"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95" w:author="Chasco, Brandon Edward" w:date="2020-08-26T10:36:00Z">
              <w:tcPr>
                <w:tcW w:w="1072" w:type="dxa"/>
                <w:tcBorders>
                  <w:top w:val="nil"/>
                  <w:left w:val="nil"/>
                  <w:bottom w:val="nil"/>
                  <w:right w:val="nil"/>
                </w:tcBorders>
                <w:shd w:val="clear" w:color="auto" w:fill="auto"/>
                <w:vAlign w:val="bottom"/>
              </w:tcPr>
            </w:tcPrChange>
          </w:tcPr>
          <w:p w14:paraId="3A1C62C8" w14:textId="5547DFDC" w:rsidR="00B26111" w:rsidRPr="006226B0" w:rsidDel="00E1020B" w:rsidRDefault="00B26111" w:rsidP="00D9742C">
            <w:pPr>
              <w:spacing w:after="0" w:line="240" w:lineRule="auto"/>
              <w:jc w:val="center"/>
              <w:rPr>
                <w:del w:id="2396" w:author="Chasco, Brandon Edward" w:date="2020-08-26T11:40:00Z"/>
                <w:color w:val="000000"/>
                <w:sz w:val="22"/>
                <w:szCs w:val="22"/>
              </w:rPr>
            </w:pPr>
            <w:del w:id="2397"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98" w:author="Chasco, Brandon Edward" w:date="2020-08-26T10:36:00Z">
              <w:tcPr>
                <w:tcW w:w="1879" w:type="dxa"/>
                <w:tcBorders>
                  <w:top w:val="nil"/>
                  <w:left w:val="nil"/>
                  <w:bottom w:val="nil"/>
                  <w:right w:val="nil"/>
                </w:tcBorders>
                <w:shd w:val="clear" w:color="auto" w:fill="auto"/>
                <w:vAlign w:val="bottom"/>
              </w:tcPr>
            </w:tcPrChange>
          </w:tcPr>
          <w:p w14:paraId="6E066215" w14:textId="4163DF7A" w:rsidR="00B26111" w:rsidRPr="006226B0" w:rsidDel="00E1020B" w:rsidRDefault="00B26111" w:rsidP="00D9742C">
            <w:pPr>
              <w:spacing w:after="0" w:line="240" w:lineRule="auto"/>
              <w:rPr>
                <w:del w:id="2399" w:author="Chasco, Brandon Edward" w:date="2020-08-26T11:40:00Z"/>
                <w:color w:val="000000"/>
                <w:sz w:val="22"/>
                <w:szCs w:val="22"/>
              </w:rPr>
            </w:pPr>
            <w:del w:id="2400"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401" w:author="Chasco, Brandon Edward" w:date="2020-08-26T10:36:00Z">
              <w:tcPr>
                <w:tcW w:w="1879" w:type="dxa"/>
                <w:tcBorders>
                  <w:top w:val="nil"/>
                  <w:left w:val="nil"/>
                  <w:bottom w:val="nil"/>
                  <w:right w:val="nil"/>
                </w:tcBorders>
                <w:shd w:val="clear" w:color="auto" w:fill="auto"/>
                <w:vAlign w:val="bottom"/>
              </w:tcPr>
            </w:tcPrChange>
          </w:tcPr>
          <w:p w14:paraId="05ED9ECB" w14:textId="2F811C05" w:rsidR="00B26111" w:rsidRPr="006226B0" w:rsidDel="00E1020B" w:rsidRDefault="00B26111" w:rsidP="00D9742C">
            <w:pPr>
              <w:spacing w:after="0" w:line="240" w:lineRule="auto"/>
              <w:rPr>
                <w:del w:id="2402" w:author="Chasco, Brandon Edward" w:date="2020-08-26T11:40:00Z"/>
                <w:color w:val="000000"/>
                <w:sz w:val="22"/>
                <w:szCs w:val="22"/>
              </w:rPr>
            </w:pPr>
            <w:del w:id="2403" w:author="Chasco, Brandon Edward" w:date="2020-08-26T11:40:00Z">
              <w:r w:rsidRPr="006226B0" w:rsidDel="00E1020B">
                <w:rPr>
                  <w:color w:val="000000"/>
                  <w:sz w:val="22"/>
                  <w:szCs w:val="22"/>
                </w:rPr>
                <w:delText>npi.spr</w:delText>
              </w:r>
            </w:del>
          </w:p>
        </w:tc>
        <w:tc>
          <w:tcPr>
            <w:tcW w:w="1002" w:type="dxa"/>
            <w:tcBorders>
              <w:top w:val="nil"/>
              <w:left w:val="nil"/>
              <w:bottom w:val="nil"/>
              <w:right w:val="nil"/>
            </w:tcBorders>
            <w:shd w:val="clear" w:color="auto" w:fill="auto"/>
            <w:vAlign w:val="bottom"/>
            <w:tcPrChange w:id="2404" w:author="Chasco, Brandon Edward" w:date="2020-08-26T10:36:00Z">
              <w:tcPr>
                <w:tcW w:w="1002" w:type="dxa"/>
                <w:tcBorders>
                  <w:top w:val="nil"/>
                  <w:left w:val="nil"/>
                  <w:bottom w:val="nil"/>
                  <w:right w:val="nil"/>
                </w:tcBorders>
                <w:shd w:val="clear" w:color="auto" w:fill="auto"/>
                <w:vAlign w:val="bottom"/>
              </w:tcPr>
            </w:tcPrChange>
          </w:tcPr>
          <w:p w14:paraId="07F1793D" w14:textId="071CB759" w:rsidR="00B26111" w:rsidRPr="006226B0" w:rsidDel="00E1020B" w:rsidRDefault="00B26111" w:rsidP="00D9742C">
            <w:pPr>
              <w:spacing w:after="0" w:line="240" w:lineRule="auto"/>
              <w:jc w:val="right"/>
              <w:rPr>
                <w:del w:id="2405" w:author="Chasco, Brandon Edward" w:date="2020-08-26T11:40:00Z"/>
                <w:color w:val="000000"/>
                <w:sz w:val="22"/>
                <w:szCs w:val="22"/>
              </w:rPr>
            </w:pPr>
            <w:del w:id="2406" w:author="Chasco, Brandon Edward" w:date="2020-08-26T11:40:00Z">
              <w:r w:rsidRPr="006226B0" w:rsidDel="00E1020B">
                <w:rPr>
                  <w:color w:val="000000"/>
                  <w:sz w:val="22"/>
                  <w:szCs w:val="22"/>
                </w:rPr>
                <w:delText>0.00018</w:delText>
              </w:r>
            </w:del>
          </w:p>
        </w:tc>
        <w:tc>
          <w:tcPr>
            <w:tcW w:w="960" w:type="dxa"/>
            <w:tcBorders>
              <w:top w:val="nil"/>
              <w:left w:val="nil"/>
              <w:bottom w:val="nil"/>
              <w:right w:val="nil"/>
            </w:tcBorders>
            <w:shd w:val="clear" w:color="auto" w:fill="auto"/>
            <w:vAlign w:val="bottom"/>
            <w:tcPrChange w:id="2407" w:author="Chasco, Brandon Edward" w:date="2020-08-26T10:36:00Z">
              <w:tcPr>
                <w:tcW w:w="960" w:type="dxa"/>
                <w:tcBorders>
                  <w:top w:val="nil"/>
                  <w:left w:val="nil"/>
                  <w:bottom w:val="nil"/>
                  <w:right w:val="nil"/>
                </w:tcBorders>
                <w:shd w:val="clear" w:color="auto" w:fill="auto"/>
                <w:vAlign w:val="bottom"/>
              </w:tcPr>
            </w:tcPrChange>
          </w:tcPr>
          <w:p w14:paraId="55C4C212" w14:textId="73B28867" w:rsidR="00B26111" w:rsidRPr="006226B0" w:rsidDel="00E1020B" w:rsidRDefault="00B26111" w:rsidP="00D9742C">
            <w:pPr>
              <w:spacing w:after="0" w:line="240" w:lineRule="auto"/>
              <w:jc w:val="center"/>
              <w:rPr>
                <w:del w:id="2408" w:author="Chasco, Brandon Edward" w:date="2020-08-26T11:40:00Z"/>
                <w:color w:val="000000"/>
                <w:sz w:val="22"/>
                <w:szCs w:val="22"/>
              </w:rPr>
            </w:pPr>
            <w:del w:id="2409" w:author="Chasco, Brandon Edward" w:date="2020-08-26T11:40:00Z">
              <w:r w:rsidRPr="006226B0" w:rsidDel="00E1020B">
                <w:rPr>
                  <w:color w:val="000000"/>
                  <w:sz w:val="22"/>
                  <w:szCs w:val="22"/>
                </w:rPr>
                <w:delText>TRUE</w:delText>
              </w:r>
            </w:del>
          </w:p>
        </w:tc>
      </w:tr>
      <w:tr w:rsidR="00B26111" w:rsidRPr="006226B0" w:rsidDel="00E1020B" w14:paraId="489F462D" w14:textId="0D49619D" w:rsidTr="005619A5">
        <w:tblPrEx>
          <w:tblW w:w="10793" w:type="dxa"/>
          <w:tblLayout w:type="fixed"/>
          <w:tblLook w:val="0400" w:firstRow="0" w:lastRow="0" w:firstColumn="0" w:lastColumn="0" w:noHBand="0" w:noVBand="1"/>
          <w:tblPrExChange w:id="2410" w:author="Chasco, Brandon Edward" w:date="2020-08-26T10:36:00Z">
            <w:tblPrEx>
              <w:tblW w:w="10793" w:type="dxa"/>
              <w:tblLayout w:type="fixed"/>
              <w:tblLook w:val="0400" w:firstRow="0" w:lastRow="0" w:firstColumn="0" w:lastColumn="0" w:noHBand="0" w:noVBand="1"/>
            </w:tblPrEx>
          </w:tblPrExChange>
        </w:tblPrEx>
        <w:trPr>
          <w:trHeight w:val="300"/>
          <w:del w:id="2411" w:author="Chasco, Brandon Edward" w:date="2020-08-26T11:40:00Z"/>
          <w:trPrChange w:id="2412" w:author="Chasco, Brandon Edward" w:date="2020-08-26T10:36:00Z">
            <w:trPr>
              <w:trHeight w:val="300"/>
            </w:trPr>
          </w:trPrChange>
        </w:trPr>
        <w:tc>
          <w:tcPr>
            <w:tcW w:w="1080" w:type="dxa"/>
            <w:gridSpan w:val="2"/>
            <w:tcBorders>
              <w:top w:val="nil"/>
              <w:left w:val="nil"/>
              <w:right w:val="nil"/>
            </w:tcBorders>
            <w:shd w:val="clear" w:color="auto" w:fill="auto"/>
            <w:vAlign w:val="bottom"/>
            <w:tcPrChange w:id="2413" w:author="Chasco, Brandon Edward" w:date="2020-08-26T10:36:00Z">
              <w:tcPr>
                <w:tcW w:w="1260" w:type="dxa"/>
                <w:gridSpan w:val="3"/>
                <w:tcBorders>
                  <w:top w:val="nil"/>
                  <w:left w:val="nil"/>
                  <w:right w:val="nil"/>
                </w:tcBorders>
                <w:shd w:val="clear" w:color="auto" w:fill="auto"/>
                <w:vAlign w:val="bottom"/>
              </w:tcPr>
            </w:tcPrChange>
          </w:tcPr>
          <w:p w14:paraId="18423D46" w14:textId="47B0814D" w:rsidR="00B26111" w:rsidRPr="006226B0" w:rsidDel="00E1020B" w:rsidRDefault="00B26111" w:rsidP="00D9742C">
            <w:pPr>
              <w:spacing w:after="0" w:line="240" w:lineRule="auto"/>
              <w:jc w:val="center"/>
              <w:rPr>
                <w:del w:id="2414" w:author="Chasco, Brandon Edward" w:date="2020-08-26T11:40:00Z"/>
                <w:color w:val="000000"/>
                <w:sz w:val="22"/>
                <w:szCs w:val="22"/>
              </w:rPr>
            </w:pPr>
          </w:p>
        </w:tc>
        <w:tc>
          <w:tcPr>
            <w:tcW w:w="1001" w:type="dxa"/>
            <w:gridSpan w:val="3"/>
            <w:tcBorders>
              <w:top w:val="nil"/>
              <w:left w:val="nil"/>
              <w:right w:val="nil"/>
            </w:tcBorders>
            <w:shd w:val="clear" w:color="auto" w:fill="auto"/>
            <w:vAlign w:val="bottom"/>
            <w:tcPrChange w:id="2415" w:author="Chasco, Brandon Edward" w:date="2020-08-26T10:36:00Z">
              <w:tcPr>
                <w:tcW w:w="821" w:type="dxa"/>
                <w:tcBorders>
                  <w:top w:val="nil"/>
                  <w:left w:val="nil"/>
                  <w:right w:val="nil"/>
                </w:tcBorders>
                <w:shd w:val="clear" w:color="auto" w:fill="auto"/>
                <w:vAlign w:val="bottom"/>
              </w:tcPr>
            </w:tcPrChange>
          </w:tcPr>
          <w:p w14:paraId="40356632" w14:textId="595D551E" w:rsidR="00B26111" w:rsidRPr="006226B0" w:rsidDel="00E1020B" w:rsidRDefault="00B26111" w:rsidP="00D9742C">
            <w:pPr>
              <w:spacing w:after="0" w:line="240" w:lineRule="auto"/>
              <w:jc w:val="right"/>
              <w:rPr>
                <w:del w:id="2416" w:author="Chasco, Brandon Edward" w:date="2020-08-26T11:40:00Z"/>
                <w:color w:val="000000"/>
                <w:sz w:val="22"/>
                <w:szCs w:val="22"/>
              </w:rPr>
            </w:pPr>
            <w:del w:id="2417" w:author="Chasco, Brandon Edward" w:date="2020-08-26T11:40:00Z">
              <w:r w:rsidRPr="006226B0" w:rsidDel="00E1020B">
                <w:rPr>
                  <w:color w:val="000000"/>
                  <w:sz w:val="22"/>
                  <w:szCs w:val="22"/>
                </w:rPr>
                <w:delText>3.5882</w:delText>
              </w:r>
            </w:del>
          </w:p>
        </w:tc>
        <w:tc>
          <w:tcPr>
            <w:tcW w:w="780" w:type="dxa"/>
            <w:tcBorders>
              <w:top w:val="nil"/>
              <w:left w:val="nil"/>
              <w:right w:val="nil"/>
            </w:tcBorders>
            <w:shd w:val="clear" w:color="auto" w:fill="auto"/>
            <w:vAlign w:val="bottom"/>
            <w:tcPrChange w:id="2418" w:author="Chasco, Brandon Edward" w:date="2020-08-26T10:36:00Z">
              <w:tcPr>
                <w:tcW w:w="780" w:type="dxa"/>
                <w:tcBorders>
                  <w:top w:val="nil"/>
                  <w:left w:val="nil"/>
                  <w:right w:val="nil"/>
                </w:tcBorders>
                <w:shd w:val="clear" w:color="auto" w:fill="auto"/>
                <w:vAlign w:val="bottom"/>
              </w:tcPr>
            </w:tcPrChange>
          </w:tcPr>
          <w:p w14:paraId="5B9E55BE" w14:textId="6C973A2F" w:rsidR="00B26111" w:rsidRPr="006226B0" w:rsidDel="00E1020B" w:rsidRDefault="00B26111" w:rsidP="00D9742C">
            <w:pPr>
              <w:spacing w:after="0" w:line="240" w:lineRule="auto"/>
              <w:jc w:val="center"/>
              <w:rPr>
                <w:del w:id="2419" w:author="Chasco, Brandon Edward" w:date="2020-08-26T11:40:00Z"/>
                <w:color w:val="000000"/>
                <w:sz w:val="22"/>
                <w:szCs w:val="22"/>
              </w:rPr>
            </w:pPr>
            <w:del w:id="2420" w:author="Chasco, Brandon Edward" w:date="2020-08-26T11:40:00Z">
              <w:r w:rsidRPr="006226B0" w:rsidDel="00E1020B">
                <w:rPr>
                  <w:color w:val="000000"/>
                  <w:sz w:val="22"/>
                  <w:szCs w:val="22"/>
                </w:rPr>
                <w:delText>X</w:delText>
              </w:r>
            </w:del>
          </w:p>
        </w:tc>
        <w:tc>
          <w:tcPr>
            <w:tcW w:w="1140" w:type="dxa"/>
            <w:tcBorders>
              <w:top w:val="nil"/>
              <w:left w:val="nil"/>
              <w:right w:val="nil"/>
            </w:tcBorders>
            <w:shd w:val="clear" w:color="auto" w:fill="auto"/>
            <w:vAlign w:val="bottom"/>
            <w:tcPrChange w:id="2421" w:author="Chasco, Brandon Edward" w:date="2020-08-26T10:36:00Z">
              <w:tcPr>
                <w:tcW w:w="1140" w:type="dxa"/>
                <w:tcBorders>
                  <w:top w:val="nil"/>
                  <w:left w:val="nil"/>
                  <w:right w:val="nil"/>
                </w:tcBorders>
                <w:shd w:val="clear" w:color="auto" w:fill="auto"/>
                <w:vAlign w:val="bottom"/>
              </w:tcPr>
            </w:tcPrChange>
          </w:tcPr>
          <w:p w14:paraId="644C4219" w14:textId="00A0188F" w:rsidR="00B26111" w:rsidRPr="006226B0" w:rsidDel="00E1020B" w:rsidRDefault="00B26111" w:rsidP="00D9742C">
            <w:pPr>
              <w:spacing w:after="0" w:line="240" w:lineRule="auto"/>
              <w:jc w:val="center"/>
              <w:rPr>
                <w:del w:id="2422" w:author="Chasco, Brandon Edward" w:date="2020-08-26T11:40:00Z"/>
                <w:color w:val="000000"/>
                <w:sz w:val="22"/>
                <w:szCs w:val="22"/>
              </w:rPr>
            </w:pPr>
            <w:del w:id="2423" w:author="Chasco, Brandon Edward" w:date="2020-08-26T11:40:00Z">
              <w:r w:rsidRPr="006226B0" w:rsidDel="00E1020B">
                <w:rPr>
                  <w:color w:val="000000"/>
                  <w:sz w:val="22"/>
                  <w:szCs w:val="22"/>
                </w:rPr>
                <w:delText>N.E.</w:delText>
              </w:r>
            </w:del>
          </w:p>
        </w:tc>
        <w:tc>
          <w:tcPr>
            <w:tcW w:w="1072" w:type="dxa"/>
            <w:tcBorders>
              <w:top w:val="nil"/>
              <w:left w:val="nil"/>
              <w:right w:val="nil"/>
            </w:tcBorders>
            <w:shd w:val="clear" w:color="auto" w:fill="auto"/>
            <w:vAlign w:val="bottom"/>
            <w:tcPrChange w:id="2424" w:author="Chasco, Brandon Edward" w:date="2020-08-26T10:36:00Z">
              <w:tcPr>
                <w:tcW w:w="1072" w:type="dxa"/>
                <w:tcBorders>
                  <w:top w:val="nil"/>
                  <w:left w:val="nil"/>
                  <w:right w:val="nil"/>
                </w:tcBorders>
                <w:shd w:val="clear" w:color="auto" w:fill="auto"/>
                <w:vAlign w:val="bottom"/>
              </w:tcPr>
            </w:tcPrChange>
          </w:tcPr>
          <w:p w14:paraId="5C909E62" w14:textId="18DAE69D" w:rsidR="00B26111" w:rsidRPr="006226B0" w:rsidDel="00E1020B" w:rsidRDefault="00B26111" w:rsidP="00D9742C">
            <w:pPr>
              <w:spacing w:after="0" w:line="240" w:lineRule="auto"/>
              <w:jc w:val="center"/>
              <w:rPr>
                <w:del w:id="2425" w:author="Chasco, Brandon Edward" w:date="2020-08-26T11:40:00Z"/>
                <w:color w:val="000000"/>
                <w:sz w:val="22"/>
                <w:szCs w:val="22"/>
              </w:rPr>
            </w:pPr>
            <w:del w:id="2426" w:author="Chasco, Brandon Edward" w:date="2020-08-26T11:40:00Z">
              <w:r w:rsidRPr="006226B0" w:rsidDel="00E1020B">
                <w:rPr>
                  <w:color w:val="000000"/>
                  <w:sz w:val="22"/>
                  <w:szCs w:val="22"/>
                </w:rPr>
                <w:delText>X</w:delText>
              </w:r>
            </w:del>
          </w:p>
        </w:tc>
        <w:tc>
          <w:tcPr>
            <w:tcW w:w="1879" w:type="dxa"/>
            <w:tcBorders>
              <w:top w:val="nil"/>
              <w:left w:val="nil"/>
              <w:right w:val="nil"/>
            </w:tcBorders>
            <w:shd w:val="clear" w:color="auto" w:fill="auto"/>
            <w:vAlign w:val="bottom"/>
            <w:tcPrChange w:id="2427" w:author="Chasco, Brandon Edward" w:date="2020-08-26T10:36:00Z">
              <w:tcPr>
                <w:tcW w:w="1879" w:type="dxa"/>
                <w:tcBorders>
                  <w:top w:val="nil"/>
                  <w:left w:val="nil"/>
                  <w:right w:val="nil"/>
                </w:tcBorders>
                <w:shd w:val="clear" w:color="auto" w:fill="auto"/>
                <w:vAlign w:val="bottom"/>
              </w:tcPr>
            </w:tcPrChange>
          </w:tcPr>
          <w:p w14:paraId="3319059F" w14:textId="20CDE583" w:rsidR="00B26111" w:rsidRPr="006226B0" w:rsidDel="00E1020B" w:rsidRDefault="00B26111" w:rsidP="00D9742C">
            <w:pPr>
              <w:spacing w:after="0" w:line="240" w:lineRule="auto"/>
              <w:rPr>
                <w:del w:id="2428" w:author="Chasco, Brandon Edward" w:date="2020-08-26T11:40:00Z"/>
                <w:color w:val="000000"/>
                <w:sz w:val="22"/>
                <w:szCs w:val="22"/>
              </w:rPr>
            </w:pPr>
            <w:del w:id="2429" w:author="Chasco, Brandon Edward" w:date="2020-08-26T11:40:00Z">
              <w:r w:rsidRPr="006226B0" w:rsidDel="00E1020B">
                <w:rPr>
                  <w:color w:val="000000"/>
                  <w:sz w:val="22"/>
                  <w:szCs w:val="22"/>
                </w:rPr>
                <w:delText>ersstWAcoast.spr</w:delText>
              </w:r>
            </w:del>
          </w:p>
        </w:tc>
        <w:tc>
          <w:tcPr>
            <w:tcW w:w="1879" w:type="dxa"/>
            <w:tcBorders>
              <w:top w:val="nil"/>
              <w:left w:val="nil"/>
              <w:right w:val="nil"/>
            </w:tcBorders>
            <w:shd w:val="clear" w:color="auto" w:fill="auto"/>
            <w:vAlign w:val="bottom"/>
            <w:tcPrChange w:id="2430" w:author="Chasco, Brandon Edward" w:date="2020-08-26T10:36:00Z">
              <w:tcPr>
                <w:tcW w:w="1879" w:type="dxa"/>
                <w:tcBorders>
                  <w:top w:val="nil"/>
                  <w:left w:val="nil"/>
                  <w:right w:val="nil"/>
                </w:tcBorders>
                <w:shd w:val="clear" w:color="auto" w:fill="auto"/>
                <w:vAlign w:val="bottom"/>
              </w:tcPr>
            </w:tcPrChange>
          </w:tcPr>
          <w:p w14:paraId="61F96D71" w14:textId="15EA94B8" w:rsidR="00B26111" w:rsidRPr="006226B0" w:rsidDel="00E1020B" w:rsidRDefault="00B26111" w:rsidP="00D9742C">
            <w:pPr>
              <w:spacing w:after="0" w:line="240" w:lineRule="auto"/>
              <w:rPr>
                <w:del w:id="2431" w:author="Chasco, Brandon Edward" w:date="2020-08-26T11:40:00Z"/>
                <w:color w:val="000000"/>
                <w:sz w:val="22"/>
                <w:szCs w:val="22"/>
              </w:rPr>
            </w:pPr>
            <w:del w:id="2432" w:author="Chasco, Brandon Edward" w:date="2020-08-26T11:40:00Z">
              <w:r w:rsidRPr="006226B0" w:rsidDel="00E1020B">
                <w:rPr>
                  <w:color w:val="000000"/>
                  <w:sz w:val="22"/>
                  <w:szCs w:val="22"/>
                </w:rPr>
                <w:delText>npi.sum</w:delText>
              </w:r>
            </w:del>
          </w:p>
        </w:tc>
        <w:tc>
          <w:tcPr>
            <w:tcW w:w="1002" w:type="dxa"/>
            <w:tcBorders>
              <w:top w:val="nil"/>
              <w:left w:val="nil"/>
              <w:right w:val="nil"/>
            </w:tcBorders>
            <w:shd w:val="clear" w:color="auto" w:fill="auto"/>
            <w:vAlign w:val="bottom"/>
            <w:tcPrChange w:id="2433" w:author="Chasco, Brandon Edward" w:date="2020-08-26T10:36:00Z">
              <w:tcPr>
                <w:tcW w:w="1002" w:type="dxa"/>
                <w:tcBorders>
                  <w:top w:val="nil"/>
                  <w:left w:val="nil"/>
                  <w:right w:val="nil"/>
                </w:tcBorders>
                <w:shd w:val="clear" w:color="auto" w:fill="auto"/>
                <w:vAlign w:val="bottom"/>
              </w:tcPr>
            </w:tcPrChange>
          </w:tcPr>
          <w:p w14:paraId="38E8693C" w14:textId="63580290" w:rsidR="00B26111" w:rsidRPr="006226B0" w:rsidDel="00E1020B" w:rsidRDefault="00B26111" w:rsidP="00D9742C">
            <w:pPr>
              <w:spacing w:after="0" w:line="240" w:lineRule="auto"/>
              <w:jc w:val="right"/>
              <w:rPr>
                <w:del w:id="2434" w:author="Chasco, Brandon Edward" w:date="2020-08-26T11:40:00Z"/>
                <w:color w:val="000000"/>
                <w:sz w:val="22"/>
                <w:szCs w:val="22"/>
              </w:rPr>
            </w:pPr>
            <w:del w:id="2435" w:author="Chasco, Brandon Edward" w:date="2020-08-26T11:40:00Z">
              <w:r w:rsidRPr="006226B0" w:rsidDel="00E1020B">
                <w:rPr>
                  <w:color w:val="000000"/>
                  <w:sz w:val="22"/>
                  <w:szCs w:val="22"/>
                </w:rPr>
                <w:delText>0.00030</w:delText>
              </w:r>
            </w:del>
          </w:p>
        </w:tc>
        <w:tc>
          <w:tcPr>
            <w:tcW w:w="960" w:type="dxa"/>
            <w:tcBorders>
              <w:top w:val="nil"/>
              <w:left w:val="nil"/>
              <w:right w:val="nil"/>
            </w:tcBorders>
            <w:shd w:val="clear" w:color="auto" w:fill="auto"/>
            <w:vAlign w:val="bottom"/>
            <w:tcPrChange w:id="2436" w:author="Chasco, Brandon Edward" w:date="2020-08-26T10:36:00Z">
              <w:tcPr>
                <w:tcW w:w="960" w:type="dxa"/>
                <w:tcBorders>
                  <w:top w:val="nil"/>
                  <w:left w:val="nil"/>
                  <w:right w:val="nil"/>
                </w:tcBorders>
                <w:shd w:val="clear" w:color="auto" w:fill="auto"/>
                <w:vAlign w:val="bottom"/>
              </w:tcPr>
            </w:tcPrChange>
          </w:tcPr>
          <w:p w14:paraId="4719ECD3" w14:textId="42673AD9" w:rsidR="00B26111" w:rsidRPr="006226B0" w:rsidDel="00E1020B" w:rsidRDefault="00B26111" w:rsidP="00D9742C">
            <w:pPr>
              <w:spacing w:after="0" w:line="240" w:lineRule="auto"/>
              <w:jc w:val="center"/>
              <w:rPr>
                <w:del w:id="2437" w:author="Chasco, Brandon Edward" w:date="2020-08-26T11:40:00Z"/>
                <w:color w:val="000000"/>
                <w:sz w:val="22"/>
                <w:szCs w:val="22"/>
              </w:rPr>
            </w:pPr>
            <w:del w:id="2438" w:author="Chasco, Brandon Edward" w:date="2020-08-26T11:40:00Z">
              <w:r w:rsidRPr="006226B0" w:rsidDel="00E1020B">
                <w:rPr>
                  <w:color w:val="000000"/>
                  <w:sz w:val="22"/>
                  <w:szCs w:val="22"/>
                </w:rPr>
                <w:delText>TRUE</w:delText>
              </w:r>
            </w:del>
          </w:p>
        </w:tc>
      </w:tr>
      <w:tr w:rsidR="00B26111" w:rsidRPr="006226B0" w:rsidDel="00E1020B" w14:paraId="2835CA2C" w14:textId="318F35B1" w:rsidTr="005619A5">
        <w:tblPrEx>
          <w:tblW w:w="10793" w:type="dxa"/>
          <w:tblLayout w:type="fixed"/>
          <w:tblLook w:val="0400" w:firstRow="0" w:lastRow="0" w:firstColumn="0" w:lastColumn="0" w:noHBand="0" w:noVBand="1"/>
          <w:tblPrExChange w:id="2439" w:author="Chasco, Brandon Edward" w:date="2020-08-26T10:36:00Z">
            <w:tblPrEx>
              <w:tblW w:w="10793" w:type="dxa"/>
              <w:tblLayout w:type="fixed"/>
              <w:tblLook w:val="0400" w:firstRow="0" w:lastRow="0" w:firstColumn="0" w:lastColumn="0" w:noHBand="0" w:noVBand="1"/>
            </w:tblPrEx>
          </w:tblPrExChange>
        </w:tblPrEx>
        <w:trPr>
          <w:trHeight w:val="300"/>
          <w:del w:id="2440" w:author="Chasco, Brandon Edward" w:date="2020-08-26T11:40:00Z"/>
          <w:trPrChange w:id="2441" w:author="Chasco, Brandon Edward" w:date="2020-08-26T10:36:00Z">
            <w:trPr>
              <w:trHeight w:val="300"/>
            </w:trPr>
          </w:trPrChange>
        </w:trPr>
        <w:tc>
          <w:tcPr>
            <w:tcW w:w="1080" w:type="dxa"/>
            <w:gridSpan w:val="2"/>
            <w:tcBorders>
              <w:top w:val="nil"/>
              <w:left w:val="nil"/>
              <w:bottom w:val="single" w:sz="4" w:space="0" w:color="000000"/>
              <w:right w:val="nil"/>
            </w:tcBorders>
            <w:shd w:val="clear" w:color="auto" w:fill="auto"/>
            <w:vAlign w:val="bottom"/>
            <w:tcPrChange w:id="2442" w:author="Chasco, Brandon Edward" w:date="2020-08-26T10:36:00Z">
              <w:tcPr>
                <w:tcW w:w="1260" w:type="dxa"/>
                <w:gridSpan w:val="3"/>
                <w:tcBorders>
                  <w:top w:val="nil"/>
                  <w:left w:val="nil"/>
                  <w:bottom w:val="single" w:sz="4" w:space="0" w:color="000000"/>
                  <w:right w:val="nil"/>
                </w:tcBorders>
                <w:shd w:val="clear" w:color="auto" w:fill="auto"/>
                <w:vAlign w:val="bottom"/>
              </w:tcPr>
            </w:tcPrChange>
          </w:tcPr>
          <w:p w14:paraId="2153F8ED" w14:textId="53328226" w:rsidR="00B26111" w:rsidRPr="006226B0" w:rsidDel="00E1020B" w:rsidRDefault="00B26111" w:rsidP="00D9742C">
            <w:pPr>
              <w:spacing w:after="0" w:line="240" w:lineRule="auto"/>
              <w:jc w:val="center"/>
              <w:rPr>
                <w:del w:id="2443" w:author="Chasco, Brandon Edward" w:date="2020-08-26T11:40:00Z"/>
                <w:color w:val="000000"/>
                <w:sz w:val="22"/>
                <w:szCs w:val="22"/>
              </w:rPr>
            </w:pPr>
          </w:p>
        </w:tc>
        <w:tc>
          <w:tcPr>
            <w:tcW w:w="1001" w:type="dxa"/>
            <w:gridSpan w:val="3"/>
            <w:tcBorders>
              <w:top w:val="nil"/>
              <w:left w:val="nil"/>
              <w:bottom w:val="single" w:sz="4" w:space="0" w:color="000000"/>
              <w:right w:val="nil"/>
            </w:tcBorders>
            <w:shd w:val="clear" w:color="auto" w:fill="auto"/>
            <w:vAlign w:val="bottom"/>
            <w:tcPrChange w:id="2444" w:author="Chasco, Brandon Edward" w:date="2020-08-26T10:36:00Z">
              <w:tcPr>
                <w:tcW w:w="821" w:type="dxa"/>
                <w:tcBorders>
                  <w:top w:val="nil"/>
                  <w:left w:val="nil"/>
                  <w:bottom w:val="single" w:sz="4" w:space="0" w:color="000000"/>
                  <w:right w:val="nil"/>
                </w:tcBorders>
                <w:shd w:val="clear" w:color="auto" w:fill="auto"/>
                <w:vAlign w:val="bottom"/>
              </w:tcPr>
            </w:tcPrChange>
          </w:tcPr>
          <w:p w14:paraId="2D816800" w14:textId="4F7BD634" w:rsidR="00B26111" w:rsidRPr="006226B0" w:rsidDel="00E1020B" w:rsidRDefault="00B26111" w:rsidP="00D9742C">
            <w:pPr>
              <w:spacing w:after="0" w:line="240" w:lineRule="auto"/>
              <w:jc w:val="right"/>
              <w:rPr>
                <w:del w:id="2445" w:author="Chasco, Brandon Edward" w:date="2020-08-26T11:40:00Z"/>
                <w:color w:val="000000"/>
                <w:sz w:val="22"/>
                <w:szCs w:val="22"/>
              </w:rPr>
            </w:pPr>
            <w:del w:id="2446" w:author="Chasco, Brandon Edward" w:date="2020-08-26T11:40:00Z">
              <w:r w:rsidRPr="006226B0" w:rsidDel="00E1020B">
                <w:rPr>
                  <w:color w:val="000000"/>
                  <w:sz w:val="22"/>
                  <w:szCs w:val="22"/>
                </w:rPr>
                <w:delText>3.9492</w:delText>
              </w:r>
            </w:del>
          </w:p>
        </w:tc>
        <w:tc>
          <w:tcPr>
            <w:tcW w:w="780" w:type="dxa"/>
            <w:tcBorders>
              <w:top w:val="nil"/>
              <w:left w:val="nil"/>
              <w:bottom w:val="single" w:sz="4" w:space="0" w:color="000000"/>
              <w:right w:val="nil"/>
            </w:tcBorders>
            <w:shd w:val="clear" w:color="auto" w:fill="auto"/>
            <w:vAlign w:val="bottom"/>
            <w:tcPrChange w:id="2447" w:author="Chasco, Brandon Edward" w:date="2020-08-26T10:36:00Z">
              <w:tcPr>
                <w:tcW w:w="780" w:type="dxa"/>
                <w:tcBorders>
                  <w:top w:val="nil"/>
                  <w:left w:val="nil"/>
                  <w:bottom w:val="single" w:sz="4" w:space="0" w:color="000000"/>
                  <w:right w:val="nil"/>
                </w:tcBorders>
                <w:shd w:val="clear" w:color="auto" w:fill="auto"/>
                <w:vAlign w:val="bottom"/>
              </w:tcPr>
            </w:tcPrChange>
          </w:tcPr>
          <w:p w14:paraId="587FA1EA" w14:textId="5CD565F3" w:rsidR="00B26111" w:rsidRPr="006226B0" w:rsidDel="00E1020B" w:rsidRDefault="00B26111" w:rsidP="00D9742C">
            <w:pPr>
              <w:spacing w:after="0" w:line="240" w:lineRule="auto"/>
              <w:jc w:val="center"/>
              <w:rPr>
                <w:del w:id="2448" w:author="Chasco, Brandon Edward" w:date="2020-08-26T11:40:00Z"/>
                <w:color w:val="000000"/>
                <w:sz w:val="22"/>
                <w:szCs w:val="22"/>
              </w:rPr>
            </w:pPr>
            <w:del w:id="2449" w:author="Chasco, Brandon Edward" w:date="2020-08-26T11:40:00Z">
              <w:r w:rsidRPr="006226B0" w:rsidDel="00E1020B">
                <w:rPr>
                  <w:color w:val="000000"/>
                  <w:sz w:val="22"/>
                  <w:szCs w:val="22"/>
                </w:rPr>
                <w:delText>X</w:delText>
              </w:r>
            </w:del>
          </w:p>
        </w:tc>
        <w:tc>
          <w:tcPr>
            <w:tcW w:w="1140" w:type="dxa"/>
            <w:tcBorders>
              <w:top w:val="nil"/>
              <w:left w:val="nil"/>
              <w:bottom w:val="single" w:sz="4" w:space="0" w:color="000000"/>
              <w:right w:val="nil"/>
            </w:tcBorders>
            <w:shd w:val="clear" w:color="auto" w:fill="auto"/>
            <w:vAlign w:val="bottom"/>
            <w:tcPrChange w:id="2450" w:author="Chasco, Brandon Edward" w:date="2020-08-26T10:36:00Z">
              <w:tcPr>
                <w:tcW w:w="1140" w:type="dxa"/>
                <w:tcBorders>
                  <w:top w:val="nil"/>
                  <w:left w:val="nil"/>
                  <w:bottom w:val="single" w:sz="4" w:space="0" w:color="000000"/>
                  <w:right w:val="nil"/>
                </w:tcBorders>
                <w:shd w:val="clear" w:color="auto" w:fill="auto"/>
                <w:vAlign w:val="bottom"/>
              </w:tcPr>
            </w:tcPrChange>
          </w:tcPr>
          <w:p w14:paraId="337366A6" w14:textId="01B50C0C" w:rsidR="00B26111" w:rsidRPr="006226B0" w:rsidDel="00E1020B" w:rsidRDefault="00B26111" w:rsidP="00D9742C">
            <w:pPr>
              <w:spacing w:after="0" w:line="240" w:lineRule="auto"/>
              <w:jc w:val="center"/>
              <w:rPr>
                <w:del w:id="2451" w:author="Chasco, Brandon Edward" w:date="2020-08-26T11:40:00Z"/>
                <w:color w:val="000000"/>
                <w:sz w:val="22"/>
                <w:szCs w:val="22"/>
              </w:rPr>
            </w:pPr>
            <w:del w:id="2452" w:author="Chasco, Brandon Edward" w:date="2020-08-26T11:40:00Z">
              <w:r w:rsidRPr="006226B0" w:rsidDel="00E1020B">
                <w:rPr>
                  <w:color w:val="000000"/>
                  <w:sz w:val="22"/>
                  <w:szCs w:val="22"/>
                </w:rPr>
                <w:delText>N.E.</w:delText>
              </w:r>
            </w:del>
          </w:p>
        </w:tc>
        <w:tc>
          <w:tcPr>
            <w:tcW w:w="1072" w:type="dxa"/>
            <w:tcBorders>
              <w:top w:val="nil"/>
              <w:left w:val="nil"/>
              <w:bottom w:val="single" w:sz="4" w:space="0" w:color="000000"/>
              <w:right w:val="nil"/>
            </w:tcBorders>
            <w:shd w:val="clear" w:color="auto" w:fill="auto"/>
            <w:vAlign w:val="bottom"/>
            <w:tcPrChange w:id="2453" w:author="Chasco, Brandon Edward" w:date="2020-08-26T10:36:00Z">
              <w:tcPr>
                <w:tcW w:w="1072" w:type="dxa"/>
                <w:tcBorders>
                  <w:top w:val="nil"/>
                  <w:left w:val="nil"/>
                  <w:bottom w:val="single" w:sz="4" w:space="0" w:color="000000"/>
                  <w:right w:val="nil"/>
                </w:tcBorders>
                <w:shd w:val="clear" w:color="auto" w:fill="auto"/>
                <w:vAlign w:val="bottom"/>
              </w:tcPr>
            </w:tcPrChange>
          </w:tcPr>
          <w:p w14:paraId="6D35C392" w14:textId="199BEA00" w:rsidR="00B26111" w:rsidRPr="006226B0" w:rsidDel="00E1020B" w:rsidRDefault="00B26111" w:rsidP="00D9742C">
            <w:pPr>
              <w:spacing w:after="0" w:line="240" w:lineRule="auto"/>
              <w:jc w:val="center"/>
              <w:rPr>
                <w:del w:id="2454" w:author="Chasco, Brandon Edward" w:date="2020-08-26T11:40:00Z"/>
                <w:color w:val="000000"/>
                <w:sz w:val="22"/>
                <w:szCs w:val="22"/>
              </w:rPr>
            </w:pPr>
            <w:del w:id="2455" w:author="Chasco, Brandon Edward" w:date="2020-08-26T11:40:00Z">
              <w:r w:rsidRPr="006226B0" w:rsidDel="00E1020B">
                <w:rPr>
                  <w:color w:val="000000"/>
                  <w:sz w:val="22"/>
                  <w:szCs w:val="22"/>
                </w:rPr>
                <w:delText>X</w:delText>
              </w:r>
            </w:del>
          </w:p>
        </w:tc>
        <w:tc>
          <w:tcPr>
            <w:tcW w:w="1879" w:type="dxa"/>
            <w:tcBorders>
              <w:top w:val="nil"/>
              <w:left w:val="nil"/>
              <w:bottom w:val="single" w:sz="4" w:space="0" w:color="000000"/>
              <w:right w:val="nil"/>
            </w:tcBorders>
            <w:shd w:val="clear" w:color="auto" w:fill="auto"/>
            <w:vAlign w:val="bottom"/>
            <w:tcPrChange w:id="2456" w:author="Chasco, Brandon Edward" w:date="2020-08-26T10:36:00Z">
              <w:tcPr>
                <w:tcW w:w="1879" w:type="dxa"/>
                <w:tcBorders>
                  <w:top w:val="nil"/>
                  <w:left w:val="nil"/>
                  <w:bottom w:val="single" w:sz="4" w:space="0" w:color="000000"/>
                  <w:right w:val="nil"/>
                </w:tcBorders>
                <w:shd w:val="clear" w:color="auto" w:fill="auto"/>
                <w:vAlign w:val="bottom"/>
              </w:tcPr>
            </w:tcPrChange>
          </w:tcPr>
          <w:p w14:paraId="429CAD01" w14:textId="0D6CB9FA" w:rsidR="00B26111" w:rsidRPr="006226B0" w:rsidDel="00E1020B" w:rsidRDefault="00B26111" w:rsidP="00D9742C">
            <w:pPr>
              <w:spacing w:after="0" w:line="240" w:lineRule="auto"/>
              <w:rPr>
                <w:del w:id="2457" w:author="Chasco, Brandon Edward" w:date="2020-08-26T11:40:00Z"/>
                <w:color w:val="000000"/>
                <w:sz w:val="22"/>
                <w:szCs w:val="22"/>
              </w:rPr>
            </w:pPr>
            <w:del w:id="2458" w:author="Chasco, Brandon Edward" w:date="2020-08-26T11:40:00Z">
              <w:r w:rsidRPr="006226B0" w:rsidDel="00E1020B">
                <w:rPr>
                  <w:color w:val="000000"/>
                  <w:sz w:val="22"/>
                  <w:szCs w:val="22"/>
                </w:rPr>
                <w:delText>cui.spr</w:delText>
              </w:r>
            </w:del>
          </w:p>
        </w:tc>
        <w:tc>
          <w:tcPr>
            <w:tcW w:w="1879" w:type="dxa"/>
            <w:tcBorders>
              <w:top w:val="nil"/>
              <w:left w:val="nil"/>
              <w:bottom w:val="single" w:sz="4" w:space="0" w:color="000000"/>
              <w:right w:val="nil"/>
            </w:tcBorders>
            <w:shd w:val="clear" w:color="auto" w:fill="auto"/>
            <w:vAlign w:val="bottom"/>
            <w:tcPrChange w:id="2459" w:author="Chasco, Brandon Edward" w:date="2020-08-26T10:36:00Z">
              <w:tcPr>
                <w:tcW w:w="1879" w:type="dxa"/>
                <w:tcBorders>
                  <w:top w:val="nil"/>
                  <w:left w:val="nil"/>
                  <w:bottom w:val="single" w:sz="4" w:space="0" w:color="000000"/>
                  <w:right w:val="nil"/>
                </w:tcBorders>
                <w:shd w:val="clear" w:color="auto" w:fill="auto"/>
                <w:vAlign w:val="bottom"/>
              </w:tcPr>
            </w:tcPrChange>
          </w:tcPr>
          <w:p w14:paraId="0FA5C7AC" w14:textId="1F276A3D" w:rsidR="00B26111" w:rsidRPr="006226B0" w:rsidDel="00E1020B" w:rsidRDefault="00B26111" w:rsidP="00D9742C">
            <w:pPr>
              <w:spacing w:after="0" w:line="240" w:lineRule="auto"/>
              <w:rPr>
                <w:del w:id="2460" w:author="Chasco, Brandon Edward" w:date="2020-08-26T11:40:00Z"/>
                <w:color w:val="000000"/>
                <w:sz w:val="22"/>
                <w:szCs w:val="22"/>
              </w:rPr>
            </w:pPr>
            <w:del w:id="2461" w:author="Chasco, Brandon Edward" w:date="2020-08-26T11:40:00Z">
              <w:r w:rsidRPr="006226B0" w:rsidDel="00E1020B">
                <w:rPr>
                  <w:color w:val="000000"/>
                  <w:sz w:val="22"/>
                  <w:szCs w:val="22"/>
                </w:rPr>
                <w:delText>pdo.win</w:delText>
              </w:r>
            </w:del>
          </w:p>
        </w:tc>
        <w:tc>
          <w:tcPr>
            <w:tcW w:w="1002" w:type="dxa"/>
            <w:tcBorders>
              <w:top w:val="nil"/>
              <w:left w:val="nil"/>
              <w:bottom w:val="single" w:sz="4" w:space="0" w:color="000000"/>
              <w:right w:val="nil"/>
            </w:tcBorders>
            <w:shd w:val="clear" w:color="auto" w:fill="auto"/>
            <w:vAlign w:val="bottom"/>
            <w:tcPrChange w:id="2462" w:author="Chasco, Brandon Edward" w:date="2020-08-26T10:36:00Z">
              <w:tcPr>
                <w:tcW w:w="1002" w:type="dxa"/>
                <w:tcBorders>
                  <w:top w:val="nil"/>
                  <w:left w:val="nil"/>
                  <w:bottom w:val="single" w:sz="4" w:space="0" w:color="000000"/>
                  <w:right w:val="nil"/>
                </w:tcBorders>
                <w:shd w:val="clear" w:color="auto" w:fill="auto"/>
                <w:vAlign w:val="bottom"/>
              </w:tcPr>
            </w:tcPrChange>
          </w:tcPr>
          <w:p w14:paraId="65E9CFD3" w14:textId="46236566" w:rsidR="00B26111" w:rsidRPr="006226B0" w:rsidDel="00E1020B" w:rsidRDefault="00B26111" w:rsidP="00D9742C">
            <w:pPr>
              <w:spacing w:after="0" w:line="240" w:lineRule="auto"/>
              <w:jc w:val="right"/>
              <w:rPr>
                <w:del w:id="2463" w:author="Chasco, Brandon Edward" w:date="2020-08-26T11:40:00Z"/>
                <w:color w:val="000000"/>
                <w:sz w:val="22"/>
                <w:szCs w:val="22"/>
              </w:rPr>
            </w:pPr>
            <w:del w:id="2464" w:author="Chasco, Brandon Edward" w:date="2020-08-26T11:40:00Z">
              <w:r w:rsidRPr="006226B0" w:rsidDel="00E1020B">
                <w:rPr>
                  <w:color w:val="000000"/>
                  <w:sz w:val="22"/>
                  <w:szCs w:val="22"/>
                </w:rPr>
                <w:delText>0.00001</w:delText>
              </w:r>
            </w:del>
          </w:p>
        </w:tc>
        <w:tc>
          <w:tcPr>
            <w:tcW w:w="960" w:type="dxa"/>
            <w:tcBorders>
              <w:top w:val="nil"/>
              <w:left w:val="nil"/>
              <w:bottom w:val="single" w:sz="4" w:space="0" w:color="000000"/>
              <w:right w:val="nil"/>
            </w:tcBorders>
            <w:shd w:val="clear" w:color="auto" w:fill="auto"/>
            <w:vAlign w:val="bottom"/>
            <w:tcPrChange w:id="2465" w:author="Chasco, Brandon Edward" w:date="2020-08-26T10:36:00Z">
              <w:tcPr>
                <w:tcW w:w="960" w:type="dxa"/>
                <w:tcBorders>
                  <w:top w:val="nil"/>
                  <w:left w:val="nil"/>
                  <w:bottom w:val="single" w:sz="4" w:space="0" w:color="000000"/>
                  <w:right w:val="nil"/>
                </w:tcBorders>
                <w:shd w:val="clear" w:color="auto" w:fill="auto"/>
                <w:vAlign w:val="bottom"/>
              </w:tcPr>
            </w:tcPrChange>
          </w:tcPr>
          <w:p w14:paraId="55D6B049" w14:textId="56F5DF95" w:rsidR="00B26111" w:rsidRPr="006226B0" w:rsidDel="00E1020B" w:rsidRDefault="00B26111" w:rsidP="00D9742C">
            <w:pPr>
              <w:spacing w:after="0" w:line="240" w:lineRule="auto"/>
              <w:jc w:val="center"/>
              <w:rPr>
                <w:del w:id="2466" w:author="Chasco, Brandon Edward" w:date="2020-08-26T11:40:00Z"/>
                <w:color w:val="000000"/>
                <w:sz w:val="22"/>
                <w:szCs w:val="22"/>
              </w:rPr>
            </w:pPr>
            <w:del w:id="2467" w:author="Chasco, Brandon Edward" w:date="2020-08-26T11:40:00Z">
              <w:r w:rsidRPr="006226B0" w:rsidDel="00E1020B">
                <w:rPr>
                  <w:color w:val="000000"/>
                  <w:sz w:val="22"/>
                  <w:szCs w:val="22"/>
                </w:rPr>
                <w:delText>TRUE</w:delText>
              </w:r>
            </w:del>
          </w:p>
        </w:tc>
      </w:tr>
    </w:tbl>
    <w:p w14:paraId="3299B1CF" w14:textId="5E0B839E" w:rsidR="00B26111" w:rsidRPr="006226B0" w:rsidDel="00E1020B" w:rsidRDefault="00B26111" w:rsidP="00B26111">
      <w:pPr>
        <w:rPr>
          <w:del w:id="2468" w:author="Chasco, Brandon Edward" w:date="2020-08-26T11:40:00Z"/>
        </w:rPr>
      </w:pPr>
    </w:p>
    <w:p w14:paraId="4D47120A" w14:textId="7AC526B3" w:rsidR="00B26111" w:rsidRPr="006226B0" w:rsidDel="00E1020B" w:rsidRDefault="00B26111" w:rsidP="00B26111">
      <w:pPr>
        <w:spacing w:after="0" w:line="240" w:lineRule="auto"/>
        <w:rPr>
          <w:del w:id="2469" w:author="Chasco, Brandon Edward" w:date="2020-08-26T11:40:00Z"/>
        </w:rPr>
      </w:pPr>
      <w:del w:id="2470" w:author="Chasco, Brandon Edward" w:date="2020-08-26T11:40:00Z">
        <w:r w:rsidRPr="006226B0" w:rsidDel="00E1020B">
          <w:br w:type="page"/>
        </w:r>
      </w:del>
    </w:p>
    <w:p w14:paraId="3A8BDA2E" w14:textId="6847F3C3" w:rsidR="00B26111" w:rsidRPr="006226B0" w:rsidDel="00E1020B" w:rsidRDefault="00CB353E" w:rsidP="00B26111">
      <w:pPr>
        <w:pBdr>
          <w:top w:val="nil"/>
          <w:left w:val="nil"/>
          <w:bottom w:val="nil"/>
          <w:right w:val="nil"/>
          <w:between w:val="nil"/>
        </w:pBdr>
        <w:spacing w:after="200"/>
        <w:rPr>
          <w:del w:id="2471" w:author="Chasco, Brandon Edward" w:date="2020-08-26T11:40:00Z"/>
          <w:color w:val="000000"/>
        </w:rPr>
      </w:pPr>
      <w:del w:id="2472" w:author="Chasco, Brandon Edward" w:date="2020-08-26T11:40:00Z">
        <w:r w:rsidDel="00E1020B">
          <w:rPr>
            <w:color w:val="000000"/>
          </w:rPr>
          <w:fldChar w:fldCharType="begin"/>
        </w:r>
        <w:r w:rsidDel="00E1020B">
          <w:rPr>
            <w:color w:val="000000"/>
          </w:rPr>
          <w:delInstrText xml:space="preserve"> REF _Ref39755717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5</w:delText>
        </w:r>
        <w:r w:rsidR="00D27709" w:rsidDel="00E1020B">
          <w:delText>.</w:delText>
        </w:r>
        <w:r w:rsidR="00D27709" w:rsidRPr="00B166D4" w:rsidDel="00E1020B">
          <w:delText xml:space="preserve"> Estimated fixed effects for the model with lowest marginal AIC values for wild spring/summer Chinook salmon, and the models with the lowest marginal AIC for hatchery fish with and without a random day effect included (N.E. means not estimated).</w:delText>
        </w:r>
        <w:r w:rsidDel="00E1020B">
          <w:rPr>
            <w:color w:val="000000"/>
          </w:rPr>
          <w:fldChar w:fldCharType="end"/>
        </w:r>
      </w:del>
    </w:p>
    <w:tbl>
      <w:tblPr>
        <w:tblStyle w:val="a3"/>
        <w:tblW w:w="10489" w:type="dxa"/>
        <w:tblLayout w:type="fixed"/>
        <w:tblLook w:val="0400" w:firstRow="0" w:lastRow="0" w:firstColumn="0" w:lastColumn="0" w:noHBand="0" w:noVBand="1"/>
        <w:tblPrChange w:id="2473" w:author="Chasco, Brandon Edward" w:date="2020-08-26T10:36:00Z">
          <w:tblPr>
            <w:tblStyle w:val="a3"/>
            <w:tblW w:w="10323" w:type="dxa"/>
            <w:tblLayout w:type="fixed"/>
            <w:tblLook w:val="0400" w:firstRow="0" w:lastRow="0" w:firstColumn="0" w:lastColumn="0" w:noHBand="0" w:noVBand="1"/>
          </w:tblPr>
        </w:tblPrChange>
      </w:tblPr>
      <w:tblGrid>
        <w:gridCol w:w="2218"/>
        <w:gridCol w:w="1109"/>
        <w:gridCol w:w="2522"/>
        <w:gridCol w:w="2320"/>
        <w:gridCol w:w="2320"/>
        <w:tblGridChange w:id="2474">
          <w:tblGrid>
            <w:gridCol w:w="2183"/>
            <w:gridCol w:w="1092"/>
            <w:gridCol w:w="2482"/>
            <w:gridCol w:w="2283"/>
            <w:gridCol w:w="2283"/>
          </w:tblGrid>
        </w:tblGridChange>
      </w:tblGrid>
      <w:tr w:rsidR="00B26111" w:rsidRPr="006226B0" w:rsidDel="00E1020B" w14:paraId="0F9FFFA1" w14:textId="0CCC5F9E" w:rsidTr="007A30C3">
        <w:trPr>
          <w:trHeight w:val="318"/>
          <w:del w:id="2475" w:author="Chasco, Brandon Edward" w:date="2020-08-26T11:40:00Z"/>
          <w:trPrChange w:id="2476" w:author="Chasco, Brandon Edward" w:date="2020-08-26T10:36:00Z">
            <w:trPr>
              <w:trHeight w:val="313"/>
            </w:trPr>
          </w:trPrChange>
        </w:trPr>
        <w:tc>
          <w:tcPr>
            <w:tcW w:w="2218" w:type="dxa"/>
            <w:tcBorders>
              <w:top w:val="single" w:sz="4" w:space="0" w:color="000000"/>
              <w:left w:val="nil"/>
              <w:right w:val="nil"/>
            </w:tcBorders>
            <w:shd w:val="clear" w:color="auto" w:fill="auto"/>
            <w:vAlign w:val="bottom"/>
            <w:tcPrChange w:id="2477" w:author="Chasco, Brandon Edward" w:date="2020-08-26T10:36:00Z">
              <w:tcPr>
                <w:tcW w:w="2184" w:type="dxa"/>
                <w:tcBorders>
                  <w:top w:val="single" w:sz="4" w:space="0" w:color="000000"/>
                  <w:left w:val="nil"/>
                  <w:right w:val="nil"/>
                </w:tcBorders>
                <w:shd w:val="clear" w:color="auto" w:fill="auto"/>
                <w:vAlign w:val="bottom"/>
              </w:tcPr>
            </w:tcPrChange>
          </w:tcPr>
          <w:p w14:paraId="223DFAAB" w14:textId="2B5F6332" w:rsidR="00B26111" w:rsidRPr="00B166D4" w:rsidDel="00E1020B" w:rsidRDefault="00B26111" w:rsidP="00D9742C">
            <w:pPr>
              <w:spacing w:after="0" w:line="240" w:lineRule="auto"/>
              <w:jc w:val="center"/>
              <w:rPr>
                <w:del w:id="2478" w:author="Chasco, Brandon Edward" w:date="2020-08-26T11:40:00Z"/>
                <w:sz w:val="22"/>
                <w:szCs w:val="22"/>
              </w:rPr>
            </w:pPr>
          </w:p>
        </w:tc>
        <w:tc>
          <w:tcPr>
            <w:tcW w:w="1109" w:type="dxa"/>
            <w:tcBorders>
              <w:top w:val="single" w:sz="4" w:space="0" w:color="000000"/>
              <w:left w:val="nil"/>
              <w:right w:val="nil"/>
            </w:tcBorders>
            <w:tcPrChange w:id="2479" w:author="Chasco, Brandon Edward" w:date="2020-08-26T10:36:00Z">
              <w:tcPr>
                <w:tcW w:w="1092" w:type="dxa"/>
                <w:tcBorders>
                  <w:top w:val="single" w:sz="4" w:space="0" w:color="000000"/>
                  <w:left w:val="nil"/>
                  <w:right w:val="nil"/>
                </w:tcBorders>
              </w:tcPr>
            </w:tcPrChange>
          </w:tcPr>
          <w:p w14:paraId="3EC63170" w14:textId="056D4976" w:rsidR="00B26111" w:rsidRPr="00B166D4" w:rsidDel="00E1020B" w:rsidRDefault="00B26111" w:rsidP="00D9742C">
            <w:pPr>
              <w:spacing w:after="0" w:line="240" w:lineRule="auto"/>
              <w:jc w:val="center"/>
              <w:rPr>
                <w:del w:id="2480" w:author="Chasco, Brandon Edward" w:date="2020-08-26T11:40:00Z"/>
                <w:color w:val="000000"/>
                <w:sz w:val="22"/>
                <w:szCs w:val="22"/>
              </w:rPr>
            </w:pPr>
          </w:p>
        </w:tc>
        <w:tc>
          <w:tcPr>
            <w:tcW w:w="4842" w:type="dxa"/>
            <w:gridSpan w:val="2"/>
            <w:tcBorders>
              <w:top w:val="single" w:sz="4" w:space="0" w:color="000000"/>
              <w:left w:val="nil"/>
              <w:bottom w:val="single" w:sz="4" w:space="0" w:color="000000"/>
              <w:right w:val="nil"/>
            </w:tcBorders>
            <w:shd w:val="clear" w:color="auto" w:fill="auto"/>
            <w:vAlign w:val="bottom"/>
            <w:tcPrChange w:id="2481" w:author="Chasco, Brandon Edward" w:date="2020-08-26T10:36:00Z">
              <w:tcPr>
                <w:tcW w:w="4765" w:type="dxa"/>
                <w:gridSpan w:val="2"/>
                <w:tcBorders>
                  <w:top w:val="single" w:sz="4" w:space="0" w:color="000000"/>
                  <w:left w:val="nil"/>
                  <w:bottom w:val="single" w:sz="4" w:space="0" w:color="000000"/>
                  <w:right w:val="nil"/>
                </w:tcBorders>
                <w:shd w:val="clear" w:color="auto" w:fill="auto"/>
                <w:vAlign w:val="bottom"/>
              </w:tcPr>
            </w:tcPrChange>
          </w:tcPr>
          <w:p w14:paraId="54635BD2" w14:textId="4CA7F49B" w:rsidR="00B26111" w:rsidRPr="00B166D4" w:rsidDel="00E1020B" w:rsidRDefault="00B26111" w:rsidP="00D9742C">
            <w:pPr>
              <w:spacing w:after="0" w:line="240" w:lineRule="auto"/>
              <w:jc w:val="center"/>
              <w:rPr>
                <w:del w:id="2482" w:author="Chasco, Brandon Edward" w:date="2020-08-26T11:40:00Z"/>
                <w:color w:val="000000"/>
                <w:sz w:val="22"/>
                <w:szCs w:val="22"/>
              </w:rPr>
            </w:pPr>
            <w:del w:id="2483" w:author="Chasco, Brandon Edward" w:date="2020-08-26T11:40:00Z">
              <w:r w:rsidRPr="00B166D4" w:rsidDel="00E1020B">
                <w:rPr>
                  <w:color w:val="000000"/>
                  <w:sz w:val="22"/>
                  <w:szCs w:val="22"/>
                </w:rPr>
                <w:delText>Hatchery</w:delText>
              </w:r>
            </w:del>
          </w:p>
        </w:tc>
        <w:tc>
          <w:tcPr>
            <w:tcW w:w="2320" w:type="dxa"/>
            <w:tcBorders>
              <w:top w:val="single" w:sz="4" w:space="0" w:color="000000"/>
              <w:left w:val="nil"/>
              <w:right w:val="nil"/>
            </w:tcBorders>
            <w:tcPrChange w:id="2484" w:author="Chasco, Brandon Edward" w:date="2020-08-26T10:36:00Z">
              <w:tcPr>
                <w:tcW w:w="2283" w:type="dxa"/>
                <w:tcBorders>
                  <w:top w:val="single" w:sz="4" w:space="0" w:color="000000"/>
                  <w:left w:val="nil"/>
                  <w:right w:val="nil"/>
                </w:tcBorders>
              </w:tcPr>
            </w:tcPrChange>
          </w:tcPr>
          <w:p w14:paraId="02C661BB" w14:textId="625FB5C0" w:rsidR="00B26111" w:rsidRPr="00B166D4" w:rsidDel="00E1020B" w:rsidRDefault="00B26111" w:rsidP="00D9742C">
            <w:pPr>
              <w:spacing w:after="0" w:line="240" w:lineRule="auto"/>
              <w:jc w:val="center"/>
              <w:rPr>
                <w:del w:id="2485" w:author="Chasco, Brandon Edward" w:date="2020-08-26T11:40:00Z"/>
                <w:color w:val="000000"/>
                <w:sz w:val="22"/>
                <w:szCs w:val="22"/>
              </w:rPr>
            </w:pPr>
            <w:del w:id="2486" w:author="Chasco, Brandon Edward" w:date="2020-08-26T11:40:00Z">
              <w:r w:rsidRPr="00B166D4" w:rsidDel="00E1020B">
                <w:rPr>
                  <w:color w:val="000000"/>
                  <w:sz w:val="22"/>
                  <w:szCs w:val="22"/>
                </w:rPr>
                <w:delText>Wild</w:delText>
              </w:r>
            </w:del>
          </w:p>
        </w:tc>
      </w:tr>
      <w:tr w:rsidR="00B26111" w:rsidRPr="006226B0" w:rsidDel="00E1020B" w14:paraId="710F01C7" w14:textId="3CA8650F" w:rsidTr="007A30C3">
        <w:trPr>
          <w:trHeight w:val="318"/>
          <w:del w:id="2487" w:author="Chasco, Brandon Edward" w:date="2020-08-26T11:40:00Z"/>
          <w:trPrChange w:id="2488" w:author="Chasco, Brandon Edward" w:date="2020-08-26T10:36:00Z">
            <w:trPr>
              <w:trHeight w:val="313"/>
            </w:trPr>
          </w:trPrChange>
        </w:trPr>
        <w:tc>
          <w:tcPr>
            <w:tcW w:w="2218" w:type="dxa"/>
            <w:tcBorders>
              <w:left w:val="nil"/>
              <w:bottom w:val="single" w:sz="4" w:space="0" w:color="000000"/>
              <w:right w:val="nil"/>
            </w:tcBorders>
            <w:shd w:val="clear" w:color="auto" w:fill="auto"/>
            <w:vAlign w:val="bottom"/>
            <w:tcPrChange w:id="2489" w:author="Chasco, Brandon Edward" w:date="2020-08-26T10:36:00Z">
              <w:tcPr>
                <w:tcW w:w="2184" w:type="dxa"/>
                <w:tcBorders>
                  <w:left w:val="nil"/>
                  <w:bottom w:val="single" w:sz="4" w:space="0" w:color="000000"/>
                  <w:right w:val="nil"/>
                </w:tcBorders>
                <w:shd w:val="clear" w:color="auto" w:fill="auto"/>
                <w:vAlign w:val="bottom"/>
              </w:tcPr>
            </w:tcPrChange>
          </w:tcPr>
          <w:p w14:paraId="081E7BEA" w14:textId="177CF436" w:rsidR="00B26111" w:rsidRPr="006226B0" w:rsidDel="00E1020B" w:rsidRDefault="00B26111" w:rsidP="00D9742C">
            <w:pPr>
              <w:spacing w:after="0" w:line="240" w:lineRule="auto"/>
              <w:jc w:val="center"/>
              <w:rPr>
                <w:del w:id="2490" w:author="Chasco, Brandon Edward" w:date="2020-08-26T11:40:00Z"/>
                <w:sz w:val="22"/>
                <w:szCs w:val="22"/>
              </w:rPr>
            </w:pPr>
            <w:del w:id="2491" w:author="Chasco, Brandon Edward" w:date="2020-08-26T11:40:00Z">
              <w:r w:rsidRPr="006226B0" w:rsidDel="00E1020B">
                <w:rPr>
                  <w:sz w:val="22"/>
                  <w:szCs w:val="22"/>
                </w:rPr>
                <w:delText>Parameter description</w:delText>
              </w:r>
            </w:del>
          </w:p>
        </w:tc>
        <w:tc>
          <w:tcPr>
            <w:tcW w:w="1109" w:type="dxa"/>
            <w:tcBorders>
              <w:left w:val="nil"/>
              <w:bottom w:val="single" w:sz="4" w:space="0" w:color="000000"/>
              <w:right w:val="nil"/>
            </w:tcBorders>
            <w:tcPrChange w:id="2492" w:author="Chasco, Brandon Edward" w:date="2020-08-26T10:36:00Z">
              <w:tcPr>
                <w:tcW w:w="1092" w:type="dxa"/>
                <w:tcBorders>
                  <w:left w:val="nil"/>
                  <w:bottom w:val="single" w:sz="4" w:space="0" w:color="000000"/>
                  <w:right w:val="nil"/>
                </w:tcBorders>
              </w:tcPr>
            </w:tcPrChange>
          </w:tcPr>
          <w:p w14:paraId="148481DF" w14:textId="2FB17DDB" w:rsidR="00B26111" w:rsidRPr="006226B0" w:rsidDel="00E1020B" w:rsidRDefault="00B26111" w:rsidP="00D9742C">
            <w:pPr>
              <w:spacing w:after="0" w:line="240" w:lineRule="auto"/>
              <w:jc w:val="center"/>
              <w:rPr>
                <w:del w:id="2493" w:author="Chasco, Brandon Edward" w:date="2020-08-26T11:40:00Z"/>
                <w:color w:val="000000"/>
                <w:sz w:val="22"/>
                <w:szCs w:val="22"/>
              </w:rPr>
            </w:pPr>
            <w:del w:id="2494" w:author="Chasco, Brandon Edward" w:date="2020-08-26T11:40:00Z">
              <w:r w:rsidRPr="006226B0" w:rsidDel="00E1020B">
                <w:rPr>
                  <w:color w:val="000000"/>
                  <w:sz w:val="22"/>
                  <w:szCs w:val="22"/>
                </w:rPr>
                <w:delText>Symbol</w:delText>
              </w:r>
            </w:del>
          </w:p>
        </w:tc>
        <w:tc>
          <w:tcPr>
            <w:tcW w:w="2522" w:type="dxa"/>
            <w:tcBorders>
              <w:top w:val="single" w:sz="4" w:space="0" w:color="000000"/>
              <w:left w:val="nil"/>
              <w:bottom w:val="single" w:sz="4" w:space="0" w:color="000000"/>
              <w:right w:val="nil"/>
            </w:tcBorders>
            <w:shd w:val="clear" w:color="auto" w:fill="auto"/>
            <w:vAlign w:val="bottom"/>
            <w:tcPrChange w:id="2495" w:author="Chasco, Brandon Edward" w:date="2020-08-26T10:36:00Z">
              <w:tcPr>
                <w:tcW w:w="2482" w:type="dxa"/>
                <w:tcBorders>
                  <w:top w:val="single" w:sz="4" w:space="0" w:color="000000"/>
                  <w:left w:val="nil"/>
                  <w:bottom w:val="single" w:sz="4" w:space="0" w:color="000000"/>
                  <w:right w:val="nil"/>
                </w:tcBorders>
                <w:shd w:val="clear" w:color="auto" w:fill="auto"/>
                <w:vAlign w:val="bottom"/>
              </w:tcPr>
            </w:tcPrChange>
          </w:tcPr>
          <w:p w14:paraId="3A7714E4" w14:textId="473603EA" w:rsidR="00B26111" w:rsidRPr="006226B0" w:rsidDel="00E1020B" w:rsidRDefault="00B26111" w:rsidP="00D9742C">
            <w:pPr>
              <w:spacing w:after="0" w:line="240" w:lineRule="auto"/>
              <w:jc w:val="center"/>
              <w:rPr>
                <w:del w:id="2496" w:author="Chasco, Brandon Edward" w:date="2020-08-26T11:40:00Z"/>
                <w:color w:val="000000"/>
                <w:sz w:val="22"/>
                <w:szCs w:val="22"/>
              </w:rPr>
            </w:pPr>
            <w:del w:id="2497" w:author="Chasco, Brandon Edward" w:date="2020-08-26T11:40:00Z">
              <w:r w:rsidRPr="006226B0" w:rsidDel="00E1020B">
                <w:rPr>
                  <w:color w:val="000000"/>
                  <w:sz w:val="22"/>
                  <w:szCs w:val="22"/>
                </w:rPr>
                <w:delText>without day effect</w:delText>
              </w:r>
            </w:del>
          </w:p>
        </w:tc>
        <w:tc>
          <w:tcPr>
            <w:tcW w:w="2320" w:type="dxa"/>
            <w:tcBorders>
              <w:top w:val="single" w:sz="4" w:space="0" w:color="000000"/>
              <w:left w:val="nil"/>
              <w:bottom w:val="single" w:sz="4" w:space="0" w:color="000000"/>
              <w:right w:val="nil"/>
            </w:tcBorders>
            <w:shd w:val="clear" w:color="auto" w:fill="auto"/>
            <w:vAlign w:val="bottom"/>
            <w:tcPrChange w:id="2498" w:author="Chasco, Brandon Edward" w:date="2020-08-26T10:36:00Z">
              <w:tcPr>
                <w:tcW w:w="2283" w:type="dxa"/>
                <w:tcBorders>
                  <w:top w:val="single" w:sz="4" w:space="0" w:color="000000"/>
                  <w:left w:val="nil"/>
                  <w:bottom w:val="single" w:sz="4" w:space="0" w:color="000000"/>
                  <w:right w:val="nil"/>
                </w:tcBorders>
                <w:shd w:val="clear" w:color="auto" w:fill="auto"/>
                <w:vAlign w:val="bottom"/>
              </w:tcPr>
            </w:tcPrChange>
          </w:tcPr>
          <w:p w14:paraId="0569303F" w14:textId="7E40FB2D" w:rsidR="00B26111" w:rsidRPr="006226B0" w:rsidDel="00E1020B" w:rsidRDefault="00B26111" w:rsidP="00D9742C">
            <w:pPr>
              <w:spacing w:after="0" w:line="240" w:lineRule="auto"/>
              <w:jc w:val="center"/>
              <w:rPr>
                <w:del w:id="2499" w:author="Chasco, Brandon Edward" w:date="2020-08-26T11:40:00Z"/>
                <w:color w:val="000000"/>
                <w:sz w:val="22"/>
                <w:szCs w:val="22"/>
              </w:rPr>
            </w:pPr>
            <w:del w:id="2500" w:author="Chasco, Brandon Edward" w:date="2020-08-26T11:40:00Z">
              <w:r w:rsidRPr="006226B0" w:rsidDel="00E1020B">
                <w:rPr>
                  <w:color w:val="000000"/>
                  <w:sz w:val="22"/>
                  <w:szCs w:val="22"/>
                </w:rPr>
                <w:delText>with day effect</w:delText>
              </w:r>
            </w:del>
          </w:p>
        </w:tc>
        <w:tc>
          <w:tcPr>
            <w:tcW w:w="2320" w:type="dxa"/>
            <w:tcBorders>
              <w:left w:val="nil"/>
              <w:bottom w:val="single" w:sz="4" w:space="0" w:color="000000"/>
              <w:right w:val="nil"/>
            </w:tcBorders>
            <w:tcPrChange w:id="2501" w:author="Chasco, Brandon Edward" w:date="2020-08-26T10:36:00Z">
              <w:tcPr>
                <w:tcW w:w="2283" w:type="dxa"/>
                <w:tcBorders>
                  <w:left w:val="nil"/>
                  <w:bottom w:val="single" w:sz="4" w:space="0" w:color="000000"/>
                  <w:right w:val="nil"/>
                </w:tcBorders>
              </w:tcPr>
            </w:tcPrChange>
          </w:tcPr>
          <w:p w14:paraId="2F6C83F4" w14:textId="1DF0DF04" w:rsidR="00B26111" w:rsidRPr="006226B0" w:rsidDel="00E1020B" w:rsidRDefault="00B26111" w:rsidP="00D9742C">
            <w:pPr>
              <w:spacing w:after="0" w:line="240" w:lineRule="auto"/>
              <w:jc w:val="center"/>
              <w:rPr>
                <w:del w:id="2502" w:author="Chasco, Brandon Edward" w:date="2020-08-26T11:40:00Z"/>
                <w:color w:val="000000"/>
                <w:sz w:val="22"/>
                <w:szCs w:val="22"/>
              </w:rPr>
            </w:pPr>
          </w:p>
        </w:tc>
      </w:tr>
      <w:tr w:rsidR="00B26111" w:rsidRPr="006226B0" w:rsidDel="00E1020B" w14:paraId="29F9CC9D" w14:textId="0C9B70C7" w:rsidTr="007A30C3">
        <w:trPr>
          <w:trHeight w:val="318"/>
          <w:del w:id="2503" w:author="Chasco, Brandon Edward" w:date="2020-08-26T11:40:00Z"/>
          <w:trPrChange w:id="2504" w:author="Chasco, Brandon Edward" w:date="2020-08-26T10:36:00Z">
            <w:trPr>
              <w:trHeight w:val="313"/>
            </w:trPr>
          </w:trPrChange>
        </w:trPr>
        <w:tc>
          <w:tcPr>
            <w:tcW w:w="2218" w:type="dxa"/>
            <w:tcBorders>
              <w:top w:val="single" w:sz="4" w:space="0" w:color="000000"/>
              <w:left w:val="nil"/>
              <w:bottom w:val="nil"/>
              <w:right w:val="nil"/>
            </w:tcBorders>
            <w:shd w:val="clear" w:color="auto" w:fill="auto"/>
            <w:vAlign w:val="bottom"/>
            <w:tcPrChange w:id="2505" w:author="Chasco, Brandon Edward" w:date="2020-08-26T10:36:00Z">
              <w:tcPr>
                <w:tcW w:w="2184" w:type="dxa"/>
                <w:tcBorders>
                  <w:top w:val="single" w:sz="4" w:space="0" w:color="000000"/>
                  <w:left w:val="nil"/>
                  <w:bottom w:val="nil"/>
                  <w:right w:val="nil"/>
                </w:tcBorders>
                <w:shd w:val="clear" w:color="auto" w:fill="auto"/>
                <w:vAlign w:val="bottom"/>
              </w:tcPr>
            </w:tcPrChange>
          </w:tcPr>
          <w:p w14:paraId="67C41CD6" w14:textId="2339CAAA" w:rsidR="00B26111" w:rsidRPr="006226B0" w:rsidDel="00E1020B" w:rsidRDefault="00B26111" w:rsidP="00D9742C">
            <w:pPr>
              <w:spacing w:after="0" w:line="240" w:lineRule="auto"/>
              <w:rPr>
                <w:del w:id="2506" w:author="Chasco, Brandon Edward" w:date="2020-08-26T11:40:00Z"/>
                <w:color w:val="000000"/>
                <w:sz w:val="22"/>
                <w:szCs w:val="22"/>
              </w:rPr>
            </w:pPr>
            <w:del w:id="2507" w:author="Chasco, Brandon Edward" w:date="2020-08-26T11:40:00Z">
              <w:r w:rsidRPr="006226B0" w:rsidDel="00E1020B">
                <w:rPr>
                  <w:color w:val="000000"/>
                  <w:sz w:val="22"/>
                  <w:szCs w:val="22"/>
                </w:rPr>
                <w:delText>Mean annual survival</w:delText>
              </w:r>
            </w:del>
          </w:p>
        </w:tc>
        <w:tc>
          <w:tcPr>
            <w:tcW w:w="1109" w:type="dxa"/>
            <w:tcBorders>
              <w:top w:val="single" w:sz="4" w:space="0" w:color="000000"/>
              <w:left w:val="nil"/>
              <w:bottom w:val="nil"/>
              <w:right w:val="nil"/>
            </w:tcBorders>
            <w:tcPrChange w:id="2508" w:author="Chasco, Brandon Edward" w:date="2020-08-26T10:36:00Z">
              <w:tcPr>
                <w:tcW w:w="1092" w:type="dxa"/>
                <w:tcBorders>
                  <w:top w:val="single" w:sz="4" w:space="0" w:color="000000"/>
                  <w:left w:val="nil"/>
                  <w:bottom w:val="nil"/>
                  <w:right w:val="nil"/>
                </w:tcBorders>
              </w:tcPr>
            </w:tcPrChange>
          </w:tcPr>
          <w:p w14:paraId="69932D29" w14:textId="0F4C0A65" w:rsidR="00B26111" w:rsidRPr="00B166D4" w:rsidDel="00E1020B" w:rsidRDefault="009B0FE2" w:rsidP="00D9742C">
            <w:pPr>
              <w:jc w:val="center"/>
              <w:rPr>
                <w:del w:id="2509" w:author="Chasco, Brandon Edward" w:date="2020-08-26T11:40:00Z"/>
                <w:rFonts w:ascii="Cambria Math" w:eastAsia="Cambria Math" w:hAnsi="Cambria Math" w:cs="Cambria Math"/>
                <w:color w:val="000000"/>
                <w:sz w:val="22"/>
                <w:szCs w:val="22"/>
              </w:rPr>
            </w:pPr>
            <m:oMathPara>
              <m:oMath>
                <m:sSub>
                  <m:sSubPr>
                    <m:ctrlPr>
                      <w:del w:id="2510" w:author="Chasco, Brandon Edward" w:date="2020-08-26T11:40:00Z">
                        <w:rPr>
                          <w:rFonts w:ascii="Cambria Math" w:eastAsia="Cambria Math" w:hAnsi="Cambria Math" w:cs="Cambria Math"/>
                          <w:color w:val="000000"/>
                          <w:sz w:val="22"/>
                          <w:szCs w:val="22"/>
                        </w:rPr>
                      </w:del>
                    </m:ctrlPr>
                  </m:sSubPr>
                  <m:e>
                    <m:r>
                      <w:del w:id="2511" w:author="Chasco, Brandon Edward" w:date="2020-08-26T11:40:00Z">
                        <m:rPr>
                          <m:sty m:val="p"/>
                        </m:rPr>
                        <w:rPr>
                          <w:rFonts w:ascii="Cambria Math" w:hAnsi="Cambria Math"/>
                        </w:rPr>
                        <m:t>μ</m:t>
                      </w:del>
                    </m:r>
                  </m:e>
                  <m:sub>
                    <m:r>
                      <w:del w:id="2512" w:author="Chasco, Brandon Edward" w:date="2020-08-26T11:40:00Z">
                        <m:rPr>
                          <m:sty m:val="p"/>
                        </m:rPr>
                        <w:rPr>
                          <w:rFonts w:ascii="Cambria Math" w:eastAsia="Cambria Math" w:hAnsi="Cambria Math" w:cs="Cambria Math"/>
                          <w:color w:val="000000"/>
                          <w:sz w:val="22"/>
                          <w:szCs w:val="22"/>
                        </w:rPr>
                        <m:t>s</m:t>
                      </w:del>
                    </m:r>
                  </m:sub>
                </m:sSub>
              </m:oMath>
            </m:oMathPara>
          </w:p>
        </w:tc>
        <w:tc>
          <w:tcPr>
            <w:tcW w:w="2522" w:type="dxa"/>
            <w:tcBorders>
              <w:top w:val="single" w:sz="4" w:space="0" w:color="000000"/>
              <w:left w:val="nil"/>
              <w:bottom w:val="nil"/>
              <w:right w:val="nil"/>
            </w:tcBorders>
            <w:shd w:val="clear" w:color="auto" w:fill="auto"/>
            <w:vAlign w:val="bottom"/>
            <w:tcPrChange w:id="2513" w:author="Chasco, Brandon Edward" w:date="2020-08-26T10:36:00Z">
              <w:tcPr>
                <w:tcW w:w="2482" w:type="dxa"/>
                <w:tcBorders>
                  <w:top w:val="single" w:sz="4" w:space="0" w:color="000000"/>
                  <w:left w:val="nil"/>
                  <w:bottom w:val="nil"/>
                  <w:right w:val="nil"/>
                </w:tcBorders>
                <w:shd w:val="clear" w:color="auto" w:fill="auto"/>
                <w:vAlign w:val="bottom"/>
              </w:tcPr>
            </w:tcPrChange>
          </w:tcPr>
          <w:p w14:paraId="4E385B8E" w14:textId="3306CFEA" w:rsidR="00B26111" w:rsidRPr="00B166D4" w:rsidDel="00E1020B" w:rsidRDefault="00B26111" w:rsidP="00D9742C">
            <w:pPr>
              <w:spacing w:after="0" w:line="240" w:lineRule="auto"/>
              <w:jc w:val="right"/>
              <w:rPr>
                <w:del w:id="2514" w:author="Chasco, Brandon Edward" w:date="2020-08-26T11:40:00Z"/>
                <w:color w:val="000000"/>
                <w:sz w:val="22"/>
                <w:szCs w:val="22"/>
              </w:rPr>
            </w:pPr>
            <w:del w:id="2515" w:author="Chasco, Brandon Edward" w:date="2020-08-26T11:40:00Z">
              <w:r w:rsidRPr="00B166D4" w:rsidDel="00E1020B">
                <w:rPr>
                  <w:rFonts w:ascii="Calibri" w:eastAsia="Calibri" w:hAnsi="Calibri" w:cs="Calibri"/>
                  <w:color w:val="000000"/>
                  <w:sz w:val="22"/>
                  <w:szCs w:val="22"/>
                </w:rPr>
                <w:delText>0.008 ( 0.006, 0.01 )</w:delText>
              </w:r>
            </w:del>
          </w:p>
        </w:tc>
        <w:tc>
          <w:tcPr>
            <w:tcW w:w="2320" w:type="dxa"/>
            <w:tcBorders>
              <w:top w:val="single" w:sz="4" w:space="0" w:color="000000"/>
              <w:left w:val="nil"/>
              <w:bottom w:val="nil"/>
              <w:right w:val="nil"/>
            </w:tcBorders>
            <w:shd w:val="clear" w:color="auto" w:fill="auto"/>
            <w:vAlign w:val="bottom"/>
            <w:tcPrChange w:id="2516" w:author="Chasco, Brandon Edward" w:date="2020-08-26T10:36:00Z">
              <w:tcPr>
                <w:tcW w:w="2283" w:type="dxa"/>
                <w:tcBorders>
                  <w:top w:val="single" w:sz="4" w:space="0" w:color="000000"/>
                  <w:left w:val="nil"/>
                  <w:bottom w:val="nil"/>
                  <w:right w:val="nil"/>
                </w:tcBorders>
                <w:shd w:val="clear" w:color="auto" w:fill="auto"/>
                <w:vAlign w:val="bottom"/>
              </w:tcPr>
            </w:tcPrChange>
          </w:tcPr>
          <w:p w14:paraId="631D325F" w14:textId="1DD67E07" w:rsidR="00B26111" w:rsidRPr="00B166D4" w:rsidDel="00E1020B" w:rsidRDefault="00B26111" w:rsidP="00D9742C">
            <w:pPr>
              <w:spacing w:after="0" w:line="240" w:lineRule="auto"/>
              <w:jc w:val="right"/>
              <w:rPr>
                <w:del w:id="2517" w:author="Chasco, Brandon Edward" w:date="2020-08-26T11:40:00Z"/>
                <w:color w:val="000000"/>
                <w:sz w:val="22"/>
                <w:szCs w:val="22"/>
              </w:rPr>
            </w:pPr>
            <w:del w:id="2518" w:author="Chasco, Brandon Edward" w:date="2020-08-26T11:40:00Z">
              <w:r w:rsidRPr="00B166D4" w:rsidDel="00E1020B">
                <w:rPr>
                  <w:rFonts w:ascii="Calibri" w:eastAsia="Calibri" w:hAnsi="Calibri" w:cs="Calibri"/>
                  <w:color w:val="000000"/>
                  <w:sz w:val="22"/>
                  <w:szCs w:val="22"/>
                </w:rPr>
                <w:delText>0.008 ( 0.006, 0.011 )</w:delText>
              </w:r>
            </w:del>
          </w:p>
        </w:tc>
        <w:tc>
          <w:tcPr>
            <w:tcW w:w="2320" w:type="dxa"/>
            <w:tcBorders>
              <w:top w:val="single" w:sz="4" w:space="0" w:color="000000"/>
              <w:left w:val="nil"/>
              <w:bottom w:val="nil"/>
              <w:right w:val="nil"/>
            </w:tcBorders>
            <w:vAlign w:val="bottom"/>
            <w:tcPrChange w:id="2519" w:author="Chasco, Brandon Edward" w:date="2020-08-26T10:36:00Z">
              <w:tcPr>
                <w:tcW w:w="2283" w:type="dxa"/>
                <w:tcBorders>
                  <w:top w:val="single" w:sz="4" w:space="0" w:color="000000"/>
                  <w:left w:val="nil"/>
                  <w:bottom w:val="nil"/>
                  <w:right w:val="nil"/>
                </w:tcBorders>
                <w:vAlign w:val="bottom"/>
              </w:tcPr>
            </w:tcPrChange>
          </w:tcPr>
          <w:p w14:paraId="722253E7" w14:textId="45EF68FC" w:rsidR="00B26111" w:rsidRPr="00B166D4" w:rsidDel="00E1020B" w:rsidRDefault="00B26111" w:rsidP="00D9742C">
            <w:pPr>
              <w:spacing w:after="0" w:line="240" w:lineRule="auto"/>
              <w:jc w:val="right"/>
              <w:rPr>
                <w:del w:id="2520" w:author="Chasco, Brandon Edward" w:date="2020-08-26T11:40:00Z"/>
                <w:color w:val="000000"/>
                <w:sz w:val="22"/>
                <w:szCs w:val="22"/>
              </w:rPr>
            </w:pPr>
            <w:del w:id="2521" w:author="Chasco, Brandon Edward" w:date="2020-08-26T11:40:00Z">
              <w:r w:rsidRPr="00B166D4" w:rsidDel="00E1020B">
                <w:rPr>
                  <w:rFonts w:ascii="Calibri" w:eastAsia="Calibri" w:hAnsi="Calibri" w:cs="Calibri"/>
                  <w:color w:val="000000"/>
                  <w:sz w:val="22"/>
                  <w:szCs w:val="22"/>
                </w:rPr>
                <w:delText>0.009 ( 0.002, 0.035 )</w:delText>
              </w:r>
            </w:del>
          </w:p>
        </w:tc>
      </w:tr>
      <w:tr w:rsidR="00B26111" w:rsidRPr="006226B0" w:rsidDel="00E1020B" w14:paraId="23DEB4CB" w14:textId="5FD5A5E3" w:rsidTr="007A30C3">
        <w:trPr>
          <w:trHeight w:val="318"/>
          <w:del w:id="2522" w:author="Chasco, Brandon Edward" w:date="2020-08-26T11:40:00Z"/>
          <w:trPrChange w:id="2523"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24" w:author="Chasco, Brandon Edward" w:date="2020-08-26T10:36:00Z">
              <w:tcPr>
                <w:tcW w:w="2184" w:type="dxa"/>
                <w:tcBorders>
                  <w:top w:val="nil"/>
                  <w:left w:val="nil"/>
                  <w:bottom w:val="nil"/>
                  <w:right w:val="nil"/>
                </w:tcBorders>
                <w:shd w:val="clear" w:color="auto" w:fill="auto"/>
                <w:vAlign w:val="bottom"/>
              </w:tcPr>
            </w:tcPrChange>
          </w:tcPr>
          <w:p w14:paraId="6F2B7B13" w14:textId="424244FB" w:rsidR="00B26111" w:rsidRPr="006226B0" w:rsidDel="00E1020B" w:rsidRDefault="00B26111" w:rsidP="00D9742C">
            <w:pPr>
              <w:spacing w:after="0" w:line="240" w:lineRule="auto"/>
              <w:rPr>
                <w:del w:id="2525" w:author="Chasco, Brandon Edward" w:date="2020-08-26T11:40:00Z"/>
                <w:color w:val="000000"/>
                <w:sz w:val="22"/>
                <w:szCs w:val="22"/>
              </w:rPr>
            </w:pPr>
            <w:del w:id="2526" w:author="Chasco, Brandon Edward" w:date="2020-08-26T11:40:00Z">
              <w:r w:rsidRPr="006226B0" w:rsidDel="00E1020B">
                <w:rPr>
                  <w:color w:val="000000"/>
                  <w:sz w:val="22"/>
                  <w:szCs w:val="22"/>
                </w:rPr>
                <w:delText xml:space="preserve">Correlation of day effect </w:delText>
              </w:r>
            </w:del>
          </w:p>
        </w:tc>
        <w:tc>
          <w:tcPr>
            <w:tcW w:w="1109" w:type="dxa"/>
            <w:tcBorders>
              <w:top w:val="nil"/>
              <w:left w:val="nil"/>
              <w:bottom w:val="nil"/>
              <w:right w:val="nil"/>
            </w:tcBorders>
            <w:tcPrChange w:id="2527" w:author="Chasco, Brandon Edward" w:date="2020-08-26T10:36:00Z">
              <w:tcPr>
                <w:tcW w:w="1092" w:type="dxa"/>
                <w:tcBorders>
                  <w:top w:val="nil"/>
                  <w:left w:val="nil"/>
                  <w:bottom w:val="nil"/>
                  <w:right w:val="nil"/>
                </w:tcBorders>
              </w:tcPr>
            </w:tcPrChange>
          </w:tcPr>
          <w:p w14:paraId="721D7226" w14:textId="5534065A" w:rsidR="00B26111" w:rsidRPr="00B166D4" w:rsidDel="00E1020B" w:rsidRDefault="009B0FE2" w:rsidP="00D9742C">
            <w:pPr>
              <w:jc w:val="center"/>
              <w:rPr>
                <w:del w:id="2528" w:author="Chasco, Brandon Edward" w:date="2020-08-26T11:40:00Z"/>
                <w:rFonts w:ascii="Cambria Math" w:eastAsia="Cambria Math" w:hAnsi="Cambria Math" w:cs="Cambria Math"/>
              </w:rPr>
            </w:pPr>
            <m:oMathPara>
              <m:oMath>
                <m:sSup>
                  <m:sSupPr>
                    <m:ctrlPr>
                      <w:del w:id="2529" w:author="Chasco, Brandon Edward" w:date="2020-08-26T11:40:00Z">
                        <w:rPr>
                          <w:rFonts w:ascii="Cambria Math" w:hAnsi="Cambria Math"/>
                        </w:rPr>
                      </w:del>
                    </m:ctrlPr>
                  </m:sSupPr>
                  <m:e>
                    <m:r>
                      <w:del w:id="2530" w:author="Chasco, Brandon Edward" w:date="2020-08-26T11:40:00Z">
                        <m:rPr>
                          <m:sty m:val="p"/>
                        </m:rPr>
                        <w:rPr>
                          <w:rFonts w:ascii="Cambria Math" w:hAnsi="Cambria Math"/>
                        </w:rPr>
                        <m:t>ρ</m:t>
                      </w:del>
                    </m:r>
                  </m:e>
                  <m:sup>
                    <m:d>
                      <m:dPr>
                        <m:ctrlPr>
                          <w:del w:id="2531" w:author="Chasco, Brandon Edward" w:date="2020-08-26T11:40:00Z">
                            <w:rPr>
                              <w:rFonts w:ascii="Cambria Math" w:eastAsia="Cambria Math" w:hAnsi="Cambria Math" w:cs="Cambria Math"/>
                            </w:rPr>
                          </w:del>
                        </m:ctrlPr>
                      </m:dPr>
                      <m:e>
                        <m:r>
                          <w:del w:id="2532" w:author="Chasco, Brandon Edward" w:date="2020-08-26T11:40:00Z">
                            <m:rPr>
                              <m:sty m:val="p"/>
                            </m:rPr>
                            <w:rPr>
                              <w:rFonts w:ascii="Cambria Math" w:eastAsia="Cambria Math" w:hAnsi="Cambria Math" w:cs="Cambria Math"/>
                            </w:rPr>
                            <m:t>rj</m:t>
                          </w:del>
                        </m:r>
                      </m:e>
                    </m:d>
                  </m:sup>
                </m:sSup>
              </m:oMath>
            </m:oMathPara>
          </w:p>
        </w:tc>
        <w:tc>
          <w:tcPr>
            <w:tcW w:w="2522" w:type="dxa"/>
            <w:tcBorders>
              <w:top w:val="nil"/>
              <w:left w:val="nil"/>
              <w:bottom w:val="nil"/>
              <w:right w:val="nil"/>
            </w:tcBorders>
            <w:shd w:val="clear" w:color="auto" w:fill="auto"/>
            <w:vAlign w:val="bottom"/>
            <w:tcPrChange w:id="2533" w:author="Chasco, Brandon Edward" w:date="2020-08-26T10:36:00Z">
              <w:tcPr>
                <w:tcW w:w="2482" w:type="dxa"/>
                <w:tcBorders>
                  <w:top w:val="nil"/>
                  <w:left w:val="nil"/>
                  <w:bottom w:val="nil"/>
                  <w:right w:val="nil"/>
                </w:tcBorders>
                <w:shd w:val="clear" w:color="auto" w:fill="auto"/>
                <w:vAlign w:val="bottom"/>
              </w:tcPr>
            </w:tcPrChange>
          </w:tcPr>
          <w:p w14:paraId="6EB10B85" w14:textId="26CB55C7" w:rsidR="00B26111" w:rsidRPr="00B166D4" w:rsidDel="00E1020B" w:rsidRDefault="00B26111" w:rsidP="00D9742C">
            <w:pPr>
              <w:spacing w:after="0" w:line="240" w:lineRule="auto"/>
              <w:jc w:val="right"/>
              <w:rPr>
                <w:del w:id="2534" w:author="Chasco, Brandon Edward" w:date="2020-08-26T11:40:00Z"/>
                <w:color w:val="000000"/>
                <w:sz w:val="22"/>
                <w:szCs w:val="22"/>
              </w:rPr>
            </w:pPr>
            <w:del w:id="2535" w:author="Chasco, Brandon Edward" w:date="2020-08-26T11:40:00Z">
              <w:r w:rsidRPr="00B166D4" w:rsidDel="00E1020B">
                <w:rPr>
                  <w:rFonts w:ascii="Calibri" w:eastAsia="Calibri" w:hAnsi="Calibri" w:cs="Calibri"/>
                  <w:color w:val="000000"/>
                  <w:sz w:val="22"/>
                  <w:szCs w:val="22"/>
                </w:rPr>
                <w:delText>N.E.</w:delText>
              </w:r>
            </w:del>
          </w:p>
        </w:tc>
        <w:tc>
          <w:tcPr>
            <w:tcW w:w="2320" w:type="dxa"/>
            <w:tcBorders>
              <w:top w:val="nil"/>
              <w:left w:val="nil"/>
              <w:bottom w:val="nil"/>
              <w:right w:val="nil"/>
            </w:tcBorders>
            <w:shd w:val="clear" w:color="auto" w:fill="auto"/>
            <w:vAlign w:val="bottom"/>
            <w:tcPrChange w:id="2536" w:author="Chasco, Brandon Edward" w:date="2020-08-26T10:36:00Z">
              <w:tcPr>
                <w:tcW w:w="2283" w:type="dxa"/>
                <w:tcBorders>
                  <w:top w:val="nil"/>
                  <w:left w:val="nil"/>
                  <w:bottom w:val="nil"/>
                  <w:right w:val="nil"/>
                </w:tcBorders>
                <w:shd w:val="clear" w:color="auto" w:fill="auto"/>
                <w:vAlign w:val="bottom"/>
              </w:tcPr>
            </w:tcPrChange>
          </w:tcPr>
          <w:p w14:paraId="1913E6ED" w14:textId="49A72F62" w:rsidR="00B26111" w:rsidRPr="00B166D4" w:rsidDel="00E1020B" w:rsidRDefault="00B26111" w:rsidP="00D9742C">
            <w:pPr>
              <w:spacing w:after="0" w:line="240" w:lineRule="auto"/>
              <w:jc w:val="right"/>
              <w:rPr>
                <w:del w:id="2537" w:author="Chasco, Brandon Edward" w:date="2020-08-26T11:40:00Z"/>
                <w:color w:val="000000"/>
                <w:sz w:val="22"/>
                <w:szCs w:val="22"/>
              </w:rPr>
            </w:pPr>
            <w:del w:id="2538" w:author="Chasco, Brandon Edward" w:date="2020-08-26T11:40:00Z">
              <w:r w:rsidRPr="00B166D4" w:rsidDel="00E1020B">
                <w:rPr>
                  <w:rFonts w:ascii="Calibri" w:eastAsia="Calibri" w:hAnsi="Calibri" w:cs="Calibri"/>
                  <w:color w:val="000000"/>
                  <w:sz w:val="22"/>
                  <w:szCs w:val="22"/>
                </w:rPr>
                <w:delText>0.05 ( 0.003, 0.517 )</w:delText>
              </w:r>
            </w:del>
          </w:p>
        </w:tc>
        <w:tc>
          <w:tcPr>
            <w:tcW w:w="2320" w:type="dxa"/>
            <w:tcBorders>
              <w:top w:val="nil"/>
              <w:left w:val="nil"/>
              <w:bottom w:val="nil"/>
              <w:right w:val="nil"/>
            </w:tcBorders>
            <w:vAlign w:val="bottom"/>
            <w:tcPrChange w:id="2539" w:author="Chasco, Brandon Edward" w:date="2020-08-26T10:36:00Z">
              <w:tcPr>
                <w:tcW w:w="2283" w:type="dxa"/>
                <w:tcBorders>
                  <w:top w:val="nil"/>
                  <w:left w:val="nil"/>
                  <w:bottom w:val="nil"/>
                  <w:right w:val="nil"/>
                </w:tcBorders>
                <w:vAlign w:val="bottom"/>
              </w:tcPr>
            </w:tcPrChange>
          </w:tcPr>
          <w:p w14:paraId="2B8EE472" w14:textId="5C7717B7" w:rsidR="00B26111" w:rsidRPr="00B166D4" w:rsidDel="00E1020B" w:rsidRDefault="00B26111" w:rsidP="00D9742C">
            <w:pPr>
              <w:spacing w:after="0" w:line="240" w:lineRule="auto"/>
              <w:jc w:val="right"/>
              <w:rPr>
                <w:del w:id="2540" w:author="Chasco, Brandon Edward" w:date="2020-08-26T11:40:00Z"/>
                <w:color w:val="000000"/>
                <w:sz w:val="22"/>
                <w:szCs w:val="22"/>
              </w:rPr>
            </w:pPr>
            <w:del w:id="2541" w:author="Chasco, Brandon Edward" w:date="2020-08-26T11:40:00Z">
              <w:r w:rsidRPr="00B166D4" w:rsidDel="00E1020B">
                <w:rPr>
                  <w:rFonts w:ascii="Calibri" w:eastAsia="Calibri" w:hAnsi="Calibri" w:cs="Calibri"/>
                  <w:color w:val="000000"/>
                  <w:sz w:val="22"/>
                  <w:szCs w:val="22"/>
                </w:rPr>
                <w:delText>0.986 ( -0.992, 0.994 )</w:delText>
              </w:r>
            </w:del>
          </w:p>
        </w:tc>
      </w:tr>
      <w:tr w:rsidR="00B26111" w:rsidRPr="006226B0" w:rsidDel="00E1020B" w14:paraId="1D590BC9" w14:textId="467F9C77" w:rsidTr="007A30C3">
        <w:trPr>
          <w:trHeight w:val="318"/>
          <w:del w:id="2542" w:author="Chasco, Brandon Edward" w:date="2020-08-26T11:40:00Z"/>
          <w:trPrChange w:id="2543"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44" w:author="Chasco, Brandon Edward" w:date="2020-08-26T10:36:00Z">
              <w:tcPr>
                <w:tcW w:w="2184" w:type="dxa"/>
                <w:tcBorders>
                  <w:top w:val="nil"/>
                  <w:left w:val="nil"/>
                  <w:bottom w:val="nil"/>
                  <w:right w:val="nil"/>
                </w:tcBorders>
                <w:shd w:val="clear" w:color="auto" w:fill="auto"/>
                <w:vAlign w:val="bottom"/>
              </w:tcPr>
            </w:tcPrChange>
          </w:tcPr>
          <w:p w14:paraId="31CA9F3F" w14:textId="2249F093" w:rsidR="00B26111" w:rsidRPr="006226B0" w:rsidDel="00E1020B" w:rsidRDefault="00B26111" w:rsidP="00D9742C">
            <w:pPr>
              <w:spacing w:after="0" w:line="240" w:lineRule="auto"/>
              <w:rPr>
                <w:del w:id="2545" w:author="Chasco, Brandon Edward" w:date="2020-08-26T11:40:00Z"/>
                <w:color w:val="000000"/>
                <w:sz w:val="22"/>
                <w:szCs w:val="22"/>
              </w:rPr>
            </w:pPr>
            <w:del w:id="2546" w:author="Chasco, Brandon Edward" w:date="2020-08-26T11:40:00Z">
              <w:r w:rsidRPr="006226B0" w:rsidDel="00E1020B">
                <w:rPr>
                  <w:color w:val="000000"/>
                  <w:sz w:val="22"/>
                  <w:szCs w:val="22"/>
                </w:rPr>
                <w:delText>Correlation of day in day/year effect</w:delText>
              </w:r>
            </w:del>
          </w:p>
        </w:tc>
        <w:tc>
          <w:tcPr>
            <w:tcW w:w="1109" w:type="dxa"/>
            <w:tcBorders>
              <w:top w:val="nil"/>
              <w:left w:val="nil"/>
              <w:bottom w:val="nil"/>
              <w:right w:val="nil"/>
            </w:tcBorders>
            <w:tcPrChange w:id="2547" w:author="Chasco, Brandon Edward" w:date="2020-08-26T10:36:00Z">
              <w:tcPr>
                <w:tcW w:w="1092" w:type="dxa"/>
                <w:tcBorders>
                  <w:top w:val="nil"/>
                  <w:left w:val="nil"/>
                  <w:bottom w:val="nil"/>
                  <w:right w:val="nil"/>
                </w:tcBorders>
              </w:tcPr>
            </w:tcPrChange>
          </w:tcPr>
          <w:p w14:paraId="454C0303" w14:textId="0A9C82B8" w:rsidR="00B26111" w:rsidRPr="00B166D4" w:rsidDel="00E1020B" w:rsidRDefault="009B0FE2" w:rsidP="00D9742C">
            <w:pPr>
              <w:jc w:val="center"/>
              <w:rPr>
                <w:del w:id="2548" w:author="Chasco, Brandon Edward" w:date="2020-08-26T11:40:00Z"/>
                <w:rFonts w:ascii="Cambria Math" w:eastAsia="Cambria Math" w:hAnsi="Cambria Math" w:cs="Cambria Math"/>
              </w:rPr>
            </w:pPr>
            <m:oMathPara>
              <m:oMath>
                <m:sSup>
                  <m:sSupPr>
                    <m:ctrlPr>
                      <w:del w:id="2549" w:author="Chasco, Brandon Edward" w:date="2020-08-26T11:40:00Z">
                        <w:rPr>
                          <w:rFonts w:ascii="Cambria Math" w:hAnsi="Cambria Math"/>
                        </w:rPr>
                      </w:del>
                    </m:ctrlPr>
                  </m:sSupPr>
                  <m:e>
                    <m:r>
                      <w:del w:id="2550" w:author="Chasco, Brandon Edward" w:date="2020-08-26T11:40:00Z">
                        <m:rPr>
                          <m:sty m:val="p"/>
                        </m:rPr>
                        <w:rPr>
                          <w:rFonts w:ascii="Cambria Math" w:hAnsi="Cambria Math"/>
                        </w:rPr>
                        <m:t>τ</m:t>
                      </w:del>
                    </m:r>
                  </m:e>
                  <m:sup>
                    <m:d>
                      <m:dPr>
                        <m:ctrlPr>
                          <w:del w:id="2551" w:author="Chasco, Brandon Edward" w:date="2020-08-26T11:40:00Z">
                            <w:rPr>
                              <w:rFonts w:ascii="Cambria Math" w:eastAsia="Cambria Math" w:hAnsi="Cambria Math" w:cs="Cambria Math"/>
                            </w:rPr>
                          </w:del>
                        </m:ctrlPr>
                      </m:dPr>
                      <m:e>
                        <m:r>
                          <w:del w:id="2552" w:author="Chasco, Brandon Edward" w:date="2020-08-26T11:40:00Z">
                            <m:rPr>
                              <m:sty m:val="p"/>
                            </m:rPr>
                            <w:rPr>
                              <w:rFonts w:ascii="Cambria Math" w:eastAsia="Cambria Math" w:hAnsi="Cambria Math" w:cs="Cambria Math"/>
                            </w:rPr>
                            <m:t>rj</m:t>
                          </w:del>
                        </m:r>
                      </m:e>
                    </m:d>
                  </m:sup>
                </m:sSup>
              </m:oMath>
            </m:oMathPara>
          </w:p>
        </w:tc>
        <w:tc>
          <w:tcPr>
            <w:tcW w:w="2522" w:type="dxa"/>
            <w:tcBorders>
              <w:top w:val="nil"/>
              <w:left w:val="nil"/>
              <w:bottom w:val="nil"/>
              <w:right w:val="nil"/>
            </w:tcBorders>
            <w:shd w:val="clear" w:color="auto" w:fill="auto"/>
            <w:vAlign w:val="bottom"/>
            <w:tcPrChange w:id="2553" w:author="Chasco, Brandon Edward" w:date="2020-08-26T10:36:00Z">
              <w:tcPr>
                <w:tcW w:w="2482" w:type="dxa"/>
                <w:tcBorders>
                  <w:top w:val="nil"/>
                  <w:left w:val="nil"/>
                  <w:bottom w:val="nil"/>
                  <w:right w:val="nil"/>
                </w:tcBorders>
                <w:shd w:val="clear" w:color="auto" w:fill="auto"/>
                <w:vAlign w:val="bottom"/>
              </w:tcPr>
            </w:tcPrChange>
          </w:tcPr>
          <w:p w14:paraId="101C5CBD" w14:textId="520EBA8E" w:rsidR="00B26111" w:rsidRPr="00B166D4" w:rsidDel="00E1020B" w:rsidRDefault="00B26111" w:rsidP="00D9742C">
            <w:pPr>
              <w:spacing w:after="0" w:line="240" w:lineRule="auto"/>
              <w:jc w:val="right"/>
              <w:rPr>
                <w:del w:id="2554" w:author="Chasco, Brandon Edward" w:date="2020-08-26T11:40:00Z"/>
                <w:color w:val="000000"/>
                <w:sz w:val="22"/>
                <w:szCs w:val="22"/>
              </w:rPr>
            </w:pPr>
            <w:del w:id="2555" w:author="Chasco, Brandon Edward" w:date="2020-08-26T11:40:00Z">
              <w:r w:rsidRPr="00B166D4" w:rsidDel="00E1020B">
                <w:rPr>
                  <w:rFonts w:ascii="Calibri" w:eastAsia="Calibri" w:hAnsi="Calibri" w:cs="Calibri"/>
                  <w:color w:val="000000"/>
                  <w:sz w:val="22"/>
                  <w:szCs w:val="22"/>
                </w:rPr>
                <w:delText>0.955 ( 0.853, 0.972 )</w:delText>
              </w:r>
            </w:del>
          </w:p>
        </w:tc>
        <w:tc>
          <w:tcPr>
            <w:tcW w:w="2320" w:type="dxa"/>
            <w:tcBorders>
              <w:top w:val="nil"/>
              <w:left w:val="nil"/>
              <w:bottom w:val="nil"/>
              <w:right w:val="nil"/>
            </w:tcBorders>
            <w:shd w:val="clear" w:color="auto" w:fill="auto"/>
            <w:vAlign w:val="bottom"/>
            <w:tcPrChange w:id="2556" w:author="Chasco, Brandon Edward" w:date="2020-08-26T10:36:00Z">
              <w:tcPr>
                <w:tcW w:w="2283" w:type="dxa"/>
                <w:tcBorders>
                  <w:top w:val="nil"/>
                  <w:left w:val="nil"/>
                  <w:bottom w:val="nil"/>
                  <w:right w:val="nil"/>
                </w:tcBorders>
                <w:shd w:val="clear" w:color="auto" w:fill="auto"/>
                <w:vAlign w:val="bottom"/>
              </w:tcPr>
            </w:tcPrChange>
          </w:tcPr>
          <w:p w14:paraId="2B1E7F8D" w14:textId="1BA6FEA0" w:rsidR="00B26111" w:rsidRPr="00B166D4" w:rsidDel="00E1020B" w:rsidRDefault="00B26111" w:rsidP="00D9742C">
            <w:pPr>
              <w:spacing w:after="0" w:line="240" w:lineRule="auto"/>
              <w:jc w:val="right"/>
              <w:rPr>
                <w:del w:id="2557" w:author="Chasco, Brandon Edward" w:date="2020-08-26T11:40:00Z"/>
                <w:color w:val="000000"/>
                <w:sz w:val="22"/>
                <w:szCs w:val="22"/>
              </w:rPr>
            </w:pPr>
            <w:del w:id="2558" w:author="Chasco, Brandon Edward" w:date="2020-08-26T11:40:00Z">
              <w:r w:rsidRPr="00B166D4" w:rsidDel="00E1020B">
                <w:rPr>
                  <w:rFonts w:ascii="Calibri" w:eastAsia="Calibri" w:hAnsi="Calibri" w:cs="Calibri"/>
                  <w:color w:val="000000"/>
                  <w:sz w:val="22"/>
                  <w:szCs w:val="22"/>
                </w:rPr>
                <w:delText>0.958 ( 0.835, 0.974 )</w:delText>
              </w:r>
            </w:del>
          </w:p>
        </w:tc>
        <w:tc>
          <w:tcPr>
            <w:tcW w:w="2320" w:type="dxa"/>
            <w:tcBorders>
              <w:top w:val="nil"/>
              <w:left w:val="nil"/>
              <w:bottom w:val="nil"/>
              <w:right w:val="nil"/>
            </w:tcBorders>
            <w:vAlign w:val="bottom"/>
            <w:tcPrChange w:id="2559" w:author="Chasco, Brandon Edward" w:date="2020-08-26T10:36:00Z">
              <w:tcPr>
                <w:tcW w:w="2283" w:type="dxa"/>
                <w:tcBorders>
                  <w:top w:val="nil"/>
                  <w:left w:val="nil"/>
                  <w:bottom w:val="nil"/>
                  <w:right w:val="nil"/>
                </w:tcBorders>
                <w:vAlign w:val="bottom"/>
              </w:tcPr>
            </w:tcPrChange>
          </w:tcPr>
          <w:p w14:paraId="4C10033D" w14:textId="75047168" w:rsidR="00B26111" w:rsidRPr="00B166D4" w:rsidDel="00E1020B" w:rsidRDefault="00B26111" w:rsidP="00D9742C">
            <w:pPr>
              <w:spacing w:after="0" w:line="240" w:lineRule="auto"/>
              <w:jc w:val="right"/>
              <w:rPr>
                <w:del w:id="2560" w:author="Chasco, Brandon Edward" w:date="2020-08-26T11:40:00Z"/>
                <w:color w:val="000000"/>
                <w:sz w:val="22"/>
                <w:szCs w:val="22"/>
              </w:rPr>
            </w:pPr>
            <w:del w:id="2561" w:author="Chasco, Brandon Edward" w:date="2020-08-26T11:40:00Z">
              <w:r w:rsidRPr="00B166D4" w:rsidDel="00E1020B">
                <w:rPr>
                  <w:rFonts w:ascii="Calibri" w:eastAsia="Calibri" w:hAnsi="Calibri" w:cs="Calibri"/>
                  <w:color w:val="000000"/>
                  <w:sz w:val="22"/>
                  <w:szCs w:val="22"/>
                </w:rPr>
                <w:delText>0.932 ( 0.241, 0.963 )</w:delText>
              </w:r>
            </w:del>
          </w:p>
        </w:tc>
      </w:tr>
      <w:tr w:rsidR="00B26111" w:rsidRPr="006226B0" w:rsidDel="00E1020B" w14:paraId="373662A7" w14:textId="6937445B" w:rsidTr="007A30C3">
        <w:trPr>
          <w:trHeight w:val="318"/>
          <w:del w:id="2562" w:author="Chasco, Brandon Edward" w:date="2020-08-26T11:40:00Z"/>
          <w:trPrChange w:id="2563"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64" w:author="Chasco, Brandon Edward" w:date="2020-08-26T10:36:00Z">
              <w:tcPr>
                <w:tcW w:w="2184" w:type="dxa"/>
                <w:tcBorders>
                  <w:top w:val="nil"/>
                  <w:left w:val="nil"/>
                  <w:bottom w:val="nil"/>
                  <w:right w:val="nil"/>
                </w:tcBorders>
                <w:shd w:val="clear" w:color="auto" w:fill="auto"/>
                <w:vAlign w:val="bottom"/>
              </w:tcPr>
            </w:tcPrChange>
          </w:tcPr>
          <w:p w14:paraId="7C25E293" w14:textId="28A25A79" w:rsidR="00B26111" w:rsidRPr="006226B0" w:rsidDel="00E1020B" w:rsidRDefault="00B26111" w:rsidP="00D9742C">
            <w:pPr>
              <w:spacing w:after="0" w:line="240" w:lineRule="auto"/>
              <w:rPr>
                <w:del w:id="2565" w:author="Chasco, Brandon Edward" w:date="2020-08-26T11:40:00Z"/>
                <w:color w:val="000000"/>
                <w:sz w:val="22"/>
                <w:szCs w:val="22"/>
              </w:rPr>
            </w:pPr>
            <w:del w:id="2566" w:author="Chasco, Brandon Edward" w:date="2020-08-26T11:40:00Z">
              <w:r w:rsidRPr="006226B0" w:rsidDel="00E1020B">
                <w:rPr>
                  <w:color w:val="000000"/>
                  <w:sz w:val="22"/>
                  <w:szCs w:val="22"/>
                </w:rPr>
                <w:delText>Correlation of year in day/year effect</w:delText>
              </w:r>
            </w:del>
          </w:p>
        </w:tc>
        <w:tc>
          <w:tcPr>
            <w:tcW w:w="1109" w:type="dxa"/>
            <w:tcBorders>
              <w:top w:val="nil"/>
              <w:left w:val="nil"/>
              <w:bottom w:val="nil"/>
              <w:right w:val="nil"/>
            </w:tcBorders>
            <w:tcPrChange w:id="2567" w:author="Chasco, Brandon Edward" w:date="2020-08-26T10:36:00Z">
              <w:tcPr>
                <w:tcW w:w="1092" w:type="dxa"/>
                <w:tcBorders>
                  <w:top w:val="nil"/>
                  <w:left w:val="nil"/>
                  <w:bottom w:val="nil"/>
                  <w:right w:val="nil"/>
                </w:tcBorders>
              </w:tcPr>
            </w:tcPrChange>
          </w:tcPr>
          <w:p w14:paraId="54722952" w14:textId="5C5F26A3" w:rsidR="00B26111" w:rsidRPr="00B166D4" w:rsidDel="00E1020B" w:rsidRDefault="009B0FE2" w:rsidP="00D9742C">
            <w:pPr>
              <w:jc w:val="center"/>
              <w:rPr>
                <w:del w:id="2568" w:author="Chasco, Brandon Edward" w:date="2020-08-26T11:40:00Z"/>
                <w:rFonts w:ascii="Cambria Math" w:eastAsia="Cambria Math" w:hAnsi="Cambria Math" w:cs="Cambria Math"/>
              </w:rPr>
            </w:pPr>
            <m:oMathPara>
              <m:oMath>
                <m:sSup>
                  <m:sSupPr>
                    <m:ctrlPr>
                      <w:del w:id="2569" w:author="Chasco, Brandon Edward" w:date="2020-08-26T11:40:00Z">
                        <w:rPr>
                          <w:rFonts w:ascii="Cambria Math" w:hAnsi="Cambria Math"/>
                        </w:rPr>
                      </w:del>
                    </m:ctrlPr>
                  </m:sSupPr>
                  <m:e>
                    <m:r>
                      <w:del w:id="2570" w:author="Chasco, Brandon Edward" w:date="2020-08-26T11:40:00Z">
                        <m:rPr>
                          <m:sty m:val="p"/>
                        </m:rPr>
                        <w:rPr>
                          <w:rFonts w:ascii="Cambria Math" w:hAnsi="Cambria Math"/>
                        </w:rPr>
                        <m:t>τ</m:t>
                      </w:del>
                    </m:r>
                  </m:e>
                  <m:sup>
                    <m:d>
                      <m:dPr>
                        <m:ctrlPr>
                          <w:del w:id="2571" w:author="Chasco, Brandon Edward" w:date="2020-08-26T11:40:00Z">
                            <w:rPr>
                              <w:rFonts w:ascii="Cambria Math" w:eastAsia="Cambria Math" w:hAnsi="Cambria Math" w:cs="Cambria Math"/>
                            </w:rPr>
                          </w:del>
                        </m:ctrlPr>
                      </m:dPr>
                      <m:e>
                        <m:r>
                          <w:del w:id="2572" w:author="Chasco, Brandon Edward" w:date="2020-08-26T11:40:00Z">
                            <m:rPr>
                              <m:sty m:val="p"/>
                            </m:rPr>
                            <w:rPr>
                              <w:rFonts w:ascii="Cambria Math" w:eastAsia="Cambria Math" w:hAnsi="Cambria Math" w:cs="Cambria Math"/>
                            </w:rPr>
                            <m:t>rt</m:t>
                          </w:del>
                        </m:r>
                      </m:e>
                    </m:d>
                  </m:sup>
                </m:sSup>
              </m:oMath>
            </m:oMathPara>
          </w:p>
        </w:tc>
        <w:tc>
          <w:tcPr>
            <w:tcW w:w="2522" w:type="dxa"/>
            <w:tcBorders>
              <w:top w:val="nil"/>
              <w:left w:val="nil"/>
              <w:bottom w:val="nil"/>
              <w:right w:val="nil"/>
            </w:tcBorders>
            <w:shd w:val="clear" w:color="auto" w:fill="auto"/>
            <w:vAlign w:val="bottom"/>
            <w:tcPrChange w:id="2573" w:author="Chasco, Brandon Edward" w:date="2020-08-26T10:36:00Z">
              <w:tcPr>
                <w:tcW w:w="2482" w:type="dxa"/>
                <w:tcBorders>
                  <w:top w:val="nil"/>
                  <w:left w:val="nil"/>
                  <w:bottom w:val="nil"/>
                  <w:right w:val="nil"/>
                </w:tcBorders>
                <w:shd w:val="clear" w:color="auto" w:fill="auto"/>
                <w:vAlign w:val="bottom"/>
              </w:tcPr>
            </w:tcPrChange>
          </w:tcPr>
          <w:p w14:paraId="3AA81BCF" w14:textId="20E66040" w:rsidR="00B26111" w:rsidRPr="00B166D4" w:rsidDel="00E1020B" w:rsidRDefault="00B26111" w:rsidP="00D9742C">
            <w:pPr>
              <w:spacing w:after="0" w:line="240" w:lineRule="auto"/>
              <w:jc w:val="right"/>
              <w:rPr>
                <w:del w:id="2574" w:author="Chasco, Brandon Edward" w:date="2020-08-26T11:40:00Z"/>
                <w:color w:val="000000"/>
                <w:sz w:val="22"/>
                <w:szCs w:val="22"/>
              </w:rPr>
            </w:pPr>
            <w:del w:id="2575" w:author="Chasco, Brandon Edward" w:date="2020-08-26T11:40:00Z">
              <w:r w:rsidRPr="00B166D4" w:rsidDel="00E1020B">
                <w:rPr>
                  <w:rFonts w:ascii="Calibri" w:eastAsia="Calibri" w:hAnsi="Calibri" w:cs="Calibri"/>
                  <w:color w:val="000000"/>
                  <w:sz w:val="22"/>
                  <w:szCs w:val="22"/>
                </w:rPr>
                <w:delText>-0.067 ( -0.355, 0.248 )</w:delText>
              </w:r>
            </w:del>
          </w:p>
        </w:tc>
        <w:tc>
          <w:tcPr>
            <w:tcW w:w="2320" w:type="dxa"/>
            <w:tcBorders>
              <w:top w:val="nil"/>
              <w:left w:val="nil"/>
              <w:bottom w:val="nil"/>
              <w:right w:val="nil"/>
            </w:tcBorders>
            <w:shd w:val="clear" w:color="auto" w:fill="auto"/>
            <w:vAlign w:val="bottom"/>
            <w:tcPrChange w:id="2576" w:author="Chasco, Brandon Edward" w:date="2020-08-26T10:36:00Z">
              <w:tcPr>
                <w:tcW w:w="2283" w:type="dxa"/>
                <w:tcBorders>
                  <w:top w:val="nil"/>
                  <w:left w:val="nil"/>
                  <w:bottom w:val="nil"/>
                  <w:right w:val="nil"/>
                </w:tcBorders>
                <w:shd w:val="clear" w:color="auto" w:fill="auto"/>
                <w:vAlign w:val="bottom"/>
              </w:tcPr>
            </w:tcPrChange>
          </w:tcPr>
          <w:p w14:paraId="5E3FB90D" w14:textId="4D7476EB" w:rsidR="00B26111" w:rsidRPr="00B166D4" w:rsidDel="00E1020B" w:rsidRDefault="00B26111" w:rsidP="00D9742C">
            <w:pPr>
              <w:spacing w:after="0" w:line="240" w:lineRule="auto"/>
              <w:jc w:val="right"/>
              <w:rPr>
                <w:del w:id="2577" w:author="Chasco, Brandon Edward" w:date="2020-08-26T11:40:00Z"/>
                <w:color w:val="000000"/>
                <w:sz w:val="22"/>
                <w:szCs w:val="22"/>
              </w:rPr>
            </w:pPr>
            <w:del w:id="2578" w:author="Chasco, Brandon Edward" w:date="2020-08-26T11:40:00Z">
              <w:r w:rsidRPr="00B166D4" w:rsidDel="00E1020B">
                <w:rPr>
                  <w:rFonts w:ascii="Calibri" w:eastAsia="Calibri" w:hAnsi="Calibri" w:cs="Calibri"/>
                  <w:color w:val="000000"/>
                  <w:sz w:val="22"/>
                  <w:szCs w:val="22"/>
                </w:rPr>
                <w:delText>-0.109 ( -0.397, 0.229 )</w:delText>
              </w:r>
            </w:del>
          </w:p>
        </w:tc>
        <w:tc>
          <w:tcPr>
            <w:tcW w:w="2320" w:type="dxa"/>
            <w:tcBorders>
              <w:top w:val="nil"/>
              <w:left w:val="nil"/>
              <w:bottom w:val="nil"/>
              <w:right w:val="nil"/>
            </w:tcBorders>
            <w:vAlign w:val="bottom"/>
            <w:tcPrChange w:id="2579" w:author="Chasco, Brandon Edward" w:date="2020-08-26T10:36:00Z">
              <w:tcPr>
                <w:tcW w:w="2283" w:type="dxa"/>
                <w:tcBorders>
                  <w:top w:val="nil"/>
                  <w:left w:val="nil"/>
                  <w:bottom w:val="nil"/>
                  <w:right w:val="nil"/>
                </w:tcBorders>
                <w:vAlign w:val="bottom"/>
              </w:tcPr>
            </w:tcPrChange>
          </w:tcPr>
          <w:p w14:paraId="4DAB144B" w14:textId="7648FDA3" w:rsidR="00B26111" w:rsidRPr="00B166D4" w:rsidDel="00E1020B" w:rsidRDefault="00B26111" w:rsidP="00D9742C">
            <w:pPr>
              <w:spacing w:after="0" w:line="240" w:lineRule="auto"/>
              <w:jc w:val="right"/>
              <w:rPr>
                <w:del w:id="2580" w:author="Chasco, Brandon Edward" w:date="2020-08-26T11:40:00Z"/>
                <w:color w:val="000000"/>
                <w:sz w:val="22"/>
                <w:szCs w:val="22"/>
              </w:rPr>
            </w:pPr>
            <w:del w:id="2581" w:author="Chasco, Brandon Edward" w:date="2020-08-26T11:40:00Z">
              <w:r w:rsidRPr="00B166D4" w:rsidDel="00E1020B">
                <w:rPr>
                  <w:rFonts w:ascii="Calibri" w:eastAsia="Calibri" w:hAnsi="Calibri" w:cs="Calibri"/>
                  <w:color w:val="000000"/>
                  <w:sz w:val="22"/>
                  <w:szCs w:val="22"/>
                </w:rPr>
                <w:delText>-0.489 ( -0.707, 0.058 )</w:delText>
              </w:r>
            </w:del>
          </w:p>
        </w:tc>
      </w:tr>
      <w:tr w:rsidR="00B26111" w:rsidRPr="006226B0" w:rsidDel="00E1020B" w14:paraId="23C19CFF" w14:textId="20B75255" w:rsidTr="007A30C3">
        <w:trPr>
          <w:trHeight w:val="318"/>
          <w:del w:id="2582" w:author="Chasco, Brandon Edward" w:date="2020-08-26T11:40:00Z"/>
          <w:trPrChange w:id="2583"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84" w:author="Chasco, Brandon Edward" w:date="2020-08-26T10:36:00Z">
              <w:tcPr>
                <w:tcW w:w="2184" w:type="dxa"/>
                <w:tcBorders>
                  <w:top w:val="nil"/>
                  <w:left w:val="nil"/>
                  <w:bottom w:val="nil"/>
                  <w:right w:val="nil"/>
                </w:tcBorders>
                <w:shd w:val="clear" w:color="auto" w:fill="auto"/>
                <w:vAlign w:val="bottom"/>
              </w:tcPr>
            </w:tcPrChange>
          </w:tcPr>
          <w:p w14:paraId="3C737F9A" w14:textId="084657DD" w:rsidR="00B26111" w:rsidRPr="006226B0" w:rsidDel="00E1020B" w:rsidRDefault="00B26111" w:rsidP="00D9742C">
            <w:pPr>
              <w:spacing w:after="0" w:line="240" w:lineRule="auto"/>
              <w:rPr>
                <w:del w:id="2585" w:author="Chasco, Brandon Edward" w:date="2020-08-26T11:40:00Z"/>
                <w:color w:val="000000"/>
                <w:sz w:val="22"/>
                <w:szCs w:val="22"/>
              </w:rPr>
            </w:pPr>
            <w:del w:id="2586" w:author="Chasco, Brandon Edward" w:date="2020-08-26T11:40:00Z">
              <w:r w:rsidRPr="006226B0" w:rsidDel="00E1020B">
                <w:rPr>
                  <w:color w:val="000000"/>
                  <w:sz w:val="22"/>
                  <w:szCs w:val="22"/>
                </w:rPr>
                <w:delText>Process error for day effect</w:delText>
              </w:r>
            </w:del>
          </w:p>
        </w:tc>
        <w:tc>
          <w:tcPr>
            <w:tcW w:w="1109" w:type="dxa"/>
            <w:tcBorders>
              <w:top w:val="nil"/>
              <w:left w:val="nil"/>
              <w:bottom w:val="nil"/>
              <w:right w:val="nil"/>
            </w:tcBorders>
            <w:tcPrChange w:id="2587" w:author="Chasco, Brandon Edward" w:date="2020-08-26T10:36:00Z">
              <w:tcPr>
                <w:tcW w:w="1092" w:type="dxa"/>
                <w:tcBorders>
                  <w:top w:val="nil"/>
                  <w:left w:val="nil"/>
                  <w:bottom w:val="nil"/>
                  <w:right w:val="nil"/>
                </w:tcBorders>
              </w:tcPr>
            </w:tcPrChange>
          </w:tcPr>
          <w:p w14:paraId="35F3161B" w14:textId="5C00F6D6" w:rsidR="00B26111" w:rsidRPr="00B166D4" w:rsidDel="00E1020B" w:rsidRDefault="009B0FE2" w:rsidP="00D9742C">
            <w:pPr>
              <w:jc w:val="center"/>
              <w:rPr>
                <w:del w:id="2588" w:author="Chasco, Brandon Edward" w:date="2020-08-26T11:40:00Z"/>
                <w:rFonts w:ascii="Cambria Math" w:eastAsia="Cambria Math" w:hAnsi="Cambria Math" w:cs="Cambria Math"/>
              </w:rPr>
            </w:pPr>
            <m:oMathPara>
              <m:oMath>
                <m:sSup>
                  <m:sSupPr>
                    <m:ctrlPr>
                      <w:del w:id="2589" w:author="Chasco, Brandon Edward" w:date="2020-08-26T11:40:00Z">
                        <w:rPr>
                          <w:rFonts w:ascii="Cambria Math" w:eastAsia="Cambria Math" w:hAnsi="Cambria Math" w:cs="Cambria Math"/>
                        </w:rPr>
                      </w:del>
                    </m:ctrlPr>
                  </m:sSupPr>
                  <m:e>
                    <m:d>
                      <m:dPr>
                        <m:ctrlPr>
                          <w:del w:id="2590" w:author="Chasco, Brandon Edward" w:date="2020-08-26T11:40:00Z">
                            <w:rPr>
                              <w:rFonts w:ascii="Cambria Math" w:hAnsi="Cambria Math"/>
                            </w:rPr>
                          </w:del>
                        </m:ctrlPr>
                      </m:dPr>
                      <m:e>
                        <m:sSup>
                          <m:sSupPr>
                            <m:ctrlPr>
                              <w:del w:id="2591" w:author="Chasco, Brandon Edward" w:date="2020-08-26T11:40:00Z">
                                <w:rPr>
                                  <w:rFonts w:ascii="Cambria Math" w:eastAsia="Cambria Math" w:hAnsi="Cambria Math" w:cs="Cambria Math"/>
                                </w:rPr>
                              </w:del>
                            </m:ctrlPr>
                          </m:sSupPr>
                          <m:e>
                            <m:r>
                              <w:del w:id="2592" w:author="Chasco, Brandon Edward" w:date="2020-08-26T11:40:00Z">
                                <m:rPr>
                                  <m:sty m:val="p"/>
                                </m:rPr>
                                <w:rPr>
                                  <w:rFonts w:ascii="Cambria Math" w:hAnsi="Cambria Math"/>
                                </w:rPr>
                                <m:t>ψ</m:t>
                              </w:del>
                            </m:r>
                          </m:e>
                          <m:sup>
                            <m:r>
                              <w:del w:id="2593" w:author="Chasco, Brandon Edward" w:date="2020-08-26T11:40:00Z">
                                <m:rPr>
                                  <m:sty m:val="p"/>
                                </m:rPr>
                                <w:rPr>
                                  <w:rFonts w:ascii="Cambria Math" w:eastAsia="Cambria Math" w:hAnsi="Cambria Math" w:cs="Cambria Math"/>
                                </w:rPr>
                                <m:t>2</m:t>
                              </w:del>
                            </m:r>
                          </m:sup>
                        </m:sSup>
                      </m:e>
                    </m:d>
                  </m:e>
                  <m:sup>
                    <m:r>
                      <w:del w:id="2594" w:author="Chasco, Brandon Edward" w:date="2020-08-26T11:40:00Z">
                        <m:rPr>
                          <m:sty m:val="p"/>
                        </m:rPr>
                        <w:rPr>
                          <w:rFonts w:ascii="Cambria Math" w:eastAsia="Cambria Math" w:hAnsi="Cambria Math" w:cs="Cambria Math"/>
                        </w:rPr>
                        <m:t>(rj)</m:t>
                      </w:del>
                    </m:r>
                  </m:sup>
                </m:sSup>
              </m:oMath>
            </m:oMathPara>
          </w:p>
        </w:tc>
        <w:tc>
          <w:tcPr>
            <w:tcW w:w="2522" w:type="dxa"/>
            <w:tcBorders>
              <w:top w:val="nil"/>
              <w:left w:val="nil"/>
              <w:bottom w:val="nil"/>
              <w:right w:val="nil"/>
            </w:tcBorders>
            <w:shd w:val="clear" w:color="auto" w:fill="auto"/>
            <w:vAlign w:val="bottom"/>
            <w:tcPrChange w:id="2595" w:author="Chasco, Brandon Edward" w:date="2020-08-26T10:36:00Z">
              <w:tcPr>
                <w:tcW w:w="2482" w:type="dxa"/>
                <w:tcBorders>
                  <w:top w:val="nil"/>
                  <w:left w:val="nil"/>
                  <w:bottom w:val="nil"/>
                  <w:right w:val="nil"/>
                </w:tcBorders>
                <w:shd w:val="clear" w:color="auto" w:fill="auto"/>
                <w:vAlign w:val="bottom"/>
              </w:tcPr>
            </w:tcPrChange>
          </w:tcPr>
          <w:p w14:paraId="49A3D782" w14:textId="21C40A28" w:rsidR="00B26111" w:rsidRPr="00B166D4" w:rsidDel="00E1020B" w:rsidRDefault="00B26111" w:rsidP="00D9742C">
            <w:pPr>
              <w:spacing w:after="0" w:line="240" w:lineRule="auto"/>
              <w:jc w:val="right"/>
              <w:rPr>
                <w:del w:id="2596" w:author="Chasco, Brandon Edward" w:date="2020-08-26T11:40:00Z"/>
                <w:color w:val="000000"/>
                <w:sz w:val="22"/>
                <w:szCs w:val="22"/>
              </w:rPr>
            </w:pPr>
            <w:del w:id="2597" w:author="Chasco, Brandon Edward" w:date="2020-08-26T11:40:00Z">
              <w:r w:rsidRPr="00B166D4" w:rsidDel="00E1020B">
                <w:rPr>
                  <w:rFonts w:ascii="Calibri" w:eastAsia="Calibri" w:hAnsi="Calibri" w:cs="Calibri"/>
                  <w:color w:val="000000"/>
                  <w:sz w:val="22"/>
                  <w:szCs w:val="22"/>
                </w:rPr>
                <w:delText>N.E.</w:delText>
              </w:r>
            </w:del>
          </w:p>
        </w:tc>
        <w:tc>
          <w:tcPr>
            <w:tcW w:w="2320" w:type="dxa"/>
            <w:tcBorders>
              <w:top w:val="nil"/>
              <w:left w:val="nil"/>
              <w:bottom w:val="nil"/>
              <w:right w:val="nil"/>
            </w:tcBorders>
            <w:shd w:val="clear" w:color="auto" w:fill="auto"/>
            <w:vAlign w:val="bottom"/>
            <w:tcPrChange w:id="2598" w:author="Chasco, Brandon Edward" w:date="2020-08-26T10:36:00Z">
              <w:tcPr>
                <w:tcW w:w="2283" w:type="dxa"/>
                <w:tcBorders>
                  <w:top w:val="nil"/>
                  <w:left w:val="nil"/>
                  <w:bottom w:val="nil"/>
                  <w:right w:val="nil"/>
                </w:tcBorders>
                <w:shd w:val="clear" w:color="auto" w:fill="auto"/>
                <w:vAlign w:val="bottom"/>
              </w:tcPr>
            </w:tcPrChange>
          </w:tcPr>
          <w:p w14:paraId="2D8F7DEE" w14:textId="6E29A486" w:rsidR="00B26111" w:rsidRPr="00B166D4" w:rsidDel="00E1020B" w:rsidRDefault="00B26111" w:rsidP="00D9742C">
            <w:pPr>
              <w:spacing w:after="0" w:line="240" w:lineRule="auto"/>
              <w:jc w:val="right"/>
              <w:rPr>
                <w:del w:id="2599" w:author="Chasco, Brandon Edward" w:date="2020-08-26T11:40:00Z"/>
                <w:color w:val="000000"/>
                <w:sz w:val="22"/>
                <w:szCs w:val="22"/>
              </w:rPr>
            </w:pPr>
            <w:del w:id="2600" w:author="Chasco, Brandon Edward" w:date="2020-08-26T11:40:00Z">
              <w:r w:rsidRPr="00B166D4" w:rsidDel="00E1020B">
                <w:rPr>
                  <w:rFonts w:ascii="Calibri" w:eastAsia="Calibri" w:hAnsi="Calibri" w:cs="Calibri"/>
                  <w:color w:val="000000"/>
                  <w:sz w:val="22"/>
                  <w:szCs w:val="22"/>
                </w:rPr>
                <w:delText>0.134 ( 0.02, 0.905 )</w:delText>
              </w:r>
            </w:del>
          </w:p>
        </w:tc>
        <w:tc>
          <w:tcPr>
            <w:tcW w:w="2320" w:type="dxa"/>
            <w:tcBorders>
              <w:top w:val="nil"/>
              <w:left w:val="nil"/>
              <w:bottom w:val="nil"/>
              <w:right w:val="nil"/>
            </w:tcBorders>
            <w:vAlign w:val="bottom"/>
            <w:tcPrChange w:id="2601" w:author="Chasco, Brandon Edward" w:date="2020-08-26T10:36:00Z">
              <w:tcPr>
                <w:tcW w:w="2283" w:type="dxa"/>
                <w:tcBorders>
                  <w:top w:val="nil"/>
                  <w:left w:val="nil"/>
                  <w:bottom w:val="nil"/>
                  <w:right w:val="nil"/>
                </w:tcBorders>
                <w:vAlign w:val="bottom"/>
              </w:tcPr>
            </w:tcPrChange>
          </w:tcPr>
          <w:p w14:paraId="74DED5EB" w14:textId="7333AE6C" w:rsidR="00B26111" w:rsidRPr="00B166D4" w:rsidDel="00E1020B" w:rsidRDefault="00B26111" w:rsidP="00D9742C">
            <w:pPr>
              <w:spacing w:after="0" w:line="240" w:lineRule="auto"/>
              <w:jc w:val="right"/>
              <w:rPr>
                <w:del w:id="2602" w:author="Chasco, Brandon Edward" w:date="2020-08-26T11:40:00Z"/>
                <w:color w:val="000000"/>
                <w:sz w:val="22"/>
                <w:szCs w:val="22"/>
              </w:rPr>
            </w:pPr>
            <w:del w:id="2603" w:author="Chasco, Brandon Edward" w:date="2020-08-26T11:40:00Z">
              <w:r w:rsidRPr="00B166D4" w:rsidDel="00E1020B">
                <w:rPr>
                  <w:rFonts w:ascii="Calibri" w:eastAsia="Calibri" w:hAnsi="Calibri" w:cs="Calibri"/>
                  <w:color w:val="000000"/>
                  <w:sz w:val="22"/>
                  <w:szCs w:val="22"/>
                </w:rPr>
                <w:delText>0.793 ( 0.243, 2.588 )</w:delText>
              </w:r>
            </w:del>
          </w:p>
        </w:tc>
      </w:tr>
      <w:tr w:rsidR="00B26111" w:rsidRPr="006226B0" w:rsidDel="00E1020B" w14:paraId="3AEC976B" w14:textId="294745BA" w:rsidTr="007A30C3">
        <w:trPr>
          <w:trHeight w:val="318"/>
          <w:del w:id="2604" w:author="Chasco, Brandon Edward" w:date="2020-08-26T11:40:00Z"/>
          <w:trPrChange w:id="2605"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606" w:author="Chasco, Brandon Edward" w:date="2020-08-26T10:36:00Z">
              <w:tcPr>
                <w:tcW w:w="2184" w:type="dxa"/>
                <w:tcBorders>
                  <w:top w:val="nil"/>
                  <w:left w:val="nil"/>
                  <w:bottom w:val="nil"/>
                  <w:right w:val="nil"/>
                </w:tcBorders>
                <w:shd w:val="clear" w:color="auto" w:fill="auto"/>
                <w:vAlign w:val="bottom"/>
              </w:tcPr>
            </w:tcPrChange>
          </w:tcPr>
          <w:p w14:paraId="55B0A998" w14:textId="722367B1" w:rsidR="00B26111" w:rsidRPr="006226B0" w:rsidDel="00E1020B" w:rsidRDefault="00B26111" w:rsidP="00D9742C">
            <w:pPr>
              <w:spacing w:after="0" w:line="240" w:lineRule="auto"/>
              <w:rPr>
                <w:del w:id="2607" w:author="Chasco, Brandon Edward" w:date="2020-08-26T11:40:00Z"/>
                <w:color w:val="000000"/>
                <w:sz w:val="22"/>
                <w:szCs w:val="22"/>
              </w:rPr>
            </w:pPr>
            <w:del w:id="2608" w:author="Chasco, Brandon Edward" w:date="2020-08-26T11:40:00Z">
              <w:r w:rsidRPr="006226B0" w:rsidDel="00E1020B">
                <w:rPr>
                  <w:color w:val="000000"/>
                  <w:sz w:val="22"/>
                  <w:szCs w:val="22"/>
                </w:rPr>
                <w:delText>Process error for day/year effect</w:delText>
              </w:r>
            </w:del>
          </w:p>
        </w:tc>
        <w:tc>
          <w:tcPr>
            <w:tcW w:w="1109" w:type="dxa"/>
            <w:tcBorders>
              <w:top w:val="nil"/>
              <w:left w:val="nil"/>
              <w:bottom w:val="nil"/>
              <w:right w:val="nil"/>
            </w:tcBorders>
            <w:tcPrChange w:id="2609" w:author="Chasco, Brandon Edward" w:date="2020-08-26T10:36:00Z">
              <w:tcPr>
                <w:tcW w:w="1092" w:type="dxa"/>
                <w:tcBorders>
                  <w:top w:val="nil"/>
                  <w:left w:val="nil"/>
                  <w:bottom w:val="nil"/>
                  <w:right w:val="nil"/>
                </w:tcBorders>
              </w:tcPr>
            </w:tcPrChange>
          </w:tcPr>
          <w:p w14:paraId="75670694" w14:textId="28607065" w:rsidR="00B26111" w:rsidRPr="00B166D4" w:rsidDel="00E1020B" w:rsidRDefault="009B0FE2" w:rsidP="00D9742C">
            <w:pPr>
              <w:jc w:val="center"/>
              <w:rPr>
                <w:del w:id="2610" w:author="Chasco, Brandon Edward" w:date="2020-08-26T11:40:00Z"/>
                <w:rFonts w:ascii="Cambria Math" w:eastAsia="Cambria Math" w:hAnsi="Cambria Math" w:cs="Cambria Math"/>
              </w:rPr>
            </w:pPr>
            <m:oMathPara>
              <m:oMath>
                <m:sSup>
                  <m:sSupPr>
                    <m:ctrlPr>
                      <w:del w:id="2611" w:author="Chasco, Brandon Edward" w:date="2020-08-26T11:40:00Z">
                        <w:rPr>
                          <w:rFonts w:ascii="Cambria Math" w:eastAsia="Cambria Math" w:hAnsi="Cambria Math" w:cs="Cambria Math"/>
                        </w:rPr>
                      </w:del>
                    </m:ctrlPr>
                  </m:sSupPr>
                  <m:e>
                    <m:d>
                      <m:dPr>
                        <m:ctrlPr>
                          <w:del w:id="2612" w:author="Chasco, Brandon Edward" w:date="2020-08-26T11:40:00Z">
                            <w:rPr>
                              <w:rFonts w:ascii="Cambria Math" w:hAnsi="Cambria Math"/>
                            </w:rPr>
                          </w:del>
                        </m:ctrlPr>
                      </m:dPr>
                      <m:e>
                        <m:sSup>
                          <m:sSupPr>
                            <m:ctrlPr>
                              <w:del w:id="2613" w:author="Chasco, Brandon Edward" w:date="2020-08-26T11:40:00Z">
                                <w:rPr>
                                  <w:rFonts w:ascii="Cambria Math" w:eastAsia="Cambria Math" w:hAnsi="Cambria Math" w:cs="Cambria Math"/>
                                </w:rPr>
                              </w:del>
                            </m:ctrlPr>
                          </m:sSupPr>
                          <m:e>
                            <m:r>
                              <w:del w:id="2614" w:author="Chasco, Brandon Edward" w:date="2020-08-26T11:40:00Z">
                                <m:rPr>
                                  <m:sty m:val="p"/>
                                </m:rPr>
                                <w:rPr>
                                  <w:rFonts w:ascii="Cambria Math" w:hAnsi="Cambria Math"/>
                                </w:rPr>
                                <m:t>ϕ</m:t>
                              </w:del>
                            </m:r>
                          </m:e>
                          <m:sup>
                            <m:r>
                              <w:del w:id="2615" w:author="Chasco, Brandon Edward" w:date="2020-08-26T11:40:00Z">
                                <m:rPr>
                                  <m:sty m:val="p"/>
                                </m:rPr>
                                <w:rPr>
                                  <w:rFonts w:ascii="Cambria Math" w:eastAsia="Cambria Math" w:hAnsi="Cambria Math" w:cs="Cambria Math"/>
                                </w:rPr>
                                <m:t>2</m:t>
                              </w:del>
                            </m:r>
                          </m:sup>
                        </m:sSup>
                      </m:e>
                    </m:d>
                  </m:e>
                  <m:sup>
                    <m:r>
                      <w:del w:id="2616" w:author="Chasco, Brandon Edward" w:date="2020-08-26T11:40:00Z">
                        <m:rPr>
                          <m:sty m:val="p"/>
                        </m:rPr>
                        <w:rPr>
                          <w:rFonts w:ascii="Cambria Math" w:eastAsia="Cambria Math" w:hAnsi="Cambria Math" w:cs="Cambria Math"/>
                        </w:rPr>
                        <m:t>(r)</m:t>
                      </w:del>
                    </m:r>
                  </m:sup>
                </m:sSup>
              </m:oMath>
            </m:oMathPara>
          </w:p>
        </w:tc>
        <w:tc>
          <w:tcPr>
            <w:tcW w:w="2522" w:type="dxa"/>
            <w:tcBorders>
              <w:top w:val="nil"/>
              <w:left w:val="nil"/>
              <w:bottom w:val="nil"/>
              <w:right w:val="nil"/>
            </w:tcBorders>
            <w:shd w:val="clear" w:color="auto" w:fill="auto"/>
            <w:vAlign w:val="bottom"/>
            <w:tcPrChange w:id="2617" w:author="Chasco, Brandon Edward" w:date="2020-08-26T10:36:00Z">
              <w:tcPr>
                <w:tcW w:w="2482" w:type="dxa"/>
                <w:tcBorders>
                  <w:top w:val="nil"/>
                  <w:left w:val="nil"/>
                  <w:bottom w:val="nil"/>
                  <w:right w:val="nil"/>
                </w:tcBorders>
                <w:shd w:val="clear" w:color="auto" w:fill="auto"/>
                <w:vAlign w:val="bottom"/>
              </w:tcPr>
            </w:tcPrChange>
          </w:tcPr>
          <w:p w14:paraId="0C745E38" w14:textId="1016465C" w:rsidR="00B26111" w:rsidRPr="00B166D4" w:rsidDel="00E1020B" w:rsidRDefault="00B26111" w:rsidP="00D9742C">
            <w:pPr>
              <w:spacing w:after="0" w:line="240" w:lineRule="auto"/>
              <w:jc w:val="right"/>
              <w:rPr>
                <w:del w:id="2618" w:author="Chasco, Brandon Edward" w:date="2020-08-26T11:40:00Z"/>
                <w:color w:val="000000"/>
                <w:sz w:val="22"/>
                <w:szCs w:val="22"/>
              </w:rPr>
            </w:pPr>
            <w:del w:id="2619" w:author="Chasco, Brandon Edward" w:date="2020-08-26T11:40:00Z">
              <w:r w:rsidRPr="00B166D4" w:rsidDel="00E1020B">
                <w:rPr>
                  <w:rFonts w:ascii="Calibri" w:eastAsia="Calibri" w:hAnsi="Calibri" w:cs="Calibri"/>
                  <w:color w:val="000000"/>
                  <w:sz w:val="22"/>
                  <w:szCs w:val="22"/>
                </w:rPr>
                <w:delText>0.58 ( 0.449, 0.749 )</w:delText>
              </w:r>
            </w:del>
          </w:p>
        </w:tc>
        <w:tc>
          <w:tcPr>
            <w:tcW w:w="2320" w:type="dxa"/>
            <w:tcBorders>
              <w:top w:val="nil"/>
              <w:left w:val="nil"/>
              <w:bottom w:val="nil"/>
              <w:right w:val="nil"/>
            </w:tcBorders>
            <w:shd w:val="clear" w:color="auto" w:fill="auto"/>
            <w:vAlign w:val="bottom"/>
            <w:tcPrChange w:id="2620" w:author="Chasco, Brandon Edward" w:date="2020-08-26T10:36:00Z">
              <w:tcPr>
                <w:tcW w:w="2283" w:type="dxa"/>
                <w:tcBorders>
                  <w:top w:val="nil"/>
                  <w:left w:val="nil"/>
                  <w:bottom w:val="nil"/>
                  <w:right w:val="nil"/>
                </w:tcBorders>
                <w:shd w:val="clear" w:color="auto" w:fill="auto"/>
                <w:vAlign w:val="bottom"/>
              </w:tcPr>
            </w:tcPrChange>
          </w:tcPr>
          <w:p w14:paraId="674F46F5" w14:textId="313E75C2" w:rsidR="00B26111" w:rsidRPr="00B166D4" w:rsidDel="00E1020B" w:rsidRDefault="00B26111" w:rsidP="00D9742C">
            <w:pPr>
              <w:spacing w:after="0" w:line="240" w:lineRule="auto"/>
              <w:jc w:val="right"/>
              <w:rPr>
                <w:del w:id="2621" w:author="Chasco, Brandon Edward" w:date="2020-08-26T11:40:00Z"/>
                <w:color w:val="000000"/>
                <w:sz w:val="22"/>
                <w:szCs w:val="22"/>
              </w:rPr>
            </w:pPr>
            <w:del w:id="2622" w:author="Chasco, Brandon Edward" w:date="2020-08-26T11:40:00Z">
              <w:r w:rsidRPr="00B166D4" w:rsidDel="00E1020B">
                <w:rPr>
                  <w:rFonts w:ascii="Calibri" w:eastAsia="Calibri" w:hAnsi="Calibri" w:cs="Calibri"/>
                  <w:color w:val="000000"/>
                  <w:sz w:val="22"/>
                  <w:szCs w:val="22"/>
                </w:rPr>
                <w:delText>0.576 ( 0.442, 0.75 )</w:delText>
              </w:r>
            </w:del>
          </w:p>
        </w:tc>
        <w:tc>
          <w:tcPr>
            <w:tcW w:w="2320" w:type="dxa"/>
            <w:tcBorders>
              <w:top w:val="nil"/>
              <w:left w:val="nil"/>
              <w:bottom w:val="nil"/>
              <w:right w:val="nil"/>
            </w:tcBorders>
            <w:vAlign w:val="bottom"/>
            <w:tcPrChange w:id="2623" w:author="Chasco, Brandon Edward" w:date="2020-08-26T10:36:00Z">
              <w:tcPr>
                <w:tcW w:w="2283" w:type="dxa"/>
                <w:tcBorders>
                  <w:top w:val="nil"/>
                  <w:left w:val="nil"/>
                  <w:bottom w:val="nil"/>
                  <w:right w:val="nil"/>
                </w:tcBorders>
                <w:vAlign w:val="bottom"/>
              </w:tcPr>
            </w:tcPrChange>
          </w:tcPr>
          <w:p w14:paraId="6762232E" w14:textId="44AC83C0" w:rsidR="00B26111" w:rsidRPr="00B166D4" w:rsidDel="00E1020B" w:rsidRDefault="00B26111" w:rsidP="00D9742C">
            <w:pPr>
              <w:spacing w:after="0" w:line="240" w:lineRule="auto"/>
              <w:jc w:val="right"/>
              <w:rPr>
                <w:del w:id="2624" w:author="Chasco, Brandon Edward" w:date="2020-08-26T11:40:00Z"/>
                <w:color w:val="000000"/>
                <w:sz w:val="22"/>
                <w:szCs w:val="22"/>
              </w:rPr>
            </w:pPr>
            <w:del w:id="2625" w:author="Chasco, Brandon Edward" w:date="2020-08-26T11:40:00Z">
              <w:r w:rsidRPr="00B166D4" w:rsidDel="00E1020B">
                <w:rPr>
                  <w:rFonts w:ascii="Calibri" w:eastAsia="Calibri" w:hAnsi="Calibri" w:cs="Calibri"/>
                  <w:color w:val="000000"/>
                  <w:sz w:val="22"/>
                  <w:szCs w:val="22"/>
                </w:rPr>
                <w:delText>0.611 ( 0.451, 0.826 )</w:delText>
              </w:r>
            </w:del>
          </w:p>
        </w:tc>
      </w:tr>
      <w:tr w:rsidR="00B26111" w:rsidRPr="006226B0" w:rsidDel="00E1020B" w14:paraId="4B5158D4" w14:textId="0B1B89DC" w:rsidTr="007A30C3">
        <w:trPr>
          <w:trHeight w:val="318"/>
          <w:del w:id="2626" w:author="Chasco, Brandon Edward" w:date="2020-08-26T11:40:00Z"/>
          <w:trPrChange w:id="2627" w:author="Chasco, Brandon Edward" w:date="2020-08-26T10:36:00Z">
            <w:trPr>
              <w:trHeight w:val="313"/>
            </w:trPr>
          </w:trPrChange>
        </w:trPr>
        <w:tc>
          <w:tcPr>
            <w:tcW w:w="2218" w:type="dxa"/>
            <w:tcBorders>
              <w:top w:val="nil"/>
              <w:left w:val="nil"/>
              <w:right w:val="nil"/>
            </w:tcBorders>
            <w:shd w:val="clear" w:color="auto" w:fill="auto"/>
            <w:vAlign w:val="bottom"/>
            <w:tcPrChange w:id="2628" w:author="Chasco, Brandon Edward" w:date="2020-08-26T10:36:00Z">
              <w:tcPr>
                <w:tcW w:w="2184" w:type="dxa"/>
                <w:tcBorders>
                  <w:top w:val="nil"/>
                  <w:left w:val="nil"/>
                  <w:right w:val="nil"/>
                </w:tcBorders>
                <w:shd w:val="clear" w:color="auto" w:fill="auto"/>
                <w:vAlign w:val="bottom"/>
              </w:tcPr>
            </w:tcPrChange>
          </w:tcPr>
          <w:p w14:paraId="2179B971" w14:textId="2E4AB668" w:rsidR="00B26111" w:rsidRPr="006226B0" w:rsidDel="00E1020B" w:rsidRDefault="00B26111" w:rsidP="00D9742C">
            <w:pPr>
              <w:spacing w:after="0" w:line="240" w:lineRule="auto"/>
              <w:rPr>
                <w:del w:id="2629" w:author="Chasco, Brandon Edward" w:date="2020-08-26T11:40:00Z"/>
                <w:color w:val="000000"/>
                <w:sz w:val="22"/>
                <w:szCs w:val="22"/>
              </w:rPr>
            </w:pPr>
            <w:del w:id="2630" w:author="Chasco, Brandon Edward" w:date="2020-08-26T11:40:00Z">
              <w:r w:rsidRPr="006226B0" w:rsidDel="00E1020B">
                <w:rPr>
                  <w:color w:val="000000"/>
                  <w:sz w:val="22"/>
                  <w:szCs w:val="22"/>
                </w:rPr>
                <w:delText>Effect of first marine covariate</w:delText>
              </w:r>
            </w:del>
          </w:p>
        </w:tc>
        <w:tc>
          <w:tcPr>
            <w:tcW w:w="1109" w:type="dxa"/>
            <w:tcBorders>
              <w:top w:val="nil"/>
              <w:left w:val="nil"/>
              <w:right w:val="nil"/>
            </w:tcBorders>
            <w:tcPrChange w:id="2631" w:author="Chasco, Brandon Edward" w:date="2020-08-26T10:36:00Z">
              <w:tcPr>
                <w:tcW w:w="1092" w:type="dxa"/>
                <w:tcBorders>
                  <w:top w:val="nil"/>
                  <w:left w:val="nil"/>
                  <w:right w:val="nil"/>
                </w:tcBorders>
              </w:tcPr>
            </w:tcPrChange>
          </w:tcPr>
          <w:p w14:paraId="55CBE829" w14:textId="73E38D81" w:rsidR="00B26111" w:rsidRPr="006226B0" w:rsidDel="00E1020B" w:rsidRDefault="00B26111" w:rsidP="00D9742C">
            <w:pPr>
              <w:jc w:val="center"/>
              <w:rPr>
                <w:del w:id="2632" w:author="Chasco, Brandon Edward" w:date="2020-08-26T11:40:00Z"/>
                <w:color w:val="000000"/>
                <w:sz w:val="22"/>
                <w:szCs w:val="22"/>
              </w:rPr>
            </w:pPr>
            <m:oMathPara>
              <m:oMath>
                <m:r>
                  <w:del w:id="2633" w:author="Chasco, Brandon Edward" w:date="2020-08-26T11:40:00Z">
                    <m:rPr>
                      <m:sty m:val="p"/>
                    </m:rPr>
                    <w:rPr>
                      <w:rFonts w:ascii="Cambria Math" w:hAnsi="Cambria Math"/>
                    </w:rPr>
                    <m:t>β</m:t>
                  </w:del>
                </m:r>
              </m:oMath>
            </m:oMathPara>
          </w:p>
        </w:tc>
        <w:tc>
          <w:tcPr>
            <w:tcW w:w="2522" w:type="dxa"/>
            <w:tcBorders>
              <w:top w:val="nil"/>
              <w:left w:val="nil"/>
              <w:right w:val="nil"/>
            </w:tcBorders>
            <w:shd w:val="clear" w:color="auto" w:fill="auto"/>
            <w:vAlign w:val="bottom"/>
            <w:tcPrChange w:id="2634" w:author="Chasco, Brandon Edward" w:date="2020-08-26T10:36:00Z">
              <w:tcPr>
                <w:tcW w:w="2482" w:type="dxa"/>
                <w:tcBorders>
                  <w:top w:val="nil"/>
                  <w:left w:val="nil"/>
                  <w:right w:val="nil"/>
                </w:tcBorders>
                <w:shd w:val="clear" w:color="auto" w:fill="auto"/>
                <w:vAlign w:val="bottom"/>
              </w:tcPr>
            </w:tcPrChange>
          </w:tcPr>
          <w:p w14:paraId="0A964B02" w14:textId="62672490" w:rsidR="00B26111" w:rsidRPr="006226B0" w:rsidDel="00E1020B" w:rsidRDefault="00B26111" w:rsidP="00D9742C">
            <w:pPr>
              <w:spacing w:after="0" w:line="240" w:lineRule="auto"/>
              <w:jc w:val="right"/>
              <w:rPr>
                <w:del w:id="2635" w:author="Chasco, Brandon Edward" w:date="2020-08-26T11:40:00Z"/>
                <w:color w:val="000000"/>
                <w:sz w:val="22"/>
                <w:szCs w:val="22"/>
                <w:vertAlign w:val="superscript"/>
              </w:rPr>
            </w:pPr>
            <w:del w:id="2636" w:author="Chasco, Brandon Edward" w:date="2020-08-26T11:40:00Z">
              <w:r w:rsidRPr="006226B0" w:rsidDel="00E1020B">
                <w:rPr>
                  <w:rFonts w:ascii="Calibri" w:eastAsia="Calibri" w:hAnsi="Calibri" w:cs="Calibri"/>
                  <w:color w:val="000000"/>
                  <w:sz w:val="22"/>
                  <w:szCs w:val="22"/>
                </w:rPr>
                <w:delText>0.488 ( 0.228, 0.747 )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right w:val="nil"/>
            </w:tcBorders>
            <w:shd w:val="clear" w:color="auto" w:fill="auto"/>
            <w:vAlign w:val="bottom"/>
            <w:tcPrChange w:id="2637" w:author="Chasco, Brandon Edward" w:date="2020-08-26T10:36:00Z">
              <w:tcPr>
                <w:tcW w:w="2283" w:type="dxa"/>
                <w:tcBorders>
                  <w:top w:val="nil"/>
                  <w:left w:val="nil"/>
                  <w:right w:val="nil"/>
                </w:tcBorders>
                <w:shd w:val="clear" w:color="auto" w:fill="auto"/>
                <w:vAlign w:val="bottom"/>
              </w:tcPr>
            </w:tcPrChange>
          </w:tcPr>
          <w:p w14:paraId="42C84499" w14:textId="36EEFCD1" w:rsidR="00B26111" w:rsidRPr="006226B0" w:rsidDel="00E1020B" w:rsidRDefault="00B26111" w:rsidP="00D9742C">
            <w:pPr>
              <w:spacing w:after="0" w:line="240" w:lineRule="auto"/>
              <w:jc w:val="right"/>
              <w:rPr>
                <w:del w:id="2638" w:author="Chasco, Brandon Edward" w:date="2020-08-26T11:40:00Z"/>
                <w:color w:val="000000"/>
                <w:sz w:val="22"/>
                <w:szCs w:val="22"/>
                <w:vertAlign w:val="superscript"/>
              </w:rPr>
            </w:pPr>
            <w:del w:id="2639" w:author="Chasco, Brandon Edward" w:date="2020-08-26T11:40:00Z">
              <w:r w:rsidRPr="006226B0" w:rsidDel="00E1020B">
                <w:rPr>
                  <w:rFonts w:ascii="Calibri" w:eastAsia="Calibri" w:hAnsi="Calibri" w:cs="Calibri"/>
                  <w:color w:val="000000"/>
                  <w:sz w:val="22"/>
                  <w:szCs w:val="22"/>
                </w:rPr>
                <w:delText>0.478 ( 0.218, 0.737 )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right w:val="nil"/>
            </w:tcBorders>
            <w:vAlign w:val="bottom"/>
            <w:tcPrChange w:id="2640" w:author="Chasco, Brandon Edward" w:date="2020-08-26T10:36:00Z">
              <w:tcPr>
                <w:tcW w:w="2283" w:type="dxa"/>
                <w:tcBorders>
                  <w:top w:val="nil"/>
                  <w:left w:val="nil"/>
                  <w:right w:val="nil"/>
                </w:tcBorders>
                <w:vAlign w:val="bottom"/>
              </w:tcPr>
            </w:tcPrChange>
          </w:tcPr>
          <w:p w14:paraId="17FC7641" w14:textId="0FDC2246" w:rsidR="00B26111" w:rsidRPr="006226B0" w:rsidDel="00E1020B" w:rsidRDefault="00B26111" w:rsidP="00D9742C">
            <w:pPr>
              <w:spacing w:after="0" w:line="240" w:lineRule="auto"/>
              <w:jc w:val="right"/>
              <w:rPr>
                <w:del w:id="2641" w:author="Chasco, Brandon Edward" w:date="2020-08-26T11:40:00Z"/>
                <w:color w:val="000000"/>
                <w:sz w:val="22"/>
                <w:szCs w:val="22"/>
                <w:vertAlign w:val="superscript"/>
              </w:rPr>
            </w:pPr>
            <w:del w:id="2642" w:author="Chasco, Brandon Edward" w:date="2020-08-26T11:40:00Z">
              <w:r w:rsidRPr="006226B0" w:rsidDel="00E1020B">
                <w:rPr>
                  <w:rFonts w:ascii="Calibri" w:eastAsia="Calibri" w:hAnsi="Calibri" w:cs="Calibri"/>
                  <w:color w:val="000000"/>
                  <w:sz w:val="22"/>
                  <w:szCs w:val="22"/>
                </w:rPr>
                <w:delText>0.458 ( 0.22, 0.695 )</w:delText>
              </w:r>
              <w:r w:rsidRPr="006226B0" w:rsidDel="00E1020B">
                <w:rPr>
                  <w:rFonts w:ascii="Calibri" w:eastAsia="Calibri" w:hAnsi="Calibri" w:cs="Calibri"/>
                  <w:color w:val="000000"/>
                  <w:sz w:val="22"/>
                  <w:szCs w:val="22"/>
                  <w:vertAlign w:val="superscript"/>
                </w:rPr>
                <w:delText>2</w:delText>
              </w:r>
            </w:del>
          </w:p>
        </w:tc>
      </w:tr>
      <w:tr w:rsidR="00B26111" w:rsidRPr="006226B0" w:rsidDel="00E1020B" w14:paraId="5F0FD95A" w14:textId="030975EA" w:rsidTr="007A30C3">
        <w:trPr>
          <w:trHeight w:val="318"/>
          <w:del w:id="2643" w:author="Chasco, Brandon Edward" w:date="2020-08-26T11:40:00Z"/>
          <w:trPrChange w:id="2644" w:author="Chasco, Brandon Edward" w:date="2020-08-26T10:36:00Z">
            <w:trPr>
              <w:trHeight w:val="313"/>
            </w:trPr>
          </w:trPrChange>
        </w:trPr>
        <w:tc>
          <w:tcPr>
            <w:tcW w:w="2218" w:type="dxa"/>
            <w:tcBorders>
              <w:top w:val="nil"/>
              <w:left w:val="nil"/>
              <w:bottom w:val="single" w:sz="4" w:space="0" w:color="000000"/>
              <w:right w:val="nil"/>
            </w:tcBorders>
            <w:shd w:val="clear" w:color="auto" w:fill="auto"/>
            <w:vAlign w:val="bottom"/>
            <w:tcPrChange w:id="2645" w:author="Chasco, Brandon Edward" w:date="2020-08-26T10:36:00Z">
              <w:tcPr>
                <w:tcW w:w="2184" w:type="dxa"/>
                <w:tcBorders>
                  <w:top w:val="nil"/>
                  <w:left w:val="nil"/>
                  <w:bottom w:val="single" w:sz="4" w:space="0" w:color="000000"/>
                  <w:right w:val="nil"/>
                </w:tcBorders>
                <w:shd w:val="clear" w:color="auto" w:fill="auto"/>
                <w:vAlign w:val="bottom"/>
              </w:tcPr>
            </w:tcPrChange>
          </w:tcPr>
          <w:p w14:paraId="0AC9A638" w14:textId="3A8479C4" w:rsidR="00B26111" w:rsidRPr="006226B0" w:rsidDel="00E1020B" w:rsidRDefault="00B26111" w:rsidP="00D9742C">
            <w:pPr>
              <w:spacing w:after="0" w:line="240" w:lineRule="auto"/>
              <w:rPr>
                <w:del w:id="2646" w:author="Chasco, Brandon Edward" w:date="2020-08-26T11:40:00Z"/>
                <w:color w:val="000000"/>
                <w:sz w:val="22"/>
                <w:szCs w:val="22"/>
              </w:rPr>
            </w:pPr>
            <w:del w:id="2647" w:author="Chasco, Brandon Edward" w:date="2020-08-26T11:40:00Z">
              <w:r w:rsidRPr="006226B0" w:rsidDel="00E1020B">
                <w:rPr>
                  <w:color w:val="000000"/>
                  <w:sz w:val="22"/>
                  <w:szCs w:val="22"/>
                </w:rPr>
                <w:delText>Effect of second marine covariate</w:delText>
              </w:r>
            </w:del>
          </w:p>
        </w:tc>
        <w:tc>
          <w:tcPr>
            <w:tcW w:w="1109" w:type="dxa"/>
            <w:tcBorders>
              <w:top w:val="nil"/>
              <w:left w:val="nil"/>
              <w:bottom w:val="single" w:sz="4" w:space="0" w:color="000000"/>
              <w:right w:val="nil"/>
            </w:tcBorders>
            <w:tcPrChange w:id="2648" w:author="Chasco, Brandon Edward" w:date="2020-08-26T10:36:00Z">
              <w:tcPr>
                <w:tcW w:w="1092" w:type="dxa"/>
                <w:tcBorders>
                  <w:top w:val="nil"/>
                  <w:left w:val="nil"/>
                  <w:bottom w:val="single" w:sz="4" w:space="0" w:color="000000"/>
                  <w:right w:val="nil"/>
                </w:tcBorders>
              </w:tcPr>
            </w:tcPrChange>
          </w:tcPr>
          <w:p w14:paraId="74FA66B7" w14:textId="4147CF4B" w:rsidR="00B26111" w:rsidRPr="006226B0" w:rsidDel="00E1020B" w:rsidRDefault="00B26111" w:rsidP="00D9742C">
            <w:pPr>
              <w:jc w:val="center"/>
              <w:rPr>
                <w:del w:id="2649" w:author="Chasco, Brandon Edward" w:date="2020-08-26T11:40:00Z"/>
                <w:color w:val="000000"/>
                <w:sz w:val="22"/>
                <w:szCs w:val="22"/>
              </w:rPr>
            </w:pPr>
            <m:oMathPara>
              <m:oMath>
                <m:r>
                  <w:del w:id="2650" w:author="Chasco, Brandon Edward" w:date="2020-08-26T11:40:00Z">
                    <m:rPr>
                      <m:sty m:val="p"/>
                    </m:rPr>
                    <w:rPr>
                      <w:rFonts w:ascii="Cambria Math" w:hAnsi="Cambria Math"/>
                    </w:rPr>
                    <m:t>β</m:t>
                  </w:del>
                </m:r>
              </m:oMath>
            </m:oMathPara>
          </w:p>
        </w:tc>
        <w:tc>
          <w:tcPr>
            <w:tcW w:w="2522" w:type="dxa"/>
            <w:tcBorders>
              <w:top w:val="nil"/>
              <w:left w:val="nil"/>
              <w:bottom w:val="single" w:sz="4" w:space="0" w:color="000000"/>
              <w:right w:val="nil"/>
            </w:tcBorders>
            <w:shd w:val="clear" w:color="auto" w:fill="auto"/>
            <w:vAlign w:val="bottom"/>
            <w:tcPrChange w:id="2651" w:author="Chasco, Brandon Edward" w:date="2020-08-26T10:36:00Z">
              <w:tcPr>
                <w:tcW w:w="2482" w:type="dxa"/>
                <w:tcBorders>
                  <w:top w:val="nil"/>
                  <w:left w:val="nil"/>
                  <w:bottom w:val="single" w:sz="4" w:space="0" w:color="000000"/>
                  <w:right w:val="nil"/>
                </w:tcBorders>
                <w:shd w:val="clear" w:color="auto" w:fill="auto"/>
                <w:vAlign w:val="bottom"/>
              </w:tcPr>
            </w:tcPrChange>
          </w:tcPr>
          <w:p w14:paraId="45437969" w14:textId="4434B584" w:rsidR="00B26111" w:rsidRPr="006226B0" w:rsidDel="00E1020B" w:rsidRDefault="00B26111" w:rsidP="00D9742C">
            <w:pPr>
              <w:spacing w:after="0" w:line="240" w:lineRule="auto"/>
              <w:jc w:val="right"/>
              <w:rPr>
                <w:del w:id="2652" w:author="Chasco, Brandon Edward" w:date="2020-08-26T11:40:00Z"/>
                <w:color w:val="000000"/>
                <w:sz w:val="22"/>
                <w:szCs w:val="22"/>
                <w:vertAlign w:val="superscript"/>
              </w:rPr>
            </w:pPr>
            <w:del w:id="2653" w:author="Chasco, Brandon Edward" w:date="2020-08-26T11:40:00Z">
              <w:r w:rsidRPr="006226B0" w:rsidDel="00E1020B">
                <w:rPr>
                  <w:rFonts w:ascii="Calibri" w:eastAsia="Calibri" w:hAnsi="Calibri" w:cs="Calibri"/>
                  <w:color w:val="000000"/>
                  <w:sz w:val="22"/>
                  <w:szCs w:val="22"/>
                </w:rPr>
                <w:delText>0.547 ( 0.283, 0.812 )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bottom w:val="single" w:sz="4" w:space="0" w:color="000000"/>
              <w:right w:val="nil"/>
            </w:tcBorders>
            <w:shd w:val="clear" w:color="auto" w:fill="auto"/>
            <w:vAlign w:val="bottom"/>
            <w:tcPrChange w:id="2654" w:author="Chasco, Brandon Edward" w:date="2020-08-26T10:36:00Z">
              <w:tcPr>
                <w:tcW w:w="2283" w:type="dxa"/>
                <w:tcBorders>
                  <w:top w:val="nil"/>
                  <w:left w:val="nil"/>
                  <w:bottom w:val="single" w:sz="4" w:space="0" w:color="000000"/>
                  <w:right w:val="nil"/>
                </w:tcBorders>
                <w:shd w:val="clear" w:color="auto" w:fill="auto"/>
                <w:vAlign w:val="bottom"/>
              </w:tcPr>
            </w:tcPrChange>
          </w:tcPr>
          <w:p w14:paraId="48957F98" w14:textId="194771B1" w:rsidR="00B26111" w:rsidRPr="006226B0" w:rsidDel="00E1020B" w:rsidRDefault="00B26111" w:rsidP="00D9742C">
            <w:pPr>
              <w:spacing w:after="0" w:line="240" w:lineRule="auto"/>
              <w:jc w:val="right"/>
              <w:rPr>
                <w:del w:id="2655" w:author="Chasco, Brandon Edward" w:date="2020-08-26T11:40:00Z"/>
                <w:color w:val="000000"/>
                <w:sz w:val="22"/>
                <w:szCs w:val="22"/>
                <w:vertAlign w:val="superscript"/>
              </w:rPr>
            </w:pPr>
            <w:del w:id="2656" w:author="Chasco, Brandon Edward" w:date="2020-08-26T11:40:00Z">
              <w:r w:rsidRPr="006226B0" w:rsidDel="00E1020B">
                <w:rPr>
                  <w:rFonts w:ascii="Calibri" w:eastAsia="Calibri" w:hAnsi="Calibri" w:cs="Calibri"/>
                  <w:color w:val="000000"/>
                  <w:sz w:val="22"/>
                  <w:szCs w:val="22"/>
                </w:rPr>
                <w:delText>0.56 ( 0.295, 0.825 )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bottom w:val="single" w:sz="4" w:space="0" w:color="000000"/>
              <w:right w:val="nil"/>
            </w:tcBorders>
            <w:vAlign w:val="bottom"/>
            <w:tcPrChange w:id="2657" w:author="Chasco, Brandon Edward" w:date="2020-08-26T10:36:00Z">
              <w:tcPr>
                <w:tcW w:w="2283" w:type="dxa"/>
                <w:tcBorders>
                  <w:top w:val="nil"/>
                  <w:left w:val="nil"/>
                  <w:bottom w:val="single" w:sz="4" w:space="0" w:color="000000"/>
                  <w:right w:val="nil"/>
                </w:tcBorders>
                <w:vAlign w:val="bottom"/>
              </w:tcPr>
            </w:tcPrChange>
          </w:tcPr>
          <w:p w14:paraId="2A4CCAE1" w14:textId="71B68B43" w:rsidR="00B26111" w:rsidRPr="006226B0" w:rsidDel="00E1020B" w:rsidRDefault="00B26111" w:rsidP="00D9742C">
            <w:pPr>
              <w:spacing w:after="0" w:line="240" w:lineRule="auto"/>
              <w:jc w:val="right"/>
              <w:rPr>
                <w:del w:id="2658" w:author="Chasco, Brandon Edward" w:date="2020-08-26T11:40:00Z"/>
                <w:color w:val="000000"/>
                <w:sz w:val="22"/>
                <w:szCs w:val="22"/>
                <w:vertAlign w:val="superscript"/>
              </w:rPr>
            </w:pPr>
            <w:del w:id="2659" w:author="Chasco, Brandon Edward" w:date="2020-08-26T11:40:00Z">
              <w:r w:rsidRPr="006226B0" w:rsidDel="00E1020B">
                <w:rPr>
                  <w:rFonts w:ascii="Calibri" w:eastAsia="Calibri" w:hAnsi="Calibri" w:cs="Calibri"/>
                  <w:color w:val="000000"/>
                  <w:sz w:val="22"/>
                  <w:szCs w:val="22"/>
                </w:rPr>
                <w:delText>-0.608 ( -0.82, -0.396 )</w:delText>
              </w:r>
              <w:r w:rsidRPr="006226B0" w:rsidDel="00E1020B">
                <w:rPr>
                  <w:rFonts w:ascii="Calibri" w:eastAsia="Calibri" w:hAnsi="Calibri" w:cs="Calibri"/>
                  <w:color w:val="000000"/>
                  <w:sz w:val="22"/>
                  <w:szCs w:val="22"/>
                  <w:vertAlign w:val="superscript"/>
                </w:rPr>
                <w:delText>2</w:delText>
              </w:r>
            </w:del>
          </w:p>
        </w:tc>
      </w:tr>
    </w:tbl>
    <w:p w14:paraId="7E1233B3" w14:textId="1CFD4D21" w:rsidR="00B26111" w:rsidRPr="006226B0" w:rsidDel="00E1020B" w:rsidRDefault="00B26111" w:rsidP="00B26111">
      <w:pPr>
        <w:spacing w:line="240" w:lineRule="auto"/>
        <w:rPr>
          <w:del w:id="2660" w:author="Chasco, Brandon Edward" w:date="2020-08-26T11:40:00Z"/>
          <w:b/>
          <w:vertAlign w:val="superscript"/>
        </w:rPr>
      </w:pPr>
    </w:p>
    <w:p w14:paraId="1B564A59" w14:textId="488EEF15" w:rsidR="00B26111" w:rsidRPr="006226B0" w:rsidDel="00E1020B" w:rsidRDefault="00B26111" w:rsidP="00B26111">
      <w:pPr>
        <w:spacing w:line="240" w:lineRule="auto"/>
        <w:rPr>
          <w:del w:id="2661" w:author="Chasco, Brandon Edward" w:date="2020-08-26T11:40:00Z"/>
        </w:rPr>
      </w:pPr>
      <w:del w:id="2662" w:author="Chasco, Brandon Edward" w:date="2020-08-26T11:40:00Z">
        <w:r w:rsidRPr="006226B0" w:rsidDel="00E1020B">
          <w:rPr>
            <w:b/>
            <w:vertAlign w:val="superscript"/>
          </w:rPr>
          <w:delText>1</w:delText>
        </w:r>
        <w:r w:rsidRPr="006226B0" w:rsidDel="00E1020B">
          <w:delText>For hatchery spring/summer Chinook salmon, the first and second marine covariates in the model with the lowest AIC were transport.sum and npgo.sum, respectively.</w:delText>
        </w:r>
      </w:del>
    </w:p>
    <w:p w14:paraId="586EF699" w14:textId="36672F82" w:rsidR="00B26111" w:rsidRPr="006226B0" w:rsidDel="00E1020B" w:rsidRDefault="00B26111" w:rsidP="00B26111">
      <w:pPr>
        <w:spacing w:line="240" w:lineRule="auto"/>
        <w:rPr>
          <w:del w:id="2663" w:author="Chasco, Brandon Edward" w:date="2020-08-26T11:40:00Z"/>
        </w:rPr>
      </w:pPr>
      <w:del w:id="2664" w:author="Chasco, Brandon Edward" w:date="2020-08-26T11:40:00Z">
        <w:r w:rsidRPr="006226B0" w:rsidDel="00E1020B">
          <w:rPr>
            <w:b/>
            <w:vertAlign w:val="superscript"/>
          </w:rPr>
          <w:delText>2</w:delText>
        </w:r>
        <w:r w:rsidRPr="006226B0" w:rsidDel="00E1020B">
          <w:delText>For wild spring/summer Chinook salmon, the first and second marine covariates in the model with the lowest AIC were cui.spr and pdo.sum, respectively.</w:delText>
        </w:r>
      </w:del>
    </w:p>
    <w:p w14:paraId="33F72340" w14:textId="2F966764" w:rsidR="00B26111" w:rsidRPr="006226B0" w:rsidDel="00E1020B" w:rsidRDefault="00B26111" w:rsidP="00B26111">
      <w:pPr>
        <w:rPr>
          <w:del w:id="2665" w:author="Chasco, Brandon Edward" w:date="2020-08-26T11:40:00Z"/>
        </w:rPr>
      </w:pPr>
    </w:p>
    <w:p w14:paraId="2B1015A9" w14:textId="38094703" w:rsidR="00B26111" w:rsidRPr="006226B0" w:rsidDel="00E1020B" w:rsidRDefault="00B26111" w:rsidP="00B26111">
      <w:pPr>
        <w:spacing w:after="0" w:line="240" w:lineRule="auto"/>
        <w:rPr>
          <w:del w:id="2666" w:author="Chasco, Brandon Edward" w:date="2020-08-26T11:40:00Z"/>
        </w:rPr>
      </w:pPr>
      <w:del w:id="2667" w:author="Chasco, Brandon Edward" w:date="2020-08-26T11:40:00Z">
        <w:r w:rsidRPr="006226B0" w:rsidDel="00E1020B">
          <w:br w:type="page"/>
        </w:r>
      </w:del>
    </w:p>
    <w:p w14:paraId="231BABD8" w14:textId="6D178411" w:rsidR="00B26111" w:rsidRPr="00B166D4" w:rsidDel="00E1020B" w:rsidRDefault="00B26111" w:rsidP="00B26111">
      <w:pPr>
        <w:pBdr>
          <w:top w:val="nil"/>
          <w:left w:val="nil"/>
          <w:bottom w:val="nil"/>
          <w:right w:val="nil"/>
          <w:between w:val="nil"/>
        </w:pBdr>
        <w:spacing w:after="200"/>
        <w:rPr>
          <w:del w:id="2668" w:author="Chasco, Brandon Edward" w:date="2020-08-26T11:40:00Z"/>
          <w:color w:val="000000"/>
        </w:rPr>
      </w:pPr>
      <w:del w:id="2669" w:author="Chasco, Brandon Edward" w:date="2020-08-26T11:40:00Z">
        <w:r w:rsidDel="00E1020B">
          <w:rPr>
            <w:color w:val="000000"/>
          </w:rPr>
          <w:fldChar w:fldCharType="begin"/>
        </w:r>
        <w:r w:rsidDel="00E1020B">
          <w:rPr>
            <w:color w:val="000000"/>
          </w:rPr>
          <w:delInstrText xml:space="preserve"> REF _Ref39562748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6</w:delText>
        </w:r>
        <w:r w:rsidDel="00E1020B">
          <w:rPr>
            <w:color w:val="000000"/>
          </w:rPr>
          <w:fldChar w:fldCharType="end"/>
        </w:r>
        <w:r w:rsidRPr="006226B0" w:rsidDel="00E1020B">
          <w:rPr>
            <w:color w:val="000000"/>
          </w:rPr>
          <w:delText xml:space="preserve">. Deviance ratios </w:delTex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sidDel="00E1020B">
          <w:rPr>
            <w:color w:val="000000"/>
          </w:rPr>
          <w:delText xml:space="preserve"> for different fixed and mixed-effects models for hatchery and wild fish, where </w:delTex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r w:rsidRPr="00B166D4" w:rsidDel="00E1020B">
          <w:rPr>
            <w:color w:val="000000"/>
          </w:rPr>
          <w:delText xml:space="preserve"> is -2 times the log-likelihood of model </w:delText>
        </w:r>
        <w:r w:rsidRPr="006226B0" w:rsidDel="00E1020B">
          <w:rPr>
            <w:color w:val="000000"/>
          </w:rPr>
          <w:delText>m</w:delText>
        </w:r>
        <w:r w:rsidRPr="00B166D4" w:rsidDel="00E1020B">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sidDel="00E1020B">
          <w:rPr>
            <w:color w:val="000000"/>
          </w:rPr>
          <w:delText xml:space="preserve"> is -2 times the log-likelihood of the null model. The deviance ratio explains how close the model is to the best model that fits the data exactly.</w:delText>
        </w:r>
      </w:del>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26111" w:rsidRPr="006226B0" w:rsidDel="00E1020B" w14:paraId="3F88D047" w14:textId="54F1B9A5" w:rsidTr="00D9742C">
        <w:trPr>
          <w:trHeight w:val="368"/>
          <w:del w:id="2670" w:author="Chasco, Brandon Edward" w:date="2020-08-26T11:40:00Z"/>
        </w:trPr>
        <w:tc>
          <w:tcPr>
            <w:tcW w:w="3809" w:type="dxa"/>
            <w:tcBorders>
              <w:top w:val="single" w:sz="4" w:space="0" w:color="000000"/>
              <w:left w:val="nil"/>
              <w:bottom w:val="nil"/>
              <w:right w:val="nil"/>
            </w:tcBorders>
            <w:shd w:val="clear" w:color="auto" w:fill="auto"/>
            <w:vAlign w:val="bottom"/>
          </w:tcPr>
          <w:p w14:paraId="779C40D4" w14:textId="3A327657" w:rsidR="00B26111" w:rsidRPr="00B166D4" w:rsidDel="00E1020B" w:rsidRDefault="00B26111" w:rsidP="00D9742C">
            <w:pPr>
              <w:spacing w:after="0" w:line="240" w:lineRule="auto"/>
              <w:rPr>
                <w:del w:id="2671" w:author="Chasco, Brandon Edward" w:date="2020-08-26T11:40:00Z"/>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406FEA2B" w14:textId="3CF2AC51" w:rsidR="00B26111" w:rsidRPr="00B166D4" w:rsidDel="00E1020B" w:rsidRDefault="00B26111" w:rsidP="00D9742C">
            <w:pPr>
              <w:spacing w:after="0" w:line="240" w:lineRule="auto"/>
              <w:jc w:val="center"/>
              <w:rPr>
                <w:del w:id="2672" w:author="Chasco, Brandon Edward" w:date="2020-08-26T11:40:00Z"/>
                <w:color w:val="000000"/>
                <w:sz w:val="22"/>
                <w:szCs w:val="22"/>
              </w:rPr>
            </w:pPr>
            <w:del w:id="2673" w:author="Chasco, Brandon Edward" w:date="2020-08-26T11:40:00Z">
              <w:r w:rsidRPr="00B166D4" w:rsidDel="00E1020B">
                <w:rPr>
                  <w:color w:val="000000"/>
                  <w:sz w:val="22"/>
                  <w:szCs w:val="22"/>
                </w:rPr>
                <w:delText>Likelihood</w:delText>
              </w:r>
            </w:del>
          </w:p>
        </w:tc>
        <w:tc>
          <w:tcPr>
            <w:tcW w:w="672" w:type="dxa"/>
            <w:tcBorders>
              <w:top w:val="single" w:sz="4" w:space="0" w:color="000000"/>
              <w:left w:val="nil"/>
              <w:bottom w:val="nil"/>
              <w:right w:val="nil"/>
            </w:tcBorders>
          </w:tcPr>
          <w:p w14:paraId="207755DB" w14:textId="44C9688E" w:rsidR="00B26111" w:rsidRPr="00B166D4" w:rsidDel="00E1020B" w:rsidRDefault="00B26111" w:rsidP="00D9742C">
            <w:pPr>
              <w:spacing w:after="0" w:line="240" w:lineRule="auto"/>
              <w:jc w:val="center"/>
              <w:rPr>
                <w:del w:id="2674" w:author="Chasco, Brandon Edward" w:date="2020-08-26T11:40:00Z"/>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1D256B0F" w14:textId="7DBCF436" w:rsidR="00B26111" w:rsidRPr="00B166D4" w:rsidDel="00E1020B" w:rsidRDefault="00B26111" w:rsidP="00D9742C">
            <w:pPr>
              <w:spacing w:after="0" w:line="240" w:lineRule="auto"/>
              <w:jc w:val="center"/>
              <w:rPr>
                <w:del w:id="2675" w:author="Chasco, Brandon Edward" w:date="2020-08-26T11:40:00Z"/>
                <w:color w:val="000000"/>
                <w:sz w:val="22"/>
                <w:szCs w:val="22"/>
              </w:rPr>
            </w:pPr>
            <w:del w:id="2676" w:author="Chasco, Brandon Edward" w:date="2020-08-26T11:40:00Z">
              <w:r w:rsidRPr="00B166D4" w:rsidDel="00E1020B">
                <w:rPr>
                  <w:color w:val="000000"/>
                  <w:sz w:val="22"/>
                  <w:szCs w:val="22"/>
                </w:rPr>
                <w:delText>Deviance ratio</w:delText>
              </w:r>
            </w:del>
          </w:p>
        </w:tc>
      </w:tr>
      <w:tr w:rsidR="00B26111" w:rsidRPr="006226B0" w:rsidDel="00E1020B" w14:paraId="062A8058" w14:textId="6B1D4D2B" w:rsidTr="00D9742C">
        <w:trPr>
          <w:trHeight w:val="368"/>
          <w:del w:id="2677" w:author="Chasco, Brandon Edward" w:date="2020-08-26T11:40:00Z"/>
        </w:trPr>
        <w:tc>
          <w:tcPr>
            <w:tcW w:w="3809" w:type="dxa"/>
            <w:tcBorders>
              <w:top w:val="nil"/>
              <w:left w:val="nil"/>
              <w:bottom w:val="single" w:sz="4" w:space="0" w:color="000000"/>
              <w:right w:val="nil"/>
            </w:tcBorders>
            <w:shd w:val="clear" w:color="auto" w:fill="auto"/>
            <w:vAlign w:val="bottom"/>
          </w:tcPr>
          <w:p w14:paraId="7EAB059C" w14:textId="586BDCDC" w:rsidR="00B26111" w:rsidRPr="006226B0" w:rsidDel="00E1020B" w:rsidRDefault="00B26111" w:rsidP="00D9742C">
            <w:pPr>
              <w:spacing w:after="0" w:line="240" w:lineRule="auto"/>
              <w:rPr>
                <w:del w:id="2678" w:author="Chasco, Brandon Edward" w:date="2020-08-26T11:40:00Z"/>
                <w:sz w:val="22"/>
                <w:szCs w:val="22"/>
              </w:rPr>
            </w:pPr>
            <w:del w:id="2679" w:author="Chasco, Brandon Edward" w:date="2020-08-26T11:40:00Z">
              <w:r w:rsidRPr="006226B0" w:rsidDel="00E1020B">
                <w:rPr>
                  <w:sz w:val="22"/>
                  <w:szCs w:val="22"/>
                </w:rPr>
                <w:delText>Model</w:delText>
              </w:r>
            </w:del>
          </w:p>
        </w:tc>
        <w:tc>
          <w:tcPr>
            <w:tcW w:w="1110" w:type="dxa"/>
            <w:tcBorders>
              <w:top w:val="single" w:sz="4" w:space="0" w:color="000000"/>
              <w:left w:val="nil"/>
              <w:bottom w:val="single" w:sz="4" w:space="0" w:color="000000"/>
              <w:right w:val="nil"/>
            </w:tcBorders>
            <w:shd w:val="clear" w:color="auto" w:fill="auto"/>
            <w:vAlign w:val="bottom"/>
          </w:tcPr>
          <w:p w14:paraId="02033F5E" w14:textId="3D04CFAB" w:rsidR="00B26111" w:rsidRPr="006226B0" w:rsidDel="00E1020B" w:rsidRDefault="00B26111" w:rsidP="00D9742C">
            <w:pPr>
              <w:spacing w:after="0" w:line="240" w:lineRule="auto"/>
              <w:jc w:val="center"/>
              <w:rPr>
                <w:del w:id="2680" w:author="Chasco, Brandon Edward" w:date="2020-08-26T11:40:00Z"/>
                <w:color w:val="000000"/>
                <w:sz w:val="22"/>
                <w:szCs w:val="22"/>
              </w:rPr>
            </w:pPr>
            <w:del w:id="2681" w:author="Chasco, Brandon Edward" w:date="2020-08-26T11:40:00Z">
              <w:r w:rsidRPr="006226B0" w:rsidDel="00E1020B">
                <w:rPr>
                  <w:color w:val="000000"/>
                  <w:sz w:val="22"/>
                  <w:szCs w:val="22"/>
                </w:rPr>
                <w:delText>Hatchery</w:delText>
              </w:r>
            </w:del>
          </w:p>
        </w:tc>
        <w:tc>
          <w:tcPr>
            <w:tcW w:w="1143" w:type="dxa"/>
            <w:tcBorders>
              <w:top w:val="single" w:sz="4" w:space="0" w:color="000000"/>
              <w:left w:val="nil"/>
              <w:bottom w:val="single" w:sz="4" w:space="0" w:color="000000"/>
              <w:right w:val="nil"/>
            </w:tcBorders>
            <w:shd w:val="clear" w:color="auto" w:fill="auto"/>
            <w:vAlign w:val="bottom"/>
          </w:tcPr>
          <w:p w14:paraId="51A298D8" w14:textId="7C9FB499" w:rsidR="00B26111" w:rsidRPr="006226B0" w:rsidDel="00E1020B" w:rsidRDefault="00B26111" w:rsidP="00D9742C">
            <w:pPr>
              <w:spacing w:after="0" w:line="240" w:lineRule="auto"/>
              <w:jc w:val="center"/>
              <w:rPr>
                <w:del w:id="2682" w:author="Chasco, Brandon Edward" w:date="2020-08-26T11:40:00Z"/>
                <w:color w:val="000000"/>
                <w:sz w:val="22"/>
                <w:szCs w:val="22"/>
              </w:rPr>
            </w:pPr>
            <w:del w:id="2683" w:author="Chasco, Brandon Edward" w:date="2020-08-26T11:40:00Z">
              <w:r w:rsidRPr="006226B0" w:rsidDel="00E1020B">
                <w:rPr>
                  <w:color w:val="000000"/>
                  <w:sz w:val="22"/>
                  <w:szCs w:val="22"/>
                </w:rPr>
                <w:delText>Wild</w:delText>
              </w:r>
            </w:del>
          </w:p>
        </w:tc>
        <w:tc>
          <w:tcPr>
            <w:tcW w:w="926" w:type="dxa"/>
            <w:gridSpan w:val="2"/>
            <w:tcBorders>
              <w:top w:val="nil"/>
              <w:left w:val="nil"/>
              <w:bottom w:val="single" w:sz="4" w:space="0" w:color="000000"/>
              <w:right w:val="nil"/>
            </w:tcBorders>
          </w:tcPr>
          <w:p w14:paraId="65CE69F0" w14:textId="15E05DDA" w:rsidR="00B26111" w:rsidRPr="006226B0" w:rsidDel="00E1020B" w:rsidRDefault="00B26111" w:rsidP="00D9742C">
            <w:pPr>
              <w:spacing w:after="0" w:line="240" w:lineRule="auto"/>
              <w:jc w:val="center"/>
              <w:rPr>
                <w:del w:id="2684" w:author="Chasco, Brandon Edward" w:date="2020-08-26T11:40:00Z"/>
                <w:color w:val="000000"/>
                <w:sz w:val="22"/>
                <w:szCs w:val="22"/>
              </w:rPr>
            </w:pPr>
          </w:p>
        </w:tc>
        <w:tc>
          <w:tcPr>
            <w:tcW w:w="1255" w:type="dxa"/>
            <w:tcBorders>
              <w:top w:val="nil"/>
              <w:left w:val="nil"/>
              <w:bottom w:val="single" w:sz="4" w:space="0" w:color="000000"/>
              <w:right w:val="nil"/>
            </w:tcBorders>
            <w:shd w:val="clear" w:color="auto" w:fill="auto"/>
            <w:vAlign w:val="bottom"/>
          </w:tcPr>
          <w:p w14:paraId="3AC31A5E" w14:textId="5B7D28DE" w:rsidR="00B26111" w:rsidRPr="006226B0" w:rsidDel="00E1020B" w:rsidRDefault="00B26111" w:rsidP="00D9742C">
            <w:pPr>
              <w:spacing w:after="0" w:line="240" w:lineRule="auto"/>
              <w:jc w:val="center"/>
              <w:rPr>
                <w:del w:id="2685" w:author="Chasco, Brandon Edward" w:date="2020-08-26T11:40:00Z"/>
                <w:color w:val="000000"/>
                <w:sz w:val="22"/>
                <w:szCs w:val="22"/>
              </w:rPr>
            </w:pPr>
            <w:del w:id="2686" w:author="Chasco, Brandon Edward" w:date="2020-08-26T11:40:00Z">
              <w:r w:rsidRPr="006226B0" w:rsidDel="00E1020B">
                <w:rPr>
                  <w:color w:val="000000"/>
                  <w:sz w:val="22"/>
                  <w:szCs w:val="22"/>
                </w:rPr>
                <w:delText>Hatchery</w:delText>
              </w:r>
            </w:del>
          </w:p>
        </w:tc>
        <w:tc>
          <w:tcPr>
            <w:tcW w:w="1319" w:type="dxa"/>
            <w:tcBorders>
              <w:top w:val="nil"/>
              <w:left w:val="nil"/>
              <w:bottom w:val="single" w:sz="4" w:space="0" w:color="000000"/>
              <w:right w:val="nil"/>
            </w:tcBorders>
            <w:shd w:val="clear" w:color="auto" w:fill="auto"/>
            <w:vAlign w:val="bottom"/>
          </w:tcPr>
          <w:p w14:paraId="69D75D7D" w14:textId="6B95C116" w:rsidR="00B26111" w:rsidRPr="006226B0" w:rsidDel="00E1020B" w:rsidRDefault="00B26111" w:rsidP="00D9742C">
            <w:pPr>
              <w:spacing w:after="0" w:line="240" w:lineRule="auto"/>
              <w:jc w:val="center"/>
              <w:rPr>
                <w:del w:id="2687" w:author="Chasco, Brandon Edward" w:date="2020-08-26T11:40:00Z"/>
                <w:color w:val="000000"/>
                <w:sz w:val="22"/>
                <w:szCs w:val="22"/>
              </w:rPr>
            </w:pPr>
            <w:del w:id="2688" w:author="Chasco, Brandon Edward" w:date="2020-08-26T11:40:00Z">
              <w:r w:rsidRPr="006226B0" w:rsidDel="00E1020B">
                <w:rPr>
                  <w:color w:val="000000"/>
                  <w:sz w:val="22"/>
                  <w:szCs w:val="22"/>
                </w:rPr>
                <w:delText>Wild</w:delText>
              </w:r>
            </w:del>
          </w:p>
        </w:tc>
      </w:tr>
      <w:tr w:rsidR="00B26111" w:rsidRPr="006226B0" w:rsidDel="00E1020B" w14:paraId="375C00AB" w14:textId="2AD59AC3" w:rsidTr="00D9742C">
        <w:trPr>
          <w:trHeight w:val="368"/>
          <w:del w:id="2689" w:author="Chasco, Brandon Edward" w:date="2020-08-26T11:40:00Z"/>
        </w:trPr>
        <w:tc>
          <w:tcPr>
            <w:tcW w:w="3809" w:type="dxa"/>
            <w:tcBorders>
              <w:top w:val="single" w:sz="4" w:space="0" w:color="000000"/>
              <w:left w:val="nil"/>
              <w:bottom w:val="nil"/>
              <w:right w:val="nil"/>
            </w:tcBorders>
            <w:shd w:val="clear" w:color="auto" w:fill="auto"/>
            <w:vAlign w:val="bottom"/>
          </w:tcPr>
          <w:p w14:paraId="278A7415" w14:textId="5E266547" w:rsidR="00B26111" w:rsidRPr="006226B0" w:rsidDel="00E1020B" w:rsidRDefault="00B26111" w:rsidP="00D9742C">
            <w:pPr>
              <w:spacing w:after="0" w:line="240" w:lineRule="auto"/>
              <w:rPr>
                <w:del w:id="2690" w:author="Chasco, Brandon Edward" w:date="2020-08-26T11:40:00Z"/>
                <w:color w:val="000000"/>
                <w:sz w:val="22"/>
                <w:szCs w:val="22"/>
              </w:rPr>
            </w:pPr>
            <w:del w:id="2691" w:author="Chasco, Brandon Edward" w:date="2020-08-26T11:40:00Z">
              <w:r w:rsidRPr="006226B0" w:rsidDel="00E1020B">
                <w:rPr>
                  <w:color w:val="000000"/>
                  <w:sz w:val="22"/>
                  <w:szCs w:val="22"/>
                </w:rPr>
                <w:delText>Null</w:delText>
              </w:r>
            </w:del>
          </w:p>
        </w:tc>
        <w:tc>
          <w:tcPr>
            <w:tcW w:w="1110" w:type="dxa"/>
            <w:tcBorders>
              <w:top w:val="single" w:sz="4" w:space="0" w:color="000000"/>
              <w:left w:val="nil"/>
              <w:bottom w:val="nil"/>
              <w:right w:val="nil"/>
            </w:tcBorders>
            <w:shd w:val="clear" w:color="auto" w:fill="auto"/>
            <w:vAlign w:val="bottom"/>
          </w:tcPr>
          <w:p w14:paraId="05940161" w14:textId="02083BF9" w:rsidR="00B26111" w:rsidRPr="006226B0" w:rsidDel="00E1020B" w:rsidRDefault="00B26111" w:rsidP="00D9742C">
            <w:pPr>
              <w:spacing w:after="0" w:line="240" w:lineRule="auto"/>
              <w:jc w:val="right"/>
              <w:rPr>
                <w:del w:id="2692" w:author="Chasco, Brandon Edward" w:date="2020-08-26T11:40:00Z"/>
                <w:color w:val="000000"/>
                <w:sz w:val="22"/>
                <w:szCs w:val="22"/>
              </w:rPr>
            </w:pPr>
            <w:del w:id="2693" w:author="Chasco, Brandon Edward" w:date="2020-08-26T11:40:00Z">
              <w:r w:rsidRPr="006226B0" w:rsidDel="00E1020B">
                <w:rPr>
                  <w:color w:val="000000"/>
                  <w:sz w:val="22"/>
                  <w:szCs w:val="22"/>
                </w:rPr>
                <w:delText>1760.4</w:delText>
              </w:r>
            </w:del>
          </w:p>
        </w:tc>
        <w:tc>
          <w:tcPr>
            <w:tcW w:w="1143" w:type="dxa"/>
            <w:tcBorders>
              <w:top w:val="single" w:sz="4" w:space="0" w:color="000000"/>
              <w:left w:val="nil"/>
              <w:bottom w:val="nil"/>
              <w:right w:val="nil"/>
            </w:tcBorders>
            <w:shd w:val="clear" w:color="auto" w:fill="auto"/>
            <w:vAlign w:val="bottom"/>
          </w:tcPr>
          <w:p w14:paraId="1A059F1D" w14:textId="10F17782" w:rsidR="00B26111" w:rsidRPr="006226B0" w:rsidDel="00E1020B" w:rsidRDefault="00B26111" w:rsidP="00D9742C">
            <w:pPr>
              <w:spacing w:after="0" w:line="240" w:lineRule="auto"/>
              <w:jc w:val="right"/>
              <w:rPr>
                <w:del w:id="2694" w:author="Chasco, Brandon Edward" w:date="2020-08-26T11:40:00Z"/>
                <w:color w:val="000000"/>
                <w:sz w:val="22"/>
                <w:szCs w:val="22"/>
              </w:rPr>
            </w:pPr>
            <w:del w:id="2695" w:author="Chasco, Brandon Edward" w:date="2020-08-26T11:40:00Z">
              <w:r w:rsidRPr="006226B0" w:rsidDel="00E1020B">
                <w:rPr>
                  <w:color w:val="000000"/>
                  <w:sz w:val="22"/>
                  <w:szCs w:val="22"/>
                </w:rPr>
                <w:delText>998.3</w:delText>
              </w:r>
            </w:del>
          </w:p>
        </w:tc>
        <w:tc>
          <w:tcPr>
            <w:tcW w:w="926" w:type="dxa"/>
            <w:gridSpan w:val="2"/>
            <w:tcBorders>
              <w:top w:val="single" w:sz="4" w:space="0" w:color="000000"/>
              <w:left w:val="nil"/>
              <w:bottom w:val="nil"/>
              <w:right w:val="nil"/>
            </w:tcBorders>
          </w:tcPr>
          <w:p w14:paraId="64B5C9D7" w14:textId="1A82649D" w:rsidR="00B26111" w:rsidRPr="006226B0" w:rsidDel="00E1020B" w:rsidRDefault="00B26111" w:rsidP="00D9742C">
            <w:pPr>
              <w:spacing w:after="0" w:line="240" w:lineRule="auto"/>
              <w:jc w:val="right"/>
              <w:rPr>
                <w:del w:id="2696" w:author="Chasco, Brandon Edward" w:date="2020-08-26T11:40:00Z"/>
                <w:color w:val="000000"/>
                <w:sz w:val="22"/>
                <w:szCs w:val="22"/>
              </w:rPr>
            </w:pPr>
          </w:p>
        </w:tc>
        <w:tc>
          <w:tcPr>
            <w:tcW w:w="1255" w:type="dxa"/>
            <w:tcBorders>
              <w:top w:val="single" w:sz="4" w:space="0" w:color="000000"/>
              <w:left w:val="nil"/>
              <w:bottom w:val="nil"/>
              <w:right w:val="nil"/>
            </w:tcBorders>
            <w:shd w:val="clear" w:color="auto" w:fill="auto"/>
            <w:vAlign w:val="bottom"/>
          </w:tcPr>
          <w:p w14:paraId="2D0D20B0" w14:textId="175A8FDD" w:rsidR="00B26111" w:rsidRPr="006226B0" w:rsidDel="00E1020B" w:rsidRDefault="00B26111" w:rsidP="00D9742C">
            <w:pPr>
              <w:spacing w:after="0" w:line="240" w:lineRule="auto"/>
              <w:jc w:val="right"/>
              <w:rPr>
                <w:del w:id="2697" w:author="Chasco, Brandon Edward" w:date="2020-08-26T11:40:00Z"/>
                <w:color w:val="000000"/>
                <w:sz w:val="22"/>
                <w:szCs w:val="22"/>
              </w:rPr>
            </w:pPr>
            <w:del w:id="2698" w:author="Chasco, Brandon Edward" w:date="2020-08-26T11:40:00Z">
              <w:r w:rsidRPr="006226B0" w:rsidDel="00E1020B">
                <w:rPr>
                  <w:color w:val="000000"/>
                  <w:sz w:val="22"/>
                  <w:szCs w:val="22"/>
                </w:rPr>
                <w:delText>0</w:delText>
              </w:r>
            </w:del>
          </w:p>
        </w:tc>
        <w:tc>
          <w:tcPr>
            <w:tcW w:w="1319" w:type="dxa"/>
            <w:tcBorders>
              <w:top w:val="single" w:sz="4" w:space="0" w:color="000000"/>
              <w:left w:val="nil"/>
              <w:bottom w:val="nil"/>
              <w:right w:val="nil"/>
            </w:tcBorders>
            <w:shd w:val="clear" w:color="auto" w:fill="auto"/>
            <w:vAlign w:val="bottom"/>
          </w:tcPr>
          <w:p w14:paraId="6BABC2C5" w14:textId="084DC6F0" w:rsidR="00B26111" w:rsidRPr="006226B0" w:rsidDel="00E1020B" w:rsidRDefault="00B26111" w:rsidP="00D9742C">
            <w:pPr>
              <w:spacing w:after="0" w:line="240" w:lineRule="auto"/>
              <w:jc w:val="right"/>
              <w:rPr>
                <w:del w:id="2699" w:author="Chasco, Brandon Edward" w:date="2020-08-26T11:40:00Z"/>
                <w:color w:val="000000"/>
                <w:sz w:val="22"/>
                <w:szCs w:val="22"/>
              </w:rPr>
            </w:pPr>
            <w:del w:id="2700" w:author="Chasco, Brandon Edward" w:date="2020-08-26T11:40:00Z">
              <w:r w:rsidRPr="006226B0" w:rsidDel="00E1020B">
                <w:rPr>
                  <w:color w:val="000000"/>
                  <w:sz w:val="22"/>
                  <w:szCs w:val="22"/>
                </w:rPr>
                <w:delText>0</w:delText>
              </w:r>
            </w:del>
          </w:p>
        </w:tc>
      </w:tr>
      <w:tr w:rsidR="00B26111" w:rsidRPr="006226B0" w:rsidDel="00E1020B" w14:paraId="37BDAEBE" w14:textId="0C491334" w:rsidTr="00D9742C">
        <w:trPr>
          <w:trHeight w:val="368"/>
          <w:del w:id="2701" w:author="Chasco, Brandon Edward" w:date="2020-08-26T11:40:00Z"/>
        </w:trPr>
        <w:tc>
          <w:tcPr>
            <w:tcW w:w="3809" w:type="dxa"/>
            <w:tcBorders>
              <w:top w:val="nil"/>
              <w:left w:val="nil"/>
              <w:bottom w:val="nil"/>
              <w:right w:val="nil"/>
            </w:tcBorders>
            <w:shd w:val="clear" w:color="auto" w:fill="auto"/>
            <w:vAlign w:val="bottom"/>
          </w:tcPr>
          <w:p w14:paraId="5F9278C2" w14:textId="5F9EFFCF" w:rsidR="00B26111" w:rsidRPr="006226B0" w:rsidDel="00E1020B" w:rsidRDefault="00B26111" w:rsidP="00D9742C">
            <w:pPr>
              <w:spacing w:after="0" w:line="240" w:lineRule="auto"/>
              <w:rPr>
                <w:del w:id="2702" w:author="Chasco, Brandon Edward" w:date="2020-08-26T11:40:00Z"/>
                <w:color w:val="000000"/>
                <w:sz w:val="22"/>
                <w:szCs w:val="22"/>
              </w:rPr>
            </w:pPr>
            <w:del w:id="2703" w:author="Chasco, Brandon Edward" w:date="2020-08-26T11:40:00Z">
              <w:r w:rsidRPr="006226B0" w:rsidDel="00E1020B">
                <w:rPr>
                  <w:color w:val="000000"/>
                  <w:sz w:val="22"/>
                  <w:szCs w:val="22"/>
                </w:rPr>
                <w:delText>Marine</w:delText>
              </w:r>
            </w:del>
          </w:p>
        </w:tc>
        <w:tc>
          <w:tcPr>
            <w:tcW w:w="1110" w:type="dxa"/>
            <w:tcBorders>
              <w:top w:val="nil"/>
              <w:left w:val="nil"/>
              <w:bottom w:val="nil"/>
              <w:right w:val="nil"/>
            </w:tcBorders>
            <w:shd w:val="clear" w:color="auto" w:fill="auto"/>
            <w:vAlign w:val="bottom"/>
          </w:tcPr>
          <w:p w14:paraId="112FA61D" w14:textId="71C88149" w:rsidR="00B26111" w:rsidRPr="006226B0" w:rsidDel="00E1020B" w:rsidRDefault="00B26111" w:rsidP="00D9742C">
            <w:pPr>
              <w:spacing w:after="0" w:line="240" w:lineRule="auto"/>
              <w:jc w:val="right"/>
              <w:rPr>
                <w:del w:id="2704" w:author="Chasco, Brandon Edward" w:date="2020-08-26T11:40:00Z"/>
                <w:color w:val="000000"/>
                <w:sz w:val="22"/>
                <w:szCs w:val="22"/>
              </w:rPr>
            </w:pPr>
            <w:del w:id="2705" w:author="Chasco, Brandon Edward" w:date="2020-08-26T11:40:00Z">
              <w:r w:rsidRPr="006226B0" w:rsidDel="00E1020B">
                <w:rPr>
                  <w:color w:val="000000"/>
                  <w:sz w:val="22"/>
                  <w:szCs w:val="22"/>
                </w:rPr>
                <w:delText>1475.2</w:delText>
              </w:r>
            </w:del>
          </w:p>
        </w:tc>
        <w:tc>
          <w:tcPr>
            <w:tcW w:w="1143" w:type="dxa"/>
            <w:tcBorders>
              <w:top w:val="nil"/>
              <w:left w:val="nil"/>
              <w:bottom w:val="nil"/>
              <w:right w:val="nil"/>
            </w:tcBorders>
            <w:shd w:val="clear" w:color="auto" w:fill="auto"/>
            <w:vAlign w:val="bottom"/>
          </w:tcPr>
          <w:p w14:paraId="6C044EC5" w14:textId="3414CC99" w:rsidR="00B26111" w:rsidRPr="006226B0" w:rsidDel="00E1020B" w:rsidRDefault="00B26111" w:rsidP="00D9742C">
            <w:pPr>
              <w:spacing w:after="0" w:line="240" w:lineRule="auto"/>
              <w:jc w:val="right"/>
              <w:rPr>
                <w:del w:id="2706" w:author="Chasco, Brandon Edward" w:date="2020-08-26T11:40:00Z"/>
                <w:color w:val="000000"/>
                <w:sz w:val="22"/>
                <w:szCs w:val="22"/>
              </w:rPr>
            </w:pPr>
            <w:del w:id="2707" w:author="Chasco, Brandon Edward" w:date="2020-08-26T11:40:00Z">
              <w:r w:rsidRPr="006226B0" w:rsidDel="00E1020B">
                <w:rPr>
                  <w:color w:val="000000"/>
                  <w:sz w:val="22"/>
                  <w:szCs w:val="22"/>
                </w:rPr>
                <w:delText>921.6</w:delText>
              </w:r>
            </w:del>
          </w:p>
        </w:tc>
        <w:tc>
          <w:tcPr>
            <w:tcW w:w="926" w:type="dxa"/>
            <w:gridSpan w:val="2"/>
            <w:tcBorders>
              <w:top w:val="nil"/>
              <w:left w:val="nil"/>
              <w:bottom w:val="nil"/>
              <w:right w:val="nil"/>
            </w:tcBorders>
          </w:tcPr>
          <w:p w14:paraId="7C4ECA28" w14:textId="1CF9E5D2" w:rsidR="00B26111" w:rsidRPr="006226B0" w:rsidDel="00E1020B" w:rsidRDefault="00B26111" w:rsidP="00D9742C">
            <w:pPr>
              <w:spacing w:after="0" w:line="240" w:lineRule="auto"/>
              <w:jc w:val="right"/>
              <w:rPr>
                <w:del w:id="2708"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75AE64A0" w14:textId="39F273C5" w:rsidR="00B26111" w:rsidRPr="006226B0" w:rsidDel="00E1020B" w:rsidRDefault="00B26111" w:rsidP="00D9742C">
            <w:pPr>
              <w:spacing w:after="0" w:line="240" w:lineRule="auto"/>
              <w:jc w:val="right"/>
              <w:rPr>
                <w:del w:id="2709" w:author="Chasco, Brandon Edward" w:date="2020-08-26T11:40:00Z"/>
                <w:color w:val="000000"/>
                <w:sz w:val="22"/>
                <w:szCs w:val="22"/>
              </w:rPr>
            </w:pPr>
            <w:del w:id="2710" w:author="Chasco, Brandon Edward" w:date="2020-08-26T11:40:00Z">
              <w:r w:rsidRPr="006226B0" w:rsidDel="00E1020B">
                <w:rPr>
                  <w:color w:val="000000"/>
                  <w:sz w:val="22"/>
                  <w:szCs w:val="22"/>
                </w:rPr>
                <w:delText>0.162</w:delText>
              </w:r>
            </w:del>
          </w:p>
        </w:tc>
        <w:tc>
          <w:tcPr>
            <w:tcW w:w="1319" w:type="dxa"/>
            <w:tcBorders>
              <w:top w:val="nil"/>
              <w:left w:val="nil"/>
              <w:bottom w:val="nil"/>
              <w:right w:val="nil"/>
            </w:tcBorders>
            <w:shd w:val="clear" w:color="auto" w:fill="auto"/>
            <w:vAlign w:val="bottom"/>
          </w:tcPr>
          <w:p w14:paraId="3E575752" w14:textId="2550152D" w:rsidR="00B26111" w:rsidRPr="006226B0" w:rsidDel="00E1020B" w:rsidRDefault="00B26111" w:rsidP="00D9742C">
            <w:pPr>
              <w:spacing w:after="0" w:line="240" w:lineRule="auto"/>
              <w:jc w:val="right"/>
              <w:rPr>
                <w:del w:id="2711" w:author="Chasco, Brandon Edward" w:date="2020-08-26T11:40:00Z"/>
                <w:color w:val="000000"/>
                <w:sz w:val="22"/>
                <w:szCs w:val="22"/>
              </w:rPr>
            </w:pPr>
            <w:del w:id="2712" w:author="Chasco, Brandon Edward" w:date="2020-08-26T11:40:00Z">
              <w:r w:rsidRPr="006226B0" w:rsidDel="00E1020B">
                <w:rPr>
                  <w:color w:val="000000"/>
                  <w:sz w:val="22"/>
                  <w:szCs w:val="22"/>
                </w:rPr>
                <w:delText>0.077</w:delText>
              </w:r>
            </w:del>
          </w:p>
        </w:tc>
      </w:tr>
      <w:tr w:rsidR="00B26111" w:rsidRPr="006226B0" w:rsidDel="00E1020B" w14:paraId="5F5D7A2A" w14:textId="148C3655" w:rsidTr="00D9742C">
        <w:trPr>
          <w:trHeight w:val="368"/>
          <w:del w:id="2713" w:author="Chasco, Brandon Edward" w:date="2020-08-26T11:40:00Z"/>
        </w:trPr>
        <w:tc>
          <w:tcPr>
            <w:tcW w:w="3809" w:type="dxa"/>
            <w:tcBorders>
              <w:top w:val="nil"/>
              <w:left w:val="nil"/>
              <w:bottom w:val="nil"/>
              <w:right w:val="nil"/>
            </w:tcBorders>
            <w:shd w:val="clear" w:color="auto" w:fill="auto"/>
            <w:vAlign w:val="bottom"/>
          </w:tcPr>
          <w:p w14:paraId="02E59395" w14:textId="6A7259AD" w:rsidR="00B26111" w:rsidRPr="006226B0" w:rsidDel="00E1020B" w:rsidRDefault="00B26111" w:rsidP="00D9742C">
            <w:pPr>
              <w:spacing w:after="0" w:line="240" w:lineRule="auto"/>
              <w:rPr>
                <w:del w:id="2714" w:author="Chasco, Brandon Edward" w:date="2020-08-26T11:40:00Z"/>
                <w:color w:val="000000"/>
                <w:sz w:val="22"/>
                <w:szCs w:val="22"/>
              </w:rPr>
            </w:pPr>
            <w:del w:id="2715" w:author="Chasco, Brandon Edward" w:date="2020-08-26T11:40:00Z">
              <w:r w:rsidRPr="006226B0" w:rsidDel="00E1020B">
                <w:rPr>
                  <w:color w:val="000000"/>
                  <w:sz w:val="22"/>
                  <w:szCs w:val="22"/>
                </w:rPr>
                <w:delText>Day</w:delText>
              </w:r>
            </w:del>
          </w:p>
        </w:tc>
        <w:tc>
          <w:tcPr>
            <w:tcW w:w="1110" w:type="dxa"/>
            <w:tcBorders>
              <w:top w:val="nil"/>
              <w:left w:val="nil"/>
              <w:bottom w:val="nil"/>
              <w:right w:val="nil"/>
            </w:tcBorders>
            <w:shd w:val="clear" w:color="auto" w:fill="auto"/>
            <w:vAlign w:val="bottom"/>
          </w:tcPr>
          <w:p w14:paraId="3C5B6577" w14:textId="3FE72CFF" w:rsidR="00B26111" w:rsidRPr="006226B0" w:rsidDel="00E1020B" w:rsidRDefault="00B26111" w:rsidP="00D9742C">
            <w:pPr>
              <w:spacing w:after="0" w:line="240" w:lineRule="auto"/>
              <w:jc w:val="right"/>
              <w:rPr>
                <w:del w:id="2716" w:author="Chasco, Brandon Edward" w:date="2020-08-26T11:40:00Z"/>
                <w:color w:val="000000"/>
                <w:sz w:val="22"/>
                <w:szCs w:val="22"/>
              </w:rPr>
            </w:pPr>
            <w:del w:id="2717" w:author="Chasco, Brandon Edward" w:date="2020-08-26T11:40:00Z">
              <w:r w:rsidRPr="006226B0" w:rsidDel="00E1020B">
                <w:rPr>
                  <w:color w:val="000000"/>
                  <w:sz w:val="22"/>
                  <w:szCs w:val="22"/>
                </w:rPr>
                <w:delText>1718.6</w:delText>
              </w:r>
            </w:del>
          </w:p>
        </w:tc>
        <w:tc>
          <w:tcPr>
            <w:tcW w:w="1143" w:type="dxa"/>
            <w:tcBorders>
              <w:top w:val="nil"/>
              <w:left w:val="nil"/>
              <w:bottom w:val="nil"/>
              <w:right w:val="nil"/>
            </w:tcBorders>
            <w:shd w:val="clear" w:color="auto" w:fill="auto"/>
            <w:vAlign w:val="bottom"/>
          </w:tcPr>
          <w:p w14:paraId="195051C3" w14:textId="22B602BD" w:rsidR="00B26111" w:rsidRPr="006226B0" w:rsidDel="00E1020B" w:rsidRDefault="00B26111" w:rsidP="00D9742C">
            <w:pPr>
              <w:spacing w:after="0" w:line="240" w:lineRule="auto"/>
              <w:jc w:val="right"/>
              <w:rPr>
                <w:del w:id="2718" w:author="Chasco, Brandon Edward" w:date="2020-08-26T11:40:00Z"/>
                <w:color w:val="000000"/>
                <w:sz w:val="22"/>
                <w:szCs w:val="22"/>
              </w:rPr>
            </w:pPr>
            <w:del w:id="2719" w:author="Chasco, Brandon Edward" w:date="2020-08-26T11:40:00Z">
              <w:r w:rsidRPr="006226B0" w:rsidDel="00E1020B">
                <w:rPr>
                  <w:color w:val="000000"/>
                  <w:sz w:val="22"/>
                  <w:szCs w:val="22"/>
                </w:rPr>
                <w:delText>952.1</w:delText>
              </w:r>
            </w:del>
          </w:p>
        </w:tc>
        <w:tc>
          <w:tcPr>
            <w:tcW w:w="926" w:type="dxa"/>
            <w:gridSpan w:val="2"/>
            <w:tcBorders>
              <w:top w:val="nil"/>
              <w:left w:val="nil"/>
              <w:bottom w:val="nil"/>
              <w:right w:val="nil"/>
            </w:tcBorders>
          </w:tcPr>
          <w:p w14:paraId="395D73EA" w14:textId="3B93C6CE" w:rsidR="00B26111" w:rsidRPr="006226B0" w:rsidDel="00E1020B" w:rsidRDefault="00B26111" w:rsidP="00D9742C">
            <w:pPr>
              <w:spacing w:after="0" w:line="240" w:lineRule="auto"/>
              <w:jc w:val="right"/>
              <w:rPr>
                <w:del w:id="2720"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5134BC30" w14:textId="2F3EA4E1" w:rsidR="00B26111" w:rsidRPr="006226B0" w:rsidDel="00E1020B" w:rsidRDefault="00B26111" w:rsidP="00D9742C">
            <w:pPr>
              <w:spacing w:after="0" w:line="240" w:lineRule="auto"/>
              <w:jc w:val="right"/>
              <w:rPr>
                <w:del w:id="2721" w:author="Chasco, Brandon Edward" w:date="2020-08-26T11:40:00Z"/>
                <w:color w:val="000000"/>
                <w:sz w:val="22"/>
                <w:szCs w:val="22"/>
              </w:rPr>
            </w:pPr>
            <w:del w:id="2722" w:author="Chasco, Brandon Edward" w:date="2020-08-26T11:40:00Z">
              <w:r w:rsidRPr="006226B0" w:rsidDel="00E1020B">
                <w:rPr>
                  <w:color w:val="000000"/>
                  <w:sz w:val="22"/>
                  <w:szCs w:val="22"/>
                </w:rPr>
                <w:delText>0.024</w:delText>
              </w:r>
            </w:del>
          </w:p>
        </w:tc>
        <w:tc>
          <w:tcPr>
            <w:tcW w:w="1319" w:type="dxa"/>
            <w:tcBorders>
              <w:top w:val="nil"/>
              <w:left w:val="nil"/>
              <w:bottom w:val="nil"/>
              <w:right w:val="nil"/>
            </w:tcBorders>
            <w:shd w:val="clear" w:color="auto" w:fill="auto"/>
            <w:vAlign w:val="bottom"/>
          </w:tcPr>
          <w:p w14:paraId="6F2451A8" w14:textId="11480FA0" w:rsidR="00B26111" w:rsidRPr="006226B0" w:rsidDel="00E1020B" w:rsidRDefault="00B26111" w:rsidP="00D9742C">
            <w:pPr>
              <w:spacing w:after="0" w:line="240" w:lineRule="auto"/>
              <w:jc w:val="right"/>
              <w:rPr>
                <w:del w:id="2723" w:author="Chasco, Brandon Edward" w:date="2020-08-26T11:40:00Z"/>
                <w:color w:val="000000"/>
                <w:sz w:val="22"/>
                <w:szCs w:val="22"/>
              </w:rPr>
            </w:pPr>
            <w:del w:id="2724" w:author="Chasco, Brandon Edward" w:date="2020-08-26T11:40:00Z">
              <w:r w:rsidRPr="006226B0" w:rsidDel="00E1020B">
                <w:rPr>
                  <w:color w:val="000000"/>
                  <w:sz w:val="22"/>
                  <w:szCs w:val="22"/>
                </w:rPr>
                <w:delText>0.047</w:delText>
              </w:r>
            </w:del>
          </w:p>
        </w:tc>
      </w:tr>
      <w:tr w:rsidR="00B26111" w:rsidRPr="006226B0" w:rsidDel="00E1020B" w14:paraId="4615FD8B" w14:textId="464043BD" w:rsidTr="00D9742C">
        <w:trPr>
          <w:trHeight w:val="368"/>
          <w:del w:id="2725" w:author="Chasco, Brandon Edward" w:date="2020-08-26T11:40:00Z"/>
        </w:trPr>
        <w:tc>
          <w:tcPr>
            <w:tcW w:w="3809" w:type="dxa"/>
            <w:tcBorders>
              <w:top w:val="nil"/>
              <w:left w:val="nil"/>
              <w:bottom w:val="nil"/>
              <w:right w:val="nil"/>
            </w:tcBorders>
            <w:shd w:val="clear" w:color="auto" w:fill="auto"/>
            <w:vAlign w:val="bottom"/>
          </w:tcPr>
          <w:p w14:paraId="202478E6" w14:textId="620D201C" w:rsidR="00B26111" w:rsidRPr="006226B0" w:rsidDel="00E1020B" w:rsidRDefault="00B26111" w:rsidP="00D9742C">
            <w:pPr>
              <w:spacing w:after="0" w:line="240" w:lineRule="auto"/>
              <w:rPr>
                <w:del w:id="2726" w:author="Chasco, Brandon Edward" w:date="2020-08-26T11:40:00Z"/>
                <w:color w:val="000000"/>
                <w:sz w:val="22"/>
                <w:szCs w:val="22"/>
              </w:rPr>
            </w:pPr>
            <w:del w:id="2727" w:author="Chasco, Brandon Edward" w:date="2020-08-26T11:40:00Z">
              <w:r w:rsidRPr="006226B0" w:rsidDel="00E1020B">
                <w:rPr>
                  <w:color w:val="000000"/>
                  <w:sz w:val="22"/>
                  <w:szCs w:val="22"/>
                </w:rPr>
                <w:delText>Day/year</w:delText>
              </w:r>
            </w:del>
          </w:p>
        </w:tc>
        <w:tc>
          <w:tcPr>
            <w:tcW w:w="1110" w:type="dxa"/>
            <w:tcBorders>
              <w:top w:val="nil"/>
              <w:left w:val="nil"/>
              <w:bottom w:val="nil"/>
              <w:right w:val="nil"/>
            </w:tcBorders>
            <w:shd w:val="clear" w:color="auto" w:fill="auto"/>
            <w:vAlign w:val="bottom"/>
          </w:tcPr>
          <w:p w14:paraId="323EC8A7" w14:textId="2C95CC15" w:rsidR="00B26111" w:rsidRPr="006226B0" w:rsidDel="00E1020B" w:rsidRDefault="00B26111" w:rsidP="00D9742C">
            <w:pPr>
              <w:spacing w:after="0" w:line="240" w:lineRule="auto"/>
              <w:jc w:val="right"/>
              <w:rPr>
                <w:del w:id="2728" w:author="Chasco, Brandon Edward" w:date="2020-08-26T11:40:00Z"/>
                <w:color w:val="000000"/>
                <w:sz w:val="22"/>
                <w:szCs w:val="22"/>
              </w:rPr>
            </w:pPr>
            <w:del w:id="2729" w:author="Chasco, Brandon Edward" w:date="2020-08-26T11:40:00Z">
              <w:r w:rsidRPr="006226B0" w:rsidDel="00E1020B">
                <w:rPr>
                  <w:color w:val="000000"/>
                  <w:sz w:val="22"/>
                  <w:szCs w:val="22"/>
                </w:rPr>
                <w:delText>1151.4</w:delText>
              </w:r>
            </w:del>
          </w:p>
        </w:tc>
        <w:tc>
          <w:tcPr>
            <w:tcW w:w="1143" w:type="dxa"/>
            <w:tcBorders>
              <w:top w:val="nil"/>
              <w:left w:val="nil"/>
              <w:bottom w:val="nil"/>
              <w:right w:val="nil"/>
            </w:tcBorders>
            <w:shd w:val="clear" w:color="auto" w:fill="auto"/>
            <w:vAlign w:val="bottom"/>
          </w:tcPr>
          <w:p w14:paraId="2DA471E1" w14:textId="09C3096A" w:rsidR="00B26111" w:rsidRPr="006226B0" w:rsidDel="00E1020B" w:rsidRDefault="00B26111" w:rsidP="00D9742C">
            <w:pPr>
              <w:spacing w:after="0" w:line="240" w:lineRule="auto"/>
              <w:jc w:val="right"/>
              <w:rPr>
                <w:del w:id="2730" w:author="Chasco, Brandon Edward" w:date="2020-08-26T11:40:00Z"/>
                <w:color w:val="000000"/>
                <w:sz w:val="22"/>
                <w:szCs w:val="22"/>
              </w:rPr>
            </w:pPr>
            <w:del w:id="2731" w:author="Chasco, Brandon Edward" w:date="2020-08-26T11:40:00Z">
              <w:r w:rsidRPr="006226B0" w:rsidDel="00E1020B">
                <w:rPr>
                  <w:color w:val="000000"/>
                  <w:sz w:val="22"/>
                  <w:szCs w:val="22"/>
                </w:rPr>
                <w:delText>802.4</w:delText>
              </w:r>
            </w:del>
          </w:p>
        </w:tc>
        <w:tc>
          <w:tcPr>
            <w:tcW w:w="926" w:type="dxa"/>
            <w:gridSpan w:val="2"/>
            <w:tcBorders>
              <w:top w:val="nil"/>
              <w:left w:val="nil"/>
              <w:bottom w:val="nil"/>
              <w:right w:val="nil"/>
            </w:tcBorders>
          </w:tcPr>
          <w:p w14:paraId="18B19BF5" w14:textId="1A4CDB70" w:rsidR="00B26111" w:rsidRPr="006226B0" w:rsidDel="00E1020B" w:rsidRDefault="00B26111" w:rsidP="00D9742C">
            <w:pPr>
              <w:spacing w:after="0" w:line="240" w:lineRule="auto"/>
              <w:jc w:val="right"/>
              <w:rPr>
                <w:del w:id="2732"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70B8C9F6" w14:textId="118B0672" w:rsidR="00B26111" w:rsidRPr="006226B0" w:rsidDel="00E1020B" w:rsidRDefault="00B26111" w:rsidP="00D9742C">
            <w:pPr>
              <w:spacing w:after="0" w:line="240" w:lineRule="auto"/>
              <w:jc w:val="right"/>
              <w:rPr>
                <w:del w:id="2733" w:author="Chasco, Brandon Edward" w:date="2020-08-26T11:40:00Z"/>
                <w:color w:val="000000"/>
                <w:sz w:val="22"/>
                <w:szCs w:val="22"/>
              </w:rPr>
            </w:pPr>
            <w:del w:id="2734" w:author="Chasco, Brandon Edward" w:date="2020-08-26T11:40:00Z">
              <w:r w:rsidRPr="006226B0" w:rsidDel="00E1020B">
                <w:rPr>
                  <w:color w:val="000000"/>
                  <w:sz w:val="22"/>
                  <w:szCs w:val="22"/>
                </w:rPr>
                <w:delText>0.346</w:delText>
              </w:r>
            </w:del>
          </w:p>
        </w:tc>
        <w:tc>
          <w:tcPr>
            <w:tcW w:w="1319" w:type="dxa"/>
            <w:tcBorders>
              <w:top w:val="nil"/>
              <w:left w:val="nil"/>
              <w:bottom w:val="nil"/>
              <w:right w:val="nil"/>
            </w:tcBorders>
            <w:shd w:val="clear" w:color="auto" w:fill="auto"/>
            <w:vAlign w:val="bottom"/>
          </w:tcPr>
          <w:p w14:paraId="7C28D8E7" w14:textId="1D830414" w:rsidR="00B26111" w:rsidRPr="006226B0" w:rsidDel="00E1020B" w:rsidRDefault="00B26111" w:rsidP="00D9742C">
            <w:pPr>
              <w:spacing w:after="0" w:line="240" w:lineRule="auto"/>
              <w:jc w:val="right"/>
              <w:rPr>
                <w:del w:id="2735" w:author="Chasco, Brandon Edward" w:date="2020-08-26T11:40:00Z"/>
                <w:color w:val="000000"/>
                <w:sz w:val="22"/>
                <w:szCs w:val="22"/>
              </w:rPr>
            </w:pPr>
            <w:del w:id="2736" w:author="Chasco, Brandon Edward" w:date="2020-08-26T11:40:00Z">
              <w:r w:rsidRPr="006226B0" w:rsidDel="00E1020B">
                <w:rPr>
                  <w:color w:val="000000"/>
                  <w:sz w:val="22"/>
                  <w:szCs w:val="22"/>
                </w:rPr>
                <w:delText>0.197</w:delText>
              </w:r>
            </w:del>
          </w:p>
        </w:tc>
      </w:tr>
      <w:tr w:rsidR="00B26111" w:rsidRPr="006226B0" w:rsidDel="00E1020B" w14:paraId="435F1087" w14:textId="2EDA663C" w:rsidTr="00D9742C">
        <w:trPr>
          <w:trHeight w:val="368"/>
          <w:del w:id="2737" w:author="Chasco, Brandon Edward" w:date="2020-08-26T11:40:00Z"/>
        </w:trPr>
        <w:tc>
          <w:tcPr>
            <w:tcW w:w="3809" w:type="dxa"/>
            <w:tcBorders>
              <w:top w:val="nil"/>
              <w:left w:val="nil"/>
              <w:right w:val="nil"/>
            </w:tcBorders>
            <w:shd w:val="clear" w:color="auto" w:fill="auto"/>
            <w:vAlign w:val="bottom"/>
          </w:tcPr>
          <w:p w14:paraId="54AC9F6D" w14:textId="2A7386A6" w:rsidR="00B26111" w:rsidRPr="006226B0" w:rsidDel="00E1020B" w:rsidRDefault="00B26111" w:rsidP="00D9742C">
            <w:pPr>
              <w:spacing w:after="0" w:line="240" w:lineRule="auto"/>
              <w:rPr>
                <w:del w:id="2738" w:author="Chasco, Brandon Edward" w:date="2020-08-26T11:40:00Z"/>
                <w:color w:val="000000"/>
                <w:sz w:val="22"/>
                <w:szCs w:val="22"/>
              </w:rPr>
            </w:pPr>
            <w:del w:id="2739" w:author="Chasco, Brandon Edward" w:date="2020-08-26T11:40:00Z">
              <w:r w:rsidRPr="006226B0" w:rsidDel="00E1020B">
                <w:rPr>
                  <w:color w:val="000000"/>
                  <w:sz w:val="22"/>
                  <w:szCs w:val="22"/>
                </w:rPr>
                <w:delText>Day + day/year</w:delText>
              </w:r>
            </w:del>
          </w:p>
        </w:tc>
        <w:tc>
          <w:tcPr>
            <w:tcW w:w="1110" w:type="dxa"/>
            <w:tcBorders>
              <w:top w:val="nil"/>
              <w:left w:val="nil"/>
              <w:right w:val="nil"/>
            </w:tcBorders>
            <w:shd w:val="clear" w:color="auto" w:fill="auto"/>
            <w:vAlign w:val="bottom"/>
          </w:tcPr>
          <w:p w14:paraId="7D6D01F2" w14:textId="2D0151BE" w:rsidR="00B26111" w:rsidRPr="006226B0" w:rsidDel="00E1020B" w:rsidRDefault="00B26111" w:rsidP="00D9742C">
            <w:pPr>
              <w:spacing w:after="0" w:line="240" w:lineRule="auto"/>
              <w:jc w:val="right"/>
              <w:rPr>
                <w:del w:id="2740" w:author="Chasco, Brandon Edward" w:date="2020-08-26T11:40:00Z"/>
                <w:color w:val="000000"/>
                <w:sz w:val="22"/>
                <w:szCs w:val="22"/>
              </w:rPr>
            </w:pPr>
            <w:del w:id="2741" w:author="Chasco, Brandon Edward" w:date="2020-08-26T11:40:00Z">
              <w:r w:rsidRPr="006226B0" w:rsidDel="00E1020B">
                <w:rPr>
                  <w:color w:val="000000"/>
                  <w:sz w:val="22"/>
                  <w:szCs w:val="22"/>
                </w:rPr>
                <w:delText>1151.4</w:delText>
              </w:r>
            </w:del>
          </w:p>
        </w:tc>
        <w:tc>
          <w:tcPr>
            <w:tcW w:w="1143" w:type="dxa"/>
            <w:tcBorders>
              <w:top w:val="nil"/>
              <w:left w:val="nil"/>
              <w:right w:val="nil"/>
            </w:tcBorders>
            <w:shd w:val="clear" w:color="auto" w:fill="auto"/>
            <w:vAlign w:val="bottom"/>
          </w:tcPr>
          <w:p w14:paraId="59F08996" w14:textId="26A9ABC9" w:rsidR="00B26111" w:rsidRPr="006226B0" w:rsidDel="00E1020B" w:rsidRDefault="00B26111" w:rsidP="00D9742C">
            <w:pPr>
              <w:spacing w:after="0" w:line="240" w:lineRule="auto"/>
              <w:jc w:val="right"/>
              <w:rPr>
                <w:del w:id="2742" w:author="Chasco, Brandon Edward" w:date="2020-08-26T11:40:00Z"/>
                <w:color w:val="000000"/>
                <w:sz w:val="22"/>
                <w:szCs w:val="22"/>
              </w:rPr>
            </w:pPr>
            <w:del w:id="2743" w:author="Chasco, Brandon Edward" w:date="2020-08-26T11:40:00Z">
              <w:r w:rsidRPr="006226B0" w:rsidDel="00E1020B">
                <w:rPr>
                  <w:color w:val="000000"/>
                  <w:sz w:val="22"/>
                  <w:szCs w:val="22"/>
                </w:rPr>
                <w:delText>800.4</w:delText>
              </w:r>
            </w:del>
          </w:p>
        </w:tc>
        <w:tc>
          <w:tcPr>
            <w:tcW w:w="926" w:type="dxa"/>
            <w:gridSpan w:val="2"/>
            <w:tcBorders>
              <w:top w:val="nil"/>
              <w:left w:val="nil"/>
              <w:right w:val="nil"/>
            </w:tcBorders>
          </w:tcPr>
          <w:p w14:paraId="7BDB3640" w14:textId="562FF59E" w:rsidR="00B26111" w:rsidRPr="006226B0" w:rsidDel="00E1020B" w:rsidRDefault="00B26111" w:rsidP="00D9742C">
            <w:pPr>
              <w:spacing w:after="0" w:line="240" w:lineRule="auto"/>
              <w:jc w:val="right"/>
              <w:rPr>
                <w:del w:id="2744" w:author="Chasco, Brandon Edward" w:date="2020-08-26T11:40:00Z"/>
                <w:color w:val="000000"/>
                <w:sz w:val="22"/>
                <w:szCs w:val="22"/>
              </w:rPr>
            </w:pPr>
          </w:p>
        </w:tc>
        <w:tc>
          <w:tcPr>
            <w:tcW w:w="1255" w:type="dxa"/>
            <w:tcBorders>
              <w:top w:val="nil"/>
              <w:left w:val="nil"/>
              <w:right w:val="nil"/>
            </w:tcBorders>
            <w:shd w:val="clear" w:color="auto" w:fill="auto"/>
            <w:vAlign w:val="bottom"/>
          </w:tcPr>
          <w:p w14:paraId="23BD31A2" w14:textId="08EE7FB3" w:rsidR="00B26111" w:rsidRPr="006226B0" w:rsidDel="00E1020B" w:rsidRDefault="00B26111" w:rsidP="00D9742C">
            <w:pPr>
              <w:spacing w:after="0" w:line="240" w:lineRule="auto"/>
              <w:jc w:val="right"/>
              <w:rPr>
                <w:del w:id="2745" w:author="Chasco, Brandon Edward" w:date="2020-08-26T11:40:00Z"/>
                <w:color w:val="000000"/>
                <w:sz w:val="22"/>
                <w:szCs w:val="22"/>
              </w:rPr>
            </w:pPr>
            <w:del w:id="2746" w:author="Chasco, Brandon Edward" w:date="2020-08-26T11:40:00Z">
              <w:r w:rsidRPr="006226B0" w:rsidDel="00E1020B">
                <w:rPr>
                  <w:color w:val="000000"/>
                  <w:sz w:val="22"/>
                  <w:szCs w:val="22"/>
                </w:rPr>
                <w:delText>0.346</w:delText>
              </w:r>
            </w:del>
          </w:p>
        </w:tc>
        <w:tc>
          <w:tcPr>
            <w:tcW w:w="1319" w:type="dxa"/>
            <w:tcBorders>
              <w:top w:val="nil"/>
              <w:left w:val="nil"/>
              <w:right w:val="nil"/>
            </w:tcBorders>
            <w:shd w:val="clear" w:color="auto" w:fill="auto"/>
            <w:vAlign w:val="bottom"/>
          </w:tcPr>
          <w:p w14:paraId="2C25DB69" w14:textId="40A5AC93" w:rsidR="00B26111" w:rsidRPr="006226B0" w:rsidDel="00E1020B" w:rsidRDefault="00B26111" w:rsidP="00D9742C">
            <w:pPr>
              <w:spacing w:after="0" w:line="240" w:lineRule="auto"/>
              <w:jc w:val="right"/>
              <w:rPr>
                <w:del w:id="2747" w:author="Chasco, Brandon Edward" w:date="2020-08-26T11:40:00Z"/>
                <w:color w:val="000000"/>
                <w:sz w:val="22"/>
                <w:szCs w:val="22"/>
              </w:rPr>
            </w:pPr>
            <w:del w:id="2748" w:author="Chasco, Brandon Edward" w:date="2020-08-26T11:40:00Z">
              <w:r w:rsidRPr="006226B0" w:rsidDel="00E1020B">
                <w:rPr>
                  <w:color w:val="000000"/>
                  <w:sz w:val="22"/>
                  <w:szCs w:val="22"/>
                </w:rPr>
                <w:delText>0.198</w:delText>
              </w:r>
            </w:del>
          </w:p>
        </w:tc>
      </w:tr>
      <w:tr w:rsidR="00B26111" w:rsidRPr="006226B0" w:rsidDel="00E1020B" w14:paraId="0B709213" w14:textId="50FEC401" w:rsidTr="00D9742C">
        <w:trPr>
          <w:trHeight w:val="368"/>
          <w:del w:id="2749" w:author="Chasco, Brandon Edward" w:date="2020-08-26T11:40:00Z"/>
        </w:trPr>
        <w:tc>
          <w:tcPr>
            <w:tcW w:w="3809" w:type="dxa"/>
            <w:tcBorders>
              <w:top w:val="nil"/>
              <w:left w:val="nil"/>
              <w:bottom w:val="single" w:sz="4" w:space="0" w:color="000000"/>
              <w:right w:val="nil"/>
            </w:tcBorders>
            <w:shd w:val="clear" w:color="auto" w:fill="auto"/>
            <w:vAlign w:val="bottom"/>
          </w:tcPr>
          <w:p w14:paraId="3109EC87" w14:textId="0B90D5AE" w:rsidR="00B26111" w:rsidRPr="006226B0" w:rsidDel="00E1020B" w:rsidRDefault="00B26111" w:rsidP="00D9742C">
            <w:pPr>
              <w:spacing w:after="0" w:line="240" w:lineRule="auto"/>
              <w:rPr>
                <w:del w:id="2750" w:author="Chasco, Brandon Edward" w:date="2020-08-26T11:40:00Z"/>
                <w:color w:val="000000"/>
                <w:sz w:val="22"/>
                <w:szCs w:val="22"/>
              </w:rPr>
            </w:pPr>
            <w:del w:id="2751" w:author="Chasco, Brandon Edward" w:date="2020-08-26T11:40:00Z">
              <w:r w:rsidRPr="006226B0" w:rsidDel="00E1020B">
                <w:rPr>
                  <w:color w:val="000000"/>
                  <w:sz w:val="22"/>
                  <w:szCs w:val="22"/>
                </w:rPr>
                <w:delText>Marine covariates + day + day/year</w:delText>
              </w:r>
            </w:del>
          </w:p>
        </w:tc>
        <w:tc>
          <w:tcPr>
            <w:tcW w:w="1110" w:type="dxa"/>
            <w:tcBorders>
              <w:top w:val="nil"/>
              <w:left w:val="nil"/>
              <w:bottom w:val="single" w:sz="4" w:space="0" w:color="000000"/>
              <w:right w:val="nil"/>
            </w:tcBorders>
            <w:shd w:val="clear" w:color="auto" w:fill="auto"/>
            <w:vAlign w:val="bottom"/>
          </w:tcPr>
          <w:p w14:paraId="64C3B695" w14:textId="4E622B6F" w:rsidR="00B26111" w:rsidRPr="006226B0" w:rsidDel="00E1020B" w:rsidRDefault="00B26111" w:rsidP="00D9742C">
            <w:pPr>
              <w:spacing w:after="0" w:line="240" w:lineRule="auto"/>
              <w:jc w:val="right"/>
              <w:rPr>
                <w:del w:id="2752" w:author="Chasco, Brandon Edward" w:date="2020-08-26T11:40:00Z"/>
                <w:color w:val="000000"/>
                <w:sz w:val="22"/>
                <w:szCs w:val="22"/>
              </w:rPr>
            </w:pPr>
            <w:del w:id="2753" w:author="Chasco, Brandon Edward" w:date="2020-08-26T11:40:00Z">
              <w:r w:rsidRPr="006226B0" w:rsidDel="00E1020B">
                <w:rPr>
                  <w:color w:val="000000"/>
                  <w:sz w:val="22"/>
                  <w:szCs w:val="22"/>
                </w:rPr>
                <w:delText>1144.1</w:delText>
              </w:r>
            </w:del>
          </w:p>
        </w:tc>
        <w:tc>
          <w:tcPr>
            <w:tcW w:w="1143" w:type="dxa"/>
            <w:tcBorders>
              <w:top w:val="nil"/>
              <w:left w:val="nil"/>
              <w:bottom w:val="single" w:sz="4" w:space="0" w:color="000000"/>
              <w:right w:val="nil"/>
            </w:tcBorders>
            <w:shd w:val="clear" w:color="auto" w:fill="auto"/>
            <w:vAlign w:val="bottom"/>
          </w:tcPr>
          <w:p w14:paraId="43404D2B" w14:textId="27291625" w:rsidR="00B26111" w:rsidRPr="006226B0" w:rsidDel="00E1020B" w:rsidRDefault="00B26111" w:rsidP="00D9742C">
            <w:pPr>
              <w:spacing w:after="0" w:line="240" w:lineRule="auto"/>
              <w:jc w:val="right"/>
              <w:rPr>
                <w:del w:id="2754" w:author="Chasco, Brandon Edward" w:date="2020-08-26T11:40:00Z"/>
                <w:color w:val="000000"/>
                <w:sz w:val="22"/>
                <w:szCs w:val="22"/>
              </w:rPr>
            </w:pPr>
            <w:del w:id="2755" w:author="Chasco, Brandon Edward" w:date="2020-08-26T11:40:00Z">
              <w:r w:rsidRPr="006226B0" w:rsidDel="00E1020B">
                <w:rPr>
                  <w:color w:val="000000"/>
                  <w:sz w:val="22"/>
                  <w:szCs w:val="22"/>
                </w:rPr>
                <w:delText>790.8</w:delText>
              </w:r>
            </w:del>
          </w:p>
        </w:tc>
        <w:tc>
          <w:tcPr>
            <w:tcW w:w="926" w:type="dxa"/>
            <w:gridSpan w:val="2"/>
            <w:tcBorders>
              <w:top w:val="nil"/>
              <w:left w:val="nil"/>
              <w:bottom w:val="single" w:sz="4" w:space="0" w:color="000000"/>
              <w:right w:val="nil"/>
            </w:tcBorders>
          </w:tcPr>
          <w:p w14:paraId="14DD38B3" w14:textId="6E435498" w:rsidR="00B26111" w:rsidRPr="006226B0" w:rsidDel="00E1020B" w:rsidRDefault="00B26111" w:rsidP="00D9742C">
            <w:pPr>
              <w:spacing w:after="0" w:line="240" w:lineRule="auto"/>
              <w:jc w:val="right"/>
              <w:rPr>
                <w:del w:id="2756" w:author="Chasco, Brandon Edward" w:date="2020-08-26T11:40:00Z"/>
                <w:color w:val="000000"/>
                <w:sz w:val="22"/>
                <w:szCs w:val="22"/>
              </w:rPr>
            </w:pPr>
          </w:p>
        </w:tc>
        <w:tc>
          <w:tcPr>
            <w:tcW w:w="1255" w:type="dxa"/>
            <w:tcBorders>
              <w:top w:val="nil"/>
              <w:left w:val="nil"/>
              <w:bottom w:val="single" w:sz="4" w:space="0" w:color="000000"/>
              <w:right w:val="nil"/>
            </w:tcBorders>
            <w:shd w:val="clear" w:color="auto" w:fill="auto"/>
            <w:vAlign w:val="bottom"/>
          </w:tcPr>
          <w:p w14:paraId="05D4E8D9" w14:textId="28112C2E" w:rsidR="00B26111" w:rsidRPr="006226B0" w:rsidDel="00E1020B" w:rsidRDefault="00B26111" w:rsidP="00D9742C">
            <w:pPr>
              <w:spacing w:after="0" w:line="240" w:lineRule="auto"/>
              <w:jc w:val="right"/>
              <w:rPr>
                <w:del w:id="2757" w:author="Chasco, Brandon Edward" w:date="2020-08-26T11:40:00Z"/>
                <w:color w:val="000000"/>
                <w:sz w:val="22"/>
                <w:szCs w:val="22"/>
              </w:rPr>
            </w:pPr>
            <w:del w:id="2758" w:author="Chasco, Brandon Edward" w:date="2020-08-26T11:40:00Z">
              <w:r w:rsidRPr="006226B0" w:rsidDel="00E1020B">
                <w:rPr>
                  <w:color w:val="000000"/>
                  <w:sz w:val="22"/>
                  <w:szCs w:val="22"/>
                </w:rPr>
                <w:delText>0.350</w:delText>
              </w:r>
            </w:del>
          </w:p>
        </w:tc>
        <w:tc>
          <w:tcPr>
            <w:tcW w:w="1319" w:type="dxa"/>
            <w:tcBorders>
              <w:top w:val="nil"/>
              <w:left w:val="nil"/>
              <w:bottom w:val="single" w:sz="4" w:space="0" w:color="000000"/>
              <w:right w:val="nil"/>
            </w:tcBorders>
            <w:shd w:val="clear" w:color="auto" w:fill="auto"/>
            <w:vAlign w:val="bottom"/>
          </w:tcPr>
          <w:p w14:paraId="53F57AB0" w14:textId="35D895FC" w:rsidR="00B26111" w:rsidRPr="006226B0" w:rsidDel="00E1020B" w:rsidRDefault="00B26111" w:rsidP="00D9742C">
            <w:pPr>
              <w:spacing w:after="0" w:line="240" w:lineRule="auto"/>
              <w:jc w:val="right"/>
              <w:rPr>
                <w:del w:id="2759" w:author="Chasco, Brandon Edward" w:date="2020-08-26T11:40:00Z"/>
                <w:color w:val="000000"/>
                <w:sz w:val="22"/>
                <w:szCs w:val="22"/>
              </w:rPr>
            </w:pPr>
            <w:del w:id="2760" w:author="Chasco, Brandon Edward" w:date="2020-08-26T11:40:00Z">
              <w:r w:rsidRPr="006226B0" w:rsidDel="00E1020B">
                <w:rPr>
                  <w:color w:val="000000"/>
                  <w:sz w:val="22"/>
                  <w:szCs w:val="22"/>
                </w:rPr>
                <w:delText>0.208</w:delText>
              </w:r>
            </w:del>
          </w:p>
        </w:tc>
      </w:tr>
    </w:tbl>
    <w:p w14:paraId="78A09819" w14:textId="77777777" w:rsidR="00B26111" w:rsidDel="007A30C3" w:rsidRDefault="00B26111" w:rsidP="00B26111">
      <w:pPr>
        <w:rPr>
          <w:del w:id="2761" w:author="Chasco, Brandon Edward" w:date="2020-08-26T10:36:00Z"/>
        </w:rPr>
      </w:pPr>
    </w:p>
    <w:p w14:paraId="43F7F5F0" w14:textId="77777777" w:rsidR="00B26111" w:rsidDel="007A30C3" w:rsidRDefault="00B26111" w:rsidP="00B26111">
      <w:pPr>
        <w:rPr>
          <w:del w:id="2762" w:author="Chasco, Brandon Edward" w:date="2020-08-26T10:36:00Z"/>
        </w:rPr>
      </w:pPr>
      <w:del w:id="2763" w:author="Chasco, Brandon Edward" w:date="2020-08-26T10:36:00Z">
        <w:r w:rsidDel="007A30C3">
          <w:br w:type="page"/>
        </w:r>
      </w:del>
    </w:p>
    <w:p w14:paraId="5915A954" w14:textId="1E2B3072" w:rsidR="00E53084" w:rsidRPr="006226B0" w:rsidDel="007A30C3" w:rsidRDefault="00E53084" w:rsidP="007A30C3">
      <w:pPr>
        <w:rPr>
          <w:del w:id="2764" w:author="Chasco, Brandon Edward" w:date="2020-08-26T10:36:00Z"/>
          <w:color w:val="000000"/>
        </w:rPr>
        <w:pPrChange w:id="2765" w:author="Chasco, Brandon Edward" w:date="2020-08-26T10:36:00Z">
          <w:pPr>
            <w:spacing w:line="259" w:lineRule="auto"/>
          </w:pPr>
        </w:pPrChange>
      </w:pPr>
      <w:del w:id="2766" w:author="Chasco, Brandon Edward" w:date="2020-08-26T10:36:00Z">
        <w:r w:rsidRPr="006226B0" w:rsidDel="007A30C3">
          <w:br w:type="page"/>
        </w:r>
      </w:del>
    </w:p>
    <w:p w14:paraId="2F0DD761" w14:textId="00A5BFF0" w:rsidR="00E53084" w:rsidRPr="006226B0" w:rsidDel="007A30C3" w:rsidRDefault="00E53084" w:rsidP="007A30C3">
      <w:pPr>
        <w:rPr>
          <w:del w:id="2767" w:author="Chasco, Brandon Edward" w:date="2020-08-26T10:37:00Z"/>
          <w:color w:val="000000"/>
        </w:rPr>
        <w:sectPr w:rsidR="00E53084" w:rsidRPr="006226B0" w:rsidDel="007A30C3" w:rsidSect="006226B0">
          <w:footerReference w:type="default" r:id="rId15"/>
          <w:pgSz w:w="12240" w:h="15840"/>
          <w:pgMar w:top="1440" w:right="1440" w:bottom="1440" w:left="1440" w:header="720" w:footer="720" w:gutter="0"/>
          <w:lnNumType w:countBy="1" w:restart="continuous"/>
          <w:pgNumType w:start="1"/>
          <w:cols w:space="720" w:equalWidth="0">
            <w:col w:w="9360"/>
          </w:cols>
          <w:docGrid w:linePitch="326"/>
        </w:sectPr>
        <w:pPrChange w:id="2768" w:author="Chasco, Brandon Edward" w:date="2020-08-26T10:36:00Z">
          <w:pPr>
            <w:spacing w:line="259" w:lineRule="auto"/>
          </w:pPr>
        </w:pPrChange>
      </w:pPr>
    </w:p>
    <w:p w14:paraId="35EAD794" w14:textId="2240B2CC" w:rsidR="00C527E3" w:rsidRDefault="00C527E3" w:rsidP="00C527E3">
      <w:pPr>
        <w:pStyle w:val="Heading1"/>
        <w:rPr>
          <w:ins w:id="2769" w:author="Chasco, Brandon Edward" w:date="2020-08-26T10:55:00Z"/>
        </w:rPr>
        <w:pPrChange w:id="2770" w:author="Chasco, Brandon Edward" w:date="2020-08-26T10:55:00Z">
          <w:pPr>
            <w:spacing w:after="0" w:line="240" w:lineRule="auto"/>
          </w:pPr>
        </w:pPrChange>
      </w:pPr>
      <w:ins w:id="2771" w:author="Chasco, Brandon Edward" w:date="2020-08-26T10:55:00Z">
        <w:r>
          <w:t>Supporting information</w:t>
        </w:r>
      </w:ins>
    </w:p>
    <w:p w14:paraId="1BF0CA32" w14:textId="77777777" w:rsidR="00C527E3" w:rsidRPr="00B76DBC" w:rsidRDefault="00C527E3" w:rsidP="00C527E3">
      <w:pPr>
        <w:rPr>
          <w:ins w:id="2772" w:author="Chasco, Brandon Edward" w:date="2020-08-26T10:55:00Z"/>
        </w:rPr>
      </w:pPr>
      <w:ins w:id="2773" w:author="Chasco, Brandon Edward" w:date="2020-08-26T10:55:00Z">
        <w:r>
          <w:t xml:space="preserve">S1 Table. </w:t>
        </w:r>
        <w:r w:rsidRPr="00426291">
          <w:rPr>
            <w:b/>
          </w:rPr>
          <w:t>R scripts.</w:t>
        </w:r>
        <w:r>
          <w:t xml:space="preserve"> </w:t>
        </w:r>
        <w:r w:rsidRPr="00B76DBC">
          <w:t>All files and model output are available for upload from the github.com/bchasco/sar_paper.</w:t>
        </w:r>
      </w:ins>
    </w:p>
    <w:p w14:paraId="6DCBFC06" w14:textId="673E2918" w:rsidR="00C527E3" w:rsidRDefault="00C527E3" w:rsidP="00C527E3">
      <w:pPr>
        <w:rPr>
          <w:ins w:id="2774" w:author="Chasco, Brandon Edward" w:date="2020-08-26T10:56:00Z"/>
        </w:rPr>
      </w:pPr>
      <w:ins w:id="2775" w:author="Chasco, Brandon Edward" w:date="2020-08-26T10:55:00Z">
        <w:r>
          <w:t xml:space="preserve">S1 Fig. </w:t>
        </w:r>
        <w:r w:rsidRPr="00426291">
          <w:rPr>
            <w:b/>
          </w:rPr>
          <w:t>Estimates of parameter bias.</w:t>
        </w:r>
        <w:r>
          <w:t xml:space="preserve"> Violin plot of the percent difference between the estimated and “true” parameter values (rows) for three experiments (columns) related to sample size </w:t>
        </w:r>
        <m:oMath>
          <m:d>
            <m:dPr>
              <m:ctrlPr>
                <w:rPr>
                  <w:rFonts w:ascii="Cambria Math" w:hAnsi="Cambria Math"/>
                  <w:i/>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jt</m:t>
                  </m:r>
                </m:sub>
              </m:sSub>
            </m:e>
          </m:d>
        </m:oMath>
        <w:r>
          <w:t xml:space="preserve">, correlation of the daily random effects </w:t>
        </w:r>
        <m:oMath>
          <m:d>
            <m:dPr>
              <m:ctrlPr>
                <w:rPr>
                  <w:rFonts w:ascii="Cambria Math" w:hAnsi="Cambria Math"/>
                  <w:i/>
                </w:rPr>
              </m:ctrlPr>
            </m:d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j</m:t>
                  </m:r>
                </m:sub>
              </m:sSub>
            </m:e>
          </m:d>
        </m:oMath>
        <w:r>
          <w:t xml:space="preserve">, and correlation of the day/year random effects </w:t>
        </w:r>
        <m:oMath>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j</m:t>
                      </m:r>
                    </m:e>
                  </m:d>
                </m:sup>
              </m:sSup>
              <m:r>
                <m:rPr>
                  <m:sty m:val="p"/>
                </m:rPr>
                <w:rPr>
                  <w:rFonts w:ascii="Cambria Math" w:hAnsi="Cambria Math"/>
                </w:rPr>
                <m:t xml:space="preserve"> and </m:t>
              </m:r>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t</m:t>
                      </m:r>
                    </m:e>
                  </m:d>
                </m:sup>
              </m:sSup>
            </m:e>
          </m:d>
        </m:oMath>
        <w:r>
          <w:t>. The simulated data for the wild spring/summer Chinook salmon is based on the vectors of maximum likelihood parameters estimates (</w:t>
        </w:r>
        <m:oMath>
          <m:sSub>
            <m:sSubPr>
              <m:ctrlPr>
                <w:rPr>
                  <w:rFonts w:ascii="Cambria Math" w:hAnsi="Cambria Math"/>
                </w:rPr>
              </m:ctrlPr>
            </m:sSubPr>
            <m:e>
              <m:r>
                <m:rPr>
                  <m:sty m:val="b"/>
                </m:rPr>
                <w:rPr>
                  <w:rFonts w:ascii="Cambria Math" w:hAnsi="Cambria Math"/>
                </w:rPr>
                <m:t>θ</m:t>
              </m:r>
            </m:e>
            <m:sub>
              <m:r>
                <m:rPr>
                  <m:sty m:val="p"/>
                </m:rPr>
                <w:rPr>
                  <w:rFonts w:ascii="Cambria Math" w:hAnsi="Cambria Math"/>
                </w:rPr>
                <m:t>mle</m:t>
              </m:r>
            </m:sub>
          </m:sSub>
        </m:oMath>
        <w:r>
          <w:rPr>
            <w:rFonts w:eastAsiaTheme="minorEastAsia"/>
          </w:rPr>
          <w:t xml:space="preserve"> and </w:t>
        </w:r>
        <m:oMath>
          <m:sSub>
            <m:sSubPr>
              <m:ctrlPr>
                <w:rPr>
                  <w:rFonts w:ascii="Cambria Math" w:hAnsi="Cambria Math"/>
                </w:rPr>
              </m:ctrlPr>
            </m:sSubPr>
            <m:e>
              <m:r>
                <m:rPr>
                  <m:sty m:val="b"/>
                </m:rPr>
                <w:rPr>
                  <w:rFonts w:ascii="Cambria Math" w:hAnsi="Cambria Math"/>
                </w:rPr>
                <m:t>γ</m:t>
              </m:r>
            </m:e>
            <m:sub>
              <m:r>
                <m:rPr>
                  <m:sty m:val="p"/>
                </m:rPr>
                <w:rPr>
                  <w:rFonts w:ascii="Cambria Math" w:hAnsi="Cambria Math"/>
                </w:rPr>
                <m:t>mle</m:t>
              </m:r>
            </m:sub>
          </m:sSub>
        </m:oMath>
        <w:r>
          <w:rPr>
            <w:rFonts w:eastAsiaTheme="minorEastAsia"/>
          </w:rPr>
          <w:t xml:space="preserve">, </w:t>
        </w:r>
        <w:r>
          <w:t xml:space="preserve">yellow violins), or the manipulation the sample size or some element of those vectors based on different trials (h; x-axis) and experiment (e; columns). For compactness, we removed the r subscript and superscript for the parameters since all simulations are for wild fish. To recreate the results of these simulation experiments refer to the </w:t>
        </w:r>
        <w:r>
          <w:t>S1 Table</w:t>
        </w:r>
        <w:r>
          <w:t>.</w:t>
        </w:r>
      </w:ins>
    </w:p>
    <w:p w14:paraId="4BEDEC05" w14:textId="77777777" w:rsidR="00C527E3" w:rsidRPr="00224C92" w:rsidRDefault="00C527E3" w:rsidP="00C527E3">
      <w:pPr>
        <w:rPr>
          <w:ins w:id="2776" w:author="Chasco, Brandon Edward" w:date="2020-08-26T10:56:00Z"/>
        </w:rPr>
      </w:pPr>
      <w:ins w:id="2777" w:author="Chasco, Brandon Edward" w:date="2020-08-26T10:56:00Z">
        <w:r>
          <w:t xml:space="preserve">S2 Fig. </w:t>
        </w:r>
        <w:r w:rsidRPr="00426291">
          <w:rPr>
            <w:b/>
          </w:rPr>
          <w:t xml:space="preserve">Simulated data and model fit for </w:t>
        </w:r>
        <w:r>
          <w:rPr>
            <w:b/>
          </w:rPr>
          <w:t xml:space="preserve">a simulation </w:t>
        </w:r>
        <w:r w:rsidRPr="00426291">
          <w:rPr>
            <w:b/>
          </w:rPr>
          <w:t>realization.</w:t>
        </w:r>
        <w:r>
          <w:t xml:space="preserve"> A single realization of the simulated smolt-to-adult (SAR; grey points) for wild spring/summr Chinook salmon based on the mle estimates for the simulation model with AR1 processes for the day and day/year interactions. The blue lines represent the SAR estimates for TMB estimation model with AR1 process for day and day/year, and the red lines represent the glm model implemented in R with fixed-effects for day, day</w:t>
        </w:r>
        <w:r>
          <w:rPr>
            <w:vertAlign w:val="superscript"/>
          </w:rPr>
          <w:t>2</w:t>
        </w:r>
        <w:r>
          <w:t>, and the day/year interaction.</w:t>
        </w:r>
      </w:ins>
    </w:p>
    <w:p w14:paraId="56BB717B" w14:textId="77777777" w:rsidR="00C527E3" w:rsidRDefault="00C527E3" w:rsidP="00C527E3">
      <w:pPr>
        <w:rPr>
          <w:ins w:id="2778" w:author="Chasco, Brandon Edward" w:date="2020-08-26T10:55:00Z"/>
        </w:rPr>
      </w:pPr>
    </w:p>
    <w:p w14:paraId="1751660C" w14:textId="27FC29B0" w:rsidR="00C527E3" w:rsidRPr="000B716D" w:rsidRDefault="00C527E3" w:rsidP="00C527E3">
      <w:pPr>
        <w:pPrChange w:id="2779" w:author="Chasco, Brandon Edward" w:date="2020-08-26T10:55:00Z">
          <w:pPr>
            <w:spacing w:after="0" w:line="240" w:lineRule="auto"/>
          </w:pPr>
        </w:pPrChange>
      </w:pPr>
    </w:p>
    <w:p w14:paraId="0162D305" w14:textId="77777777" w:rsidR="00E53084" w:rsidRPr="006226B0" w:rsidRDefault="00E53084"/>
    <w:sectPr w:rsidR="00E53084" w:rsidRPr="006226B0">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D5255" w14:textId="77777777" w:rsidR="007347CE" w:rsidRDefault="007347CE" w:rsidP="00FD6122">
      <w:pPr>
        <w:spacing w:after="0" w:line="240" w:lineRule="auto"/>
      </w:pPr>
      <w:r>
        <w:separator/>
      </w:r>
    </w:p>
  </w:endnote>
  <w:endnote w:type="continuationSeparator" w:id="0">
    <w:p w14:paraId="522B82D1" w14:textId="77777777" w:rsidR="007347CE" w:rsidRDefault="007347CE" w:rsidP="00FD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11312"/>
      <w:docPartObj>
        <w:docPartGallery w:val="Page Numbers (Bottom of Page)"/>
        <w:docPartUnique/>
      </w:docPartObj>
    </w:sdtPr>
    <w:sdtEndPr>
      <w:rPr>
        <w:noProof/>
      </w:rPr>
    </w:sdtEndPr>
    <w:sdtContent>
      <w:p w14:paraId="1537177F" w14:textId="48CD0345" w:rsidR="009B0FE2" w:rsidRDefault="009B0FE2">
        <w:pPr>
          <w:pStyle w:val="Footer"/>
          <w:jc w:val="right"/>
        </w:pPr>
        <w:r>
          <w:fldChar w:fldCharType="begin"/>
        </w:r>
        <w:r>
          <w:instrText xml:space="preserve"> PAGE   \* MERGEFORMAT </w:instrText>
        </w:r>
        <w:r>
          <w:fldChar w:fldCharType="separate"/>
        </w:r>
        <w:r w:rsidR="00A50AAF">
          <w:rPr>
            <w:noProof/>
          </w:rPr>
          <w:t>37</w:t>
        </w:r>
        <w:r>
          <w:rPr>
            <w:noProof/>
          </w:rPr>
          <w:fldChar w:fldCharType="end"/>
        </w:r>
      </w:p>
    </w:sdtContent>
  </w:sdt>
  <w:p w14:paraId="43A33101" w14:textId="77777777" w:rsidR="009B0FE2" w:rsidRDefault="009B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A7ECE" w14:textId="77777777" w:rsidR="007347CE" w:rsidRDefault="007347CE" w:rsidP="00FD6122">
      <w:pPr>
        <w:spacing w:after="0" w:line="240" w:lineRule="auto"/>
      </w:pPr>
      <w:r>
        <w:separator/>
      </w:r>
    </w:p>
  </w:footnote>
  <w:footnote w:type="continuationSeparator" w:id="0">
    <w:p w14:paraId="5FEF000D" w14:textId="77777777" w:rsidR="007347CE" w:rsidRDefault="007347CE" w:rsidP="00FD612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None" w15:userId="Chasco, Brandon Edward"/>
  </w15:person>
  <w15:person w15:author="Lisa.Crozier">
    <w15:presenceInfo w15:providerId="None" w15:userId="Lisa.Crozier"/>
  </w15:person>
  <w15:person w15:author="Brian Burke">
    <w15:presenceInfo w15:providerId="Windows Live" w15:userId="f101ea7a2041b6e6"/>
  </w15:person>
  <w15:person w15:author="Rich Zabel">
    <w15:presenceInfo w15:providerId="None" w15:userId="Rich Zabel"/>
  </w15:person>
  <w15:person w15:author="Brandon.Chasco">
    <w15:presenceInfo w15:providerId="None" w15:userId="Brandon.Cha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1188D"/>
    <w:rsid w:val="00017EF3"/>
    <w:rsid w:val="00021B3E"/>
    <w:rsid w:val="00040C2C"/>
    <w:rsid w:val="00043DCE"/>
    <w:rsid w:val="00044DBE"/>
    <w:rsid w:val="00050B1B"/>
    <w:rsid w:val="0008371A"/>
    <w:rsid w:val="00092099"/>
    <w:rsid w:val="000A428B"/>
    <w:rsid w:val="000B716D"/>
    <w:rsid w:val="000C3BB6"/>
    <w:rsid w:val="000F0FE9"/>
    <w:rsid w:val="000F4AAA"/>
    <w:rsid w:val="00107154"/>
    <w:rsid w:val="00111B16"/>
    <w:rsid w:val="00127BF1"/>
    <w:rsid w:val="00145B5F"/>
    <w:rsid w:val="00154DE1"/>
    <w:rsid w:val="001614B0"/>
    <w:rsid w:val="00171677"/>
    <w:rsid w:val="00175093"/>
    <w:rsid w:val="00197095"/>
    <w:rsid w:val="001A7940"/>
    <w:rsid w:val="001B4DF9"/>
    <w:rsid w:val="001D2038"/>
    <w:rsid w:val="001D5C1D"/>
    <w:rsid w:val="001E4133"/>
    <w:rsid w:val="00205BEC"/>
    <w:rsid w:val="002313E1"/>
    <w:rsid w:val="0026202A"/>
    <w:rsid w:val="00293ABB"/>
    <w:rsid w:val="0029431B"/>
    <w:rsid w:val="002A74FF"/>
    <w:rsid w:val="002D5EE0"/>
    <w:rsid w:val="002E4564"/>
    <w:rsid w:val="00307946"/>
    <w:rsid w:val="00307FE4"/>
    <w:rsid w:val="003135DC"/>
    <w:rsid w:val="003169D1"/>
    <w:rsid w:val="00316CB8"/>
    <w:rsid w:val="003411CF"/>
    <w:rsid w:val="00366A3C"/>
    <w:rsid w:val="003C1FC2"/>
    <w:rsid w:val="003D2839"/>
    <w:rsid w:val="003E78A8"/>
    <w:rsid w:val="004023BA"/>
    <w:rsid w:val="00404951"/>
    <w:rsid w:val="0041612B"/>
    <w:rsid w:val="00427BE2"/>
    <w:rsid w:val="00455D4C"/>
    <w:rsid w:val="00474F74"/>
    <w:rsid w:val="004A7965"/>
    <w:rsid w:val="004B6AD8"/>
    <w:rsid w:val="004B71C1"/>
    <w:rsid w:val="004F772E"/>
    <w:rsid w:val="00507270"/>
    <w:rsid w:val="005237EC"/>
    <w:rsid w:val="00523B06"/>
    <w:rsid w:val="00530DDB"/>
    <w:rsid w:val="00532405"/>
    <w:rsid w:val="00537186"/>
    <w:rsid w:val="00543281"/>
    <w:rsid w:val="00551756"/>
    <w:rsid w:val="005619A5"/>
    <w:rsid w:val="00567C45"/>
    <w:rsid w:val="005712BD"/>
    <w:rsid w:val="00571447"/>
    <w:rsid w:val="00590648"/>
    <w:rsid w:val="00595CD2"/>
    <w:rsid w:val="005B101B"/>
    <w:rsid w:val="005B1DCF"/>
    <w:rsid w:val="005C1F04"/>
    <w:rsid w:val="005D702A"/>
    <w:rsid w:val="005F274C"/>
    <w:rsid w:val="005F5427"/>
    <w:rsid w:val="00616B98"/>
    <w:rsid w:val="006226B0"/>
    <w:rsid w:val="00627797"/>
    <w:rsid w:val="00686467"/>
    <w:rsid w:val="00697367"/>
    <w:rsid w:val="006B478A"/>
    <w:rsid w:val="006D27E2"/>
    <w:rsid w:val="006D59F4"/>
    <w:rsid w:val="007347CE"/>
    <w:rsid w:val="007947BA"/>
    <w:rsid w:val="007A30C3"/>
    <w:rsid w:val="007B6B89"/>
    <w:rsid w:val="007F168A"/>
    <w:rsid w:val="007F1B91"/>
    <w:rsid w:val="00821918"/>
    <w:rsid w:val="00834E94"/>
    <w:rsid w:val="00844132"/>
    <w:rsid w:val="008533AE"/>
    <w:rsid w:val="0086311F"/>
    <w:rsid w:val="008C711D"/>
    <w:rsid w:val="008F1F20"/>
    <w:rsid w:val="008F6525"/>
    <w:rsid w:val="0092561A"/>
    <w:rsid w:val="00943CE7"/>
    <w:rsid w:val="0096025E"/>
    <w:rsid w:val="009971F0"/>
    <w:rsid w:val="009A4CF9"/>
    <w:rsid w:val="009B0FE2"/>
    <w:rsid w:val="009B5B90"/>
    <w:rsid w:val="009C4A6B"/>
    <w:rsid w:val="009C72EE"/>
    <w:rsid w:val="009D5DB1"/>
    <w:rsid w:val="009E6CAD"/>
    <w:rsid w:val="00A06379"/>
    <w:rsid w:val="00A106AC"/>
    <w:rsid w:val="00A4225A"/>
    <w:rsid w:val="00A432B0"/>
    <w:rsid w:val="00A50AAF"/>
    <w:rsid w:val="00A5509C"/>
    <w:rsid w:val="00A770B9"/>
    <w:rsid w:val="00A95698"/>
    <w:rsid w:val="00B01ABE"/>
    <w:rsid w:val="00B11759"/>
    <w:rsid w:val="00B166D4"/>
    <w:rsid w:val="00B23980"/>
    <w:rsid w:val="00B26111"/>
    <w:rsid w:val="00B633D1"/>
    <w:rsid w:val="00B93B06"/>
    <w:rsid w:val="00BA3996"/>
    <w:rsid w:val="00BB378B"/>
    <w:rsid w:val="00C05905"/>
    <w:rsid w:val="00C06405"/>
    <w:rsid w:val="00C2295E"/>
    <w:rsid w:val="00C31F24"/>
    <w:rsid w:val="00C34489"/>
    <w:rsid w:val="00C527E3"/>
    <w:rsid w:val="00C82F51"/>
    <w:rsid w:val="00CA24E4"/>
    <w:rsid w:val="00CB353E"/>
    <w:rsid w:val="00CC0419"/>
    <w:rsid w:val="00CD53A9"/>
    <w:rsid w:val="00CD67A8"/>
    <w:rsid w:val="00CE148C"/>
    <w:rsid w:val="00CE3A36"/>
    <w:rsid w:val="00D025D9"/>
    <w:rsid w:val="00D23BA6"/>
    <w:rsid w:val="00D27709"/>
    <w:rsid w:val="00D44A2D"/>
    <w:rsid w:val="00D57F4F"/>
    <w:rsid w:val="00D80035"/>
    <w:rsid w:val="00D94705"/>
    <w:rsid w:val="00D9742C"/>
    <w:rsid w:val="00DA593C"/>
    <w:rsid w:val="00DF1D84"/>
    <w:rsid w:val="00DF59D3"/>
    <w:rsid w:val="00E1020B"/>
    <w:rsid w:val="00E1727B"/>
    <w:rsid w:val="00E25C43"/>
    <w:rsid w:val="00E53084"/>
    <w:rsid w:val="00E53179"/>
    <w:rsid w:val="00E70BDE"/>
    <w:rsid w:val="00EA59A6"/>
    <w:rsid w:val="00EC279F"/>
    <w:rsid w:val="00EC3488"/>
    <w:rsid w:val="00EC7CAE"/>
    <w:rsid w:val="00EF5592"/>
    <w:rsid w:val="00F03AD7"/>
    <w:rsid w:val="00F0746D"/>
    <w:rsid w:val="00F10645"/>
    <w:rsid w:val="00F463FA"/>
    <w:rsid w:val="00F65155"/>
    <w:rsid w:val="00FB5091"/>
    <w:rsid w:val="00FD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6D27E2"/>
    <w:pPr>
      <w:keepNext/>
      <w:keepLines/>
      <w:spacing w:before="480" w:after="120"/>
      <w:outlineLvl w:val="0"/>
    </w:pPr>
    <w:rPr>
      <w:b/>
      <w:sz w:val="36"/>
      <w:szCs w:val="48"/>
    </w:rPr>
  </w:style>
  <w:style w:type="paragraph" w:styleId="Heading2">
    <w:name w:val="heading 2"/>
    <w:basedOn w:val="Normal"/>
    <w:next w:val="Normal"/>
    <w:rsid w:val="006D27E2"/>
    <w:pPr>
      <w:keepNext/>
      <w:keepLines/>
      <w:spacing w:before="360" w:after="80"/>
      <w:outlineLvl w:val="1"/>
    </w:pPr>
    <w:rPr>
      <w:b/>
      <w:sz w:val="32"/>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 w:type="paragraph" w:styleId="Header">
    <w:name w:val="header"/>
    <w:basedOn w:val="Normal"/>
    <w:link w:val="HeaderChar"/>
    <w:uiPriority w:val="99"/>
    <w:unhideWhenUsed/>
    <w:rsid w:val="00FD6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22"/>
  </w:style>
  <w:style w:type="paragraph" w:styleId="Footer">
    <w:name w:val="footer"/>
    <w:basedOn w:val="Normal"/>
    <w:link w:val="FooterChar"/>
    <w:uiPriority w:val="99"/>
    <w:unhideWhenUsed/>
    <w:rsid w:val="00FD6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22"/>
  </w:style>
  <w:style w:type="character" w:styleId="Hyperlink">
    <w:name w:val="Hyperlink"/>
    <w:basedOn w:val="DefaultParagraphFont"/>
    <w:uiPriority w:val="99"/>
    <w:unhideWhenUsed/>
    <w:rsid w:val="006973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wfsc.noaa.gov/oceanconditions" TargetMode="Externa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br.washington.edu/dart/cs/data/nmfs_sar/" TargetMode="Externa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2B90E-E4F6-458D-93CD-A63084BF5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37</Pages>
  <Words>21035</Words>
  <Characters>119901</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Chasco, Brandon Edward</cp:lastModifiedBy>
  <cp:revision>19</cp:revision>
  <cp:lastPrinted>2020-05-07T21:58:00Z</cp:lastPrinted>
  <dcterms:created xsi:type="dcterms:W3CDTF">2020-08-26T16:38:00Z</dcterms:created>
  <dcterms:modified xsi:type="dcterms:W3CDTF">2020-08-26T18:49:00Z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id="lYRu5saf"/&gt;&lt;style id="http://www.zotero.org/styles/plos-biology" hasBibliography="1" bibliographyStyleHasBeenSet="1"/&gt;&lt;prefs&gt;&lt;pref name="fieldType" value="Field"/&gt;&lt;/prefs&gt;&lt;/data&gt;</vt:lpwstr>
  </property>
</Properties>
</file>
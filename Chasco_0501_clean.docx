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2743B38D"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w:t>
      </w:r>
      <w:r w:rsidR="00532405">
        <w:t>National Oceanic and Atmospheric Association</w:t>
      </w:r>
      <w:r w:rsidRPr="00F10645">
        <w:t xml:space="preserve">, </w:t>
      </w:r>
      <w:r w:rsidR="00532405">
        <w:t xml:space="preserve">2032 Marine Dr. SE, </w:t>
      </w:r>
      <w:r w:rsidRPr="00F10645">
        <w:t>Newport, 97365</w:t>
      </w:r>
      <w:r w:rsidR="00532405">
        <w:t>, USA</w:t>
      </w:r>
    </w:p>
    <w:p w14:paraId="3713099B" w14:textId="5BCA4A92" w:rsidR="00B11759" w:rsidRPr="00F10645" w:rsidRDefault="0086311F">
      <w:pPr>
        <w:tabs>
          <w:tab w:val="left" w:pos="0"/>
        </w:tabs>
      </w:pPr>
      <w:r w:rsidRPr="00F10645">
        <w:rPr>
          <w:vertAlign w:val="superscript"/>
        </w:rPr>
        <w:t>2</w:t>
      </w:r>
      <w:r w:rsidRPr="00F10645">
        <w:t xml:space="preserve"> Fish Ecology Division, National Marine Fisheries Service, </w:t>
      </w:r>
      <w:r w:rsidR="00532405">
        <w:t>National Oceanic and Atmospheric Association</w:t>
      </w:r>
      <w:r w:rsidRPr="00F10645">
        <w:t xml:space="preserve">, </w:t>
      </w:r>
      <w:r w:rsidR="00532405">
        <w:rPr>
          <w:rStyle w:val="lrzxr"/>
        </w:rPr>
        <w:t xml:space="preserve">2725 </w:t>
      </w:r>
      <w:proofErr w:type="spellStart"/>
      <w:r w:rsidR="00532405">
        <w:rPr>
          <w:rStyle w:val="lrzxr"/>
        </w:rPr>
        <w:t>Montlake</w:t>
      </w:r>
      <w:proofErr w:type="spellEnd"/>
      <w:r w:rsidR="00532405">
        <w:rPr>
          <w:rStyle w:val="lrzxr"/>
        </w:rPr>
        <w:t xml:space="preserve"> Blvd E</w:t>
      </w:r>
      <w:r w:rsidR="00532405">
        <w:rPr>
          <w:rStyle w:val="lrzxr"/>
        </w:rPr>
        <w:t>, Seattle, USA</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416D5791" w:rsidR="00B11759" w:rsidRPr="00B166D4" w:rsidRDefault="0086311F">
      <w:proofErr w:type="gramStart"/>
      <w:r w:rsidRPr="00B166D4">
        <w:t>word</w:t>
      </w:r>
      <w:proofErr w:type="gramEnd"/>
      <w:r w:rsidRPr="00B166D4">
        <w:t xml:space="preserve">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1C38D0DF"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2EBBAB3D" w14:textId="77777777" w:rsidR="00B11759" w:rsidRPr="00B166D4" w:rsidRDefault="0086311F">
      <w:bookmarkStart w:id="4" w:name="_2et92p0" w:colFirst="0" w:colLast="0"/>
      <w:bookmarkEnd w:id="4"/>
      <w:r w:rsidRPr="00B166D4">
        <w:rPr>
          <w:b/>
        </w:rPr>
        <w:t>Methods</w:t>
      </w:r>
    </w:p>
    <w:p w14:paraId="70A518CD" w14:textId="630EE9DF" w:rsidR="00B11759" w:rsidRPr="00B166D4" w:rsidRDefault="00E25C43">
      <w:pPr>
        <w:rPr>
          <w:i/>
        </w:rPr>
      </w:pPr>
      <w:bookmarkStart w:id="5" w:name="_tyjcwt" w:colFirst="0" w:colLast="0"/>
      <w:bookmarkEnd w:id="5"/>
      <w:r w:rsidRPr="00B166D4">
        <w:rPr>
          <w:i/>
        </w:rPr>
        <w:t>Fish</w:t>
      </w:r>
      <w:r w:rsidR="0086311F" w:rsidRPr="00B166D4">
        <w:rPr>
          <w:i/>
        </w:rPr>
        <w:t xml:space="preserve"> data</w:t>
      </w:r>
    </w:p>
    <w:p w14:paraId="08B561EB" w14:textId="78BF0735" w:rsidR="00B11759" w:rsidRPr="00B166D4" w:rsidRDefault="0086311F">
      <w:pPr>
        <w:ind w:firstLine="720"/>
      </w:pPr>
      <w:r w:rsidRPr="00B166D4">
        <w:t>We used Passive Integrated Transponder (PIT) data provided by Columbia Basin Research (CBR, cbr.washington.edu) via PIT Tag Information Systems (PTAGIS, www.ptagis.org) to estimate the survival of</w:t>
      </w:r>
      <w:r w:rsidR="00E25C43" w:rsidRPr="00B166D4">
        <w:t xml:space="preserve"> juvenile</w:t>
      </w:r>
      <w:r w:rsidRPr="00B166D4">
        <w:t xml:space="preserve"> </w:t>
      </w:r>
      <w:r w:rsidRPr="000C3BB6">
        <w:t>salmon. We considered data for all out-migrating</w:t>
      </w:r>
      <w:r w:rsidR="009C72EE" w:rsidRPr="000C3BB6">
        <w:t xml:space="preserve"> </w:t>
      </w:r>
      <w:r w:rsidR="00E25C43" w:rsidRPr="000C3BB6">
        <w:t>yearling spring/summer Chinook</w:t>
      </w:r>
      <w:r w:rsidR="009C72EE" w:rsidRPr="000C3BB6">
        <w:t xml:space="preserve"> </w:t>
      </w:r>
      <w:r w:rsidRPr="000C3BB6">
        <w:t xml:space="preserve">salmon </w:t>
      </w:r>
      <w:r w:rsidR="00E25C43" w:rsidRPr="000C3BB6">
        <w:t xml:space="preserve">tagged in the Snake River Basin </w:t>
      </w:r>
      <w:r w:rsidRPr="000C3BB6">
        <w:t xml:space="preserve">detected from 2000 to 2015 at Bonneville Dam -- the furthest downstream dam on the Columbia River.  </w:t>
      </w:r>
      <w:r w:rsidRPr="000C3BB6">
        <w:lastRenderedPageBreak/>
        <w:t xml:space="preserve">We marked a fish as having survived the marine stage if it was detected at Bonneville Dam (or farther upstream for less than 2% </w:t>
      </w:r>
      <w:r w:rsidR="00DF1D84" w:rsidRPr="000C3BB6">
        <w:t xml:space="preserve">(5,712 out of 285,600) </w:t>
      </w:r>
      <w:r w:rsidRPr="000C3BB6">
        <w:t>of fish that were</w:t>
      </w:r>
      <w:r w:rsidR="001D5C1D" w:rsidRPr="000C3BB6">
        <w:t xml:space="preserve"> </w:t>
      </w:r>
      <w:r w:rsidR="00E25C43" w:rsidRPr="000C3BB6">
        <w:t>missed</w:t>
      </w:r>
      <w:r w:rsidRPr="000C3BB6">
        <w:t xml:space="preserve">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w:t>
      </w:r>
      <w:r w:rsidR="00E25C43" w:rsidRPr="00B166D4">
        <w:t>ed</w:t>
      </w:r>
      <w:r w:rsidRPr="00B166D4">
        <w:t xml:space="preserve"> to spawn</w:t>
      </w:r>
      <w:r w:rsidR="00E25C43" w:rsidRPr="00B166D4">
        <w:t xml:space="preserve"> in less than one year</w:t>
      </w:r>
      <w:r w:rsidRPr="00B166D4">
        <w:t xml:space="preserve">, and fish that were barged downstream as juveniles. We excluded fish that passed Bonneville Dam prior to April </w:t>
      </w:r>
      <w:r w:rsidR="00EA59A6" w:rsidRPr="005B101B">
        <w:t>9</w:t>
      </w:r>
      <w:r w:rsidR="00EA59A6" w:rsidRPr="005B101B">
        <w:rPr>
          <w:vertAlign w:val="superscript"/>
        </w:rPr>
        <w:t>th</w:t>
      </w:r>
      <w:r w:rsidR="00EA59A6">
        <w:t xml:space="preserve"> (day 100)</w:t>
      </w:r>
      <w:r w:rsidRPr="00B166D4">
        <w:t xml:space="preserve"> or later than </w:t>
      </w:r>
      <w:r w:rsidR="00A106AC">
        <w:t>July</w:t>
      </w:r>
      <w:r w:rsidR="00A106AC" w:rsidRPr="00B166D4">
        <w:t xml:space="preserve"> </w:t>
      </w:r>
      <w:r w:rsidR="00A106AC">
        <w:t>8</w:t>
      </w:r>
      <w:r w:rsidR="00A106AC" w:rsidRPr="00B166D4">
        <w:rPr>
          <w:vertAlign w:val="superscript"/>
        </w:rPr>
        <w:t>th</w:t>
      </w:r>
      <w:r w:rsidR="00A106AC">
        <w:t xml:space="preserve"> (day 190)</w:t>
      </w:r>
      <w:r w:rsidRPr="00B166D4">
        <w:t>; these fish account for &lt;0.</w:t>
      </w:r>
      <w:r w:rsidR="00A106AC">
        <w:t>14</w:t>
      </w:r>
      <w:r w:rsidRPr="00B166D4">
        <w:t>% of the total observations. This resulted in 285,</w:t>
      </w:r>
      <w:r w:rsidR="00834E94">
        <w:t xml:space="preserve"> </w:t>
      </w:r>
      <w:r w:rsidR="00A106AC">
        <w:t>244</w:t>
      </w:r>
      <w:r w:rsidR="00A106AC" w:rsidRPr="00B166D4">
        <w:t xml:space="preserve"> </w:t>
      </w:r>
      <w:r w:rsidRPr="00B166D4">
        <w:t>individuals for this analysis (Table 1). All PIT-tag files are available on the CBR website (</w:t>
      </w:r>
      <w:hyperlink r:id="rId5">
        <w:r w:rsidRPr="00B166D4">
          <w:rPr>
            <w:color w:val="1155CC"/>
            <w:u w:val="single"/>
          </w:rPr>
          <w:t>http://www.cbr.washington.edu/dart/cs/data/nmfs_sar/</w:t>
        </w:r>
      </w:hyperlink>
      <w:r w:rsidRPr="00B166D4">
        <w:t xml:space="preserve">). </w:t>
      </w:r>
    </w:p>
    <w:p w14:paraId="317A2826" w14:textId="77777777" w:rsidR="00B11759" w:rsidRPr="00B166D4" w:rsidRDefault="0086311F">
      <w:pPr>
        <w:rPr>
          <w:i/>
        </w:rPr>
      </w:pPr>
      <w:bookmarkStart w:id="6" w:name="_3dy6vkm" w:colFirst="0" w:colLast="0"/>
      <w:bookmarkEnd w:id="6"/>
      <w:r w:rsidRPr="00B166D4">
        <w:rPr>
          <w:i/>
        </w:rPr>
        <w:t>Environmental data</w:t>
      </w:r>
    </w:p>
    <w:p w14:paraId="366300FD" w14:textId="41C65B64" w:rsidR="00B11759" w:rsidRPr="00B166D4" w:rsidRDefault="0086311F">
      <w:r w:rsidRPr="00B166D4">
        <w:tab/>
        <w:t xml:space="preserve">Because early ocean experiences are thought to have a large influence on salmon ocean survival </w:t>
      </w:r>
      <w:r w:rsidR="00B166D4">
        <w:fldChar w:fldCharType="begin"/>
      </w:r>
      <w:r w:rsidR="00C2295E">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[3–5]</w:t>
      </w:r>
      <w:r w:rsidR="00B166D4">
        <w:fldChar w:fldCharType="end"/>
      </w:r>
      <w:r w:rsidRPr="00B166D4">
        <w:t xml:space="preserve">, we focused environmental correlates on marine conditions spanning the winter prior to when fish out-migrated to the fall after outmigration. We obtained these environmental covariate data from a variety of sources (Table 2). Variables represent large-scale oceanographic patterns as well as regional physical metrics. While not all variables have a </w:t>
      </w:r>
      <w:r w:rsidR="00E25C43" w:rsidRPr="00B166D4">
        <w:t xml:space="preserve">proposed </w:t>
      </w:r>
      <w:r w:rsidRPr="00B166D4">
        <w:t xml:space="preserve">direct mechanistic relationship with salmon survival, salmon survival has been shown to correlate with many of them </w:t>
      </w:r>
      <w:r w:rsidR="00B166D4">
        <w:fldChar w:fldCharType="begin"/>
      </w:r>
      <w:r w:rsidR="00C2295E">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rsidR="00B166D4">
        <w:fldChar w:fldCharType="separate"/>
      </w:r>
      <w:r w:rsidR="00C2295E" w:rsidRPr="00C2295E">
        <w:t>[17,18]</w:t>
      </w:r>
      <w:r w:rsidR="00B166D4">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xml:space="preserve">’). These seasonal bins are identified as suffixes on the environmental data </w:t>
      </w:r>
      <w:r w:rsidRPr="00B166D4">
        <w:lastRenderedPageBreak/>
        <w:t>names.  For all variables included in our analyses, we tested each of the four seasons, starting with the winter prior to when salmon enter the ocean.</w:t>
      </w:r>
    </w:p>
    <w:p w14:paraId="0F29B2D2" w14:textId="08D6AF6C" w:rsidR="00B11759" w:rsidRPr="006226B0" w:rsidRDefault="0086311F">
      <w:r w:rsidRPr="00B166D4">
        <w:t xml:space="preserve"> </w:t>
      </w:r>
      <w:r w:rsidRPr="00B166D4">
        <w:rPr>
          <w:i/>
        </w:rPr>
        <w:t>Estimation and data processing</w:t>
      </w:r>
    </w:p>
    <w:p w14:paraId="4DBDCBA6" w14:textId="2F14757D" w:rsidR="00B11759" w:rsidRPr="00B166D4" w:rsidRDefault="0086311F">
      <w:r w:rsidRPr="00B166D4">
        <w:tab/>
        <w:t xml:space="preserve">All of the data we used for this analysis are publicly available. We provide a description of the R scripts used to create these environmental data objects from the raw data inputs in </w:t>
      </w:r>
      <w:r w:rsidR="009C4A6B">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053A8356" w14:textId="77777777" w:rsidR="00B11759" w:rsidRPr="006226B0" w:rsidRDefault="0086311F">
      <w:pPr>
        <w:rPr>
          <w:i/>
        </w:rPr>
      </w:pPr>
      <w:r w:rsidRPr="00B166D4">
        <w:rPr>
          <w:i/>
        </w:rPr>
        <w:t>Models</w:t>
      </w:r>
    </w:p>
    <w:p w14:paraId="30CD4087" w14:textId="77777777" w:rsidR="00B11759" w:rsidRPr="00B166D4" w:rsidRDefault="0086311F">
      <w:pPr>
        <w:ind w:firstLine="720"/>
      </w:pPr>
      <w:r w:rsidRPr="00B166D4">
        <w:t xml:space="preserve">We used a mixed-effect logistic regression model to predict the SAR for fish of each rear type r (i.e., hatchery versus wild) migrating past Bonneville Dam on calendar day j during year t. </w:t>
      </w:r>
    </w:p>
    <w:p w14:paraId="4D313D0E" w14:textId="675CB1B1" w:rsidR="00B11759" w:rsidRPr="00B166D4" w:rsidRDefault="0086311F">
      <w:pPr>
        <w:pBdr>
          <w:top w:val="nil"/>
          <w:left w:val="nil"/>
          <w:bottom w:val="nil"/>
          <w:right w:val="nil"/>
          <w:between w:val="nil"/>
        </w:pBdr>
        <w:spacing w:after="200"/>
        <w:rPr>
          <w:color w:val="000000"/>
        </w:rPr>
      </w:pPr>
      <w:bookmarkStart w:id="7" w:name="_1t3h5sf" w:colFirst="0" w:colLast="0"/>
      <w:bookmarkEnd w:id="7"/>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75001CE5" w14:textId="638D1C35" w:rsidR="00B11759" w:rsidRPr="00B166D4" w:rsidRDefault="0086311F">
      <w:pPr>
        <w:pBdr>
          <w:top w:val="nil"/>
          <w:left w:val="nil"/>
          <w:bottom w:val="nil"/>
          <w:right w:val="nil"/>
          <w:between w:val="nil"/>
        </w:pBdr>
        <w:spacing w:after="200"/>
        <w:rPr>
          <w:color w:val="000000"/>
        </w:rPr>
      </w:pPr>
      <w:bookmarkStart w:id="8" w:name="_4d34og8" w:colFirst="0" w:colLast="0"/>
      <w:bookmarkEnd w:id="8"/>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20618317" w14:textId="20CB853C" w:rsidR="00B11759" w:rsidRPr="00B166D4" w:rsidRDefault="0086311F">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A complete list of the subscripts, parameters and data are available in Table 3.</w:t>
      </w:r>
    </w:p>
    <w:p w14:paraId="57EED39C" w14:textId="3EEBF92D" w:rsidR="00B11759" w:rsidRPr="00B166D4" w:rsidRDefault="0086311F">
      <w:r w:rsidRPr="00B166D4">
        <w:lastRenderedPageBreak/>
        <w:tab/>
        <w:t xml:space="preserve">The </w:t>
      </w:r>
      <w:r w:rsidR="00044DBE">
        <w:t>predicted SAR</w:t>
      </w:r>
      <w:r w:rsidRPr="00B166D4">
        <w:t xml:space="preserve"> </w:t>
      </w:r>
      <w:r w:rsidR="00044DBE">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sidR="00044DBE">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0038E1BD" w14:textId="2125E2CC" w:rsidR="00B11759" w:rsidRPr="00B166D4" w:rsidRDefault="0086311F">
      <w:pPr>
        <w:pBdr>
          <w:top w:val="nil"/>
          <w:left w:val="nil"/>
          <w:bottom w:val="nil"/>
          <w:right w:val="nil"/>
          <w:between w:val="nil"/>
        </w:pBdr>
        <w:spacing w:after="200"/>
        <w:rPr>
          <w:color w:val="000000"/>
        </w:rPr>
      </w:pPr>
      <w:bookmarkStart w:id="9" w:name="_2s8eyo1" w:colFirst="0" w:colLast="0"/>
      <w:bookmarkEnd w:id="9"/>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2138CFE0" w14:textId="77777777" w:rsidR="00B11759" w:rsidRPr="00B166D4" w:rsidRDefault="0086311F">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1B8B9168" w14:textId="63E4F56E" w:rsidR="00B11759" w:rsidRPr="00B166D4" w:rsidRDefault="0086311F">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5455FA27" w14:textId="5F654C1B" w:rsidR="00B11759" w:rsidRPr="00B166D4" w:rsidRDefault="0086311F">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016A8CED" w14:textId="40A6C78C" w:rsidR="00B11759" w:rsidRPr="00B166D4" w:rsidRDefault="004A7965">
      <w:proofErr w:type="gramStart"/>
      <w:r w:rsidRPr="00B166D4">
        <w:t>w</w:t>
      </w:r>
      <w:r w:rsidR="0086311F" w:rsidRPr="00B166D4">
        <w:t>here</w:t>
      </w:r>
      <w:proofErr w:type="gramEnd"/>
      <w:r w:rsidR="0086311F"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0086311F"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0086311F"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0086311F"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0086311F"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0086311F"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0086311F" w:rsidRPr="00B166D4">
        <w:t xml:space="preserve"> are measures of the variances of the random effects for day and year, respectively. The random effect for the interaction between day and year was treated as a two</w:t>
      </w:r>
      <w:r w:rsidRPr="00B166D4">
        <w:t>-</w:t>
      </w:r>
      <w:r w:rsidR="0086311F" w:rsidRPr="00B166D4">
        <w:t>dimensional auto-regressive process,</w:t>
      </w:r>
    </w:p>
    <w:p w14:paraId="6FAD2302" w14:textId="319C5293" w:rsidR="00B11759" w:rsidRPr="00B166D4" w:rsidRDefault="0086311F">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6024E56F" w14:textId="110C9073" w:rsidR="00B11759" w:rsidRPr="00B166D4" w:rsidRDefault="00B166D4">
      <w:pPr>
        <w:pStyle w:val="Heading4"/>
        <w:rPr>
          <w:b w:val="0"/>
        </w:rPr>
      </w:pPr>
      <w:proofErr w:type="gramStart"/>
      <w:r>
        <w:rPr>
          <w:b w:val="0"/>
        </w:rPr>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0086311F"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0086311F"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0086311F"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0086311F"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0086311F" w:rsidRPr="00B166D4">
        <w:rPr>
          <w:b w:val="0"/>
        </w:rPr>
        <w:t xml:space="preserve"> of the covariance matrix are equal to</w:t>
      </w:r>
    </w:p>
    <w:p w14:paraId="0282B350" w14:textId="65FB4A14" w:rsidR="00B11759" w:rsidRPr="00B166D4" w:rsidRDefault="0086311F">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6B25AB53" w14:textId="2A0E48C5" w:rsidR="00B11759" w:rsidRPr="00B166D4" w:rsidRDefault="0086311F">
      <w:pPr>
        <w:tabs>
          <w:tab w:val="left" w:pos="0"/>
        </w:tabs>
      </w:pPr>
      <w:proofErr w:type="gramStart"/>
      <w:r w:rsidRPr="00B166D4">
        <w:lastRenderedPageBreak/>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004A7965" w:rsidRPr="006226B0">
        <w:t xml:space="preserve"> r</w:t>
      </w:r>
      <w:r w:rsidRPr="00B166D4">
        <w:t>.</w:t>
      </w:r>
    </w:p>
    <w:p w14:paraId="1F2A6FE4" w14:textId="7DF34B74" w:rsidR="00B11759" w:rsidRPr="00B166D4" w:rsidRDefault="0086311F">
      <w:pPr>
        <w:tabs>
          <w:tab w:val="left" w:pos="0"/>
        </w:tabs>
      </w:pPr>
      <w:r w:rsidRPr="00B166D4">
        <w:tab/>
        <w:t xml:space="preserve">To estimate the fixed and random effects of the model, we use the non-linear optimization libraries in Template Model Builder package </w:t>
      </w:r>
      <w:r w:rsidR="00B166D4">
        <w:fldChar w:fldCharType="begin"/>
      </w:r>
      <w:r w:rsidR="00C2295E">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rsidR="00B166D4">
        <w:fldChar w:fldCharType="separate"/>
      </w:r>
      <w:r w:rsidR="00C2295E" w:rsidRPr="00C2295E">
        <w:t>[19]</w:t>
      </w:r>
      <w:r w:rsidR="00B166D4">
        <w:fldChar w:fldCharType="end"/>
      </w:r>
      <w:r w:rsidRPr="00B166D4">
        <w:t xml:space="preserve"> built for R </w:t>
      </w:r>
      <w:r w:rsidR="00B166D4">
        <w:fldChar w:fldCharType="begin"/>
      </w:r>
      <w:r w:rsidR="00C2295E">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rsidR="00B166D4">
        <w:fldChar w:fldCharType="separate"/>
      </w:r>
      <w:r w:rsidR="00C2295E" w:rsidRPr="00C2295E">
        <w:t>[20]</w:t>
      </w:r>
      <w:r w:rsidR="00B166D4">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3A13350D" w14:textId="143C6FFB" w:rsidR="00B11759" w:rsidRPr="00B166D4" w:rsidRDefault="0086311F">
      <w:pPr>
        <w:tabs>
          <w:tab w:val="left" w:pos="0"/>
        </w:tabs>
      </w:pPr>
      <w:bookmarkStart w:id="10" w:name="_3rdcrjn" w:colFirst="0" w:colLast="0"/>
      <w:bookmarkEnd w:id="10"/>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0DE7088B" w14:textId="69A3FB7D" w:rsidR="00B11759" w:rsidRPr="00B166D4" w:rsidRDefault="0086311F">
      <w:pPr>
        <w:tabs>
          <w:tab w:val="left" w:pos="0"/>
        </w:tabs>
      </w:pPr>
      <w:r w:rsidRPr="00B166D4">
        <w:t>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w:t>
      </w:r>
      <w:proofErr w:type="spellStart"/>
      <w:r w:rsidRPr="00B166D4">
        <w:t>Akaike’s</w:t>
      </w:r>
      <w:proofErr w:type="spellEnd"/>
      <w:r w:rsidRPr="00B166D4">
        <w:t xml:space="preserve"> information </w:t>
      </w:r>
      <w:r w:rsidR="004A7965" w:rsidRPr="00B166D4">
        <w:t>criterion</w:t>
      </w:r>
      <w:r w:rsidRPr="00B166D4">
        <w:t xml:space="preserve">; </w:t>
      </w:r>
      <w:r w:rsidR="000C3BB6">
        <w:fldChar w:fldCharType="begin"/>
      </w:r>
      <w:r w:rsidR="00C2295E">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rsidR="000C3BB6">
        <w:fldChar w:fldCharType="separate"/>
      </w:r>
      <w:r w:rsidR="00C2295E" w:rsidRPr="00C2295E">
        <w:t>[21]</w:t>
      </w:r>
      <w:r w:rsidR="000C3BB6">
        <w:fldChar w:fldCharType="end"/>
      </w:r>
      <w:r w:rsidRPr="00B166D4">
        <w:t xml:space="preserve">) using the </w:t>
      </w:r>
      <w:proofErr w:type="spellStart"/>
      <w:r w:rsidRPr="00B166D4">
        <w:t>TMBhelper</w:t>
      </w:r>
      <w:proofErr w:type="spellEnd"/>
      <w:r w:rsidRPr="00B166D4">
        <w:t xml:space="preserve"> package.</w:t>
      </w:r>
    </w:p>
    <w:p w14:paraId="733F87A5" w14:textId="05D5198E" w:rsidR="00B11759" w:rsidRPr="00B166D4" w:rsidRDefault="0086311F">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xml:space="preserve">)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w:t>
      </w:r>
      <w:r w:rsidR="004A7965" w:rsidRPr="00B166D4">
        <w:t>magnitude</w:t>
      </w:r>
      <w:r w:rsidRPr="00B166D4">
        <w:t xml:space="preserv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rsidR="009E6CAD">
        <w:t xml:space="preserve"> Further research examining the covariance of these two groups could be considered in future analyses.</w:t>
      </w:r>
    </w:p>
    <w:p w14:paraId="6743CC43" w14:textId="77777777" w:rsidR="00B11759" w:rsidRPr="00B166D4" w:rsidRDefault="0086311F">
      <w:pPr>
        <w:rPr>
          <w:i/>
        </w:rPr>
      </w:pPr>
      <w:r w:rsidRPr="00B166D4">
        <w:rPr>
          <w:i/>
        </w:rPr>
        <w:t>Model validation</w:t>
      </w:r>
    </w:p>
    <w:p w14:paraId="2F0001FA" w14:textId="3EB82133" w:rsidR="00B11759" w:rsidRPr="00CE148C" w:rsidRDefault="0086311F">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rsidR="009E6CAD">
        <w:t xml:space="preserve">supplemental </w:t>
      </w:r>
      <w:r w:rsidRPr="00B166D4">
        <w:t>Table.</w:t>
      </w:r>
      <w:r w:rsidR="009E6CAD">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rsidR="009E6CAD">
        <w:t xml:space="preserve">for </w:t>
      </w:r>
      <w:r w:rsidRPr="00B166D4">
        <w:t xml:space="preserve">the temporal random-effects for trial h and experiment e based on the maximum likelihood estimates </w:t>
      </w:r>
      <w:r w:rsidR="00B23980">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rsidR="00B23980">
        <w:t xml:space="preserve">) </w:t>
      </w:r>
      <w:r w:rsidRPr="00B166D4">
        <w:t xml:space="preserve">for the variances from the model with the lowest AIC (see Table 4),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rsidR="00B23980">
        <w:t xml:space="preserve"> (</w:t>
      </w:r>
      <w:r w:rsidR="00B23980" w:rsidRPr="00ED5F0A">
        <w:rPr>
          <w:b/>
        </w:rPr>
        <w:t>n</w:t>
      </w:r>
      <w:r w:rsidR="00B23980">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w:t>
      </w:r>
      <w:r w:rsidR="00B23980" w:rsidRPr="00B166D4">
        <w:t xml:space="preserve">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rsidR="00B23980">
        <w:t xml:space="preserve"> t</w:t>
      </w:r>
      <w:r w:rsidRPr="00B166D4">
        <w:t>o estimate</w:t>
      </w:r>
      <w:r w:rsidR="00B23980">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2E58B348" w14:textId="62FFDA02" w:rsidR="00B11759" w:rsidRPr="00B166D4" w:rsidRDefault="0086311F">
      <w:pPr>
        <w:ind w:firstLine="720"/>
      </w:pPr>
      <w:r w:rsidRPr="00B166D4">
        <w:lastRenderedPageBreak/>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1BE2945F" w14:textId="3DA2DD6B" w:rsidR="00B11759" w:rsidRPr="00B166D4" w:rsidRDefault="0086311F">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rsidR="000C3BB6">
        <w:fldChar w:fldCharType="begin"/>
      </w:r>
      <w:r w:rsidR="00C2295E">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[6,7]</w:t>
      </w:r>
      <w:r w:rsidR="000C3BB6">
        <w:fldChar w:fldCharType="end"/>
      </w:r>
      <w:r w:rsidR="00B23980">
        <w:t xml:space="preserve"> - while Gosselin </w:t>
      </w:r>
      <w:r w:rsidR="00BA3996">
        <w:t xml:space="preserve">et al. 2018 </w:t>
      </w:r>
      <w:r w:rsidR="00B23980">
        <w:t xml:space="preserve">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rsidR="00B23980">
        <w:t xml:space="preserve"> when compared to our random effects model with AR1 process for day and day/year interactions</w:t>
      </w:r>
      <w:r w:rsidRPr="00B166D4">
        <w:t xml:space="preserve">. </w:t>
      </w:r>
      <w:r w:rsidR="00B23980" w:rsidRPr="00B166D4">
        <w:t xml:space="preserve">Treating </w:t>
      </w:r>
      <w:r w:rsidR="00BA3996">
        <w:t>our</w:t>
      </w:r>
      <w:r w:rsidR="00B23980" w:rsidRPr="00B166D4">
        <w:t xml:space="preserve"> random effects model as the operational model, we simulated 500 data sets for wild fish based on the </w:t>
      </w:r>
      <w:proofErr w:type="spellStart"/>
      <w:r w:rsidR="00B23980" w:rsidRPr="00B166D4">
        <w:t>mle</w:t>
      </w:r>
      <w:proofErr w:type="spellEnd"/>
      <w:r w:rsidR="00B23980" w:rsidRPr="00B166D4">
        <w:t xml:space="preserve"> parameters (Table 4), and then compared the </w:t>
      </w:r>
      <w:r w:rsidR="00B23980">
        <w:t xml:space="preserve">fixed effects </w:t>
      </w:r>
      <w:r w:rsidR="00B23980" w:rsidRPr="00B166D4">
        <w:t xml:space="preserve">and standard errors using both the random effects model in TMB and the </w:t>
      </w:r>
      <w:proofErr w:type="spellStart"/>
      <w:r w:rsidR="00B23980" w:rsidRPr="00B166D4">
        <w:t>glm</w:t>
      </w:r>
      <w:proofErr w:type="spellEnd"/>
      <w:r w:rsidR="00B23980" w:rsidRPr="00B166D4">
        <w:t xml:space="preserve"> method in R.</w:t>
      </w:r>
      <w:r w:rsidR="00B23980">
        <w:t xml:space="preserve"> </w:t>
      </w:r>
      <w:r w:rsidR="00BA3996">
        <w:t xml:space="preserve">For the </w:t>
      </w:r>
      <w:proofErr w:type="spellStart"/>
      <w:r w:rsidR="00BA3996">
        <w:t>glm</w:t>
      </w:r>
      <w:proofErr w:type="spellEnd"/>
      <w:r w:rsidR="00BA3996">
        <w:t xml:space="preserve"> model, we </w:t>
      </w:r>
      <w:r w:rsidRPr="00B166D4">
        <w:t xml:space="preserve">used the following log-link function, </w:t>
      </w:r>
    </w:p>
    <w:p w14:paraId="5E62B15D" w14:textId="0BE8F7F0" w:rsidR="00B11759" w:rsidRPr="00B166D4" w:rsidRDefault="0086311F">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0B3B271D" w14:textId="0E241EDD" w:rsidR="00B11759" w:rsidRDefault="0086311F">
      <w:bookmarkStart w:id="11" w:name="_26in1rg" w:colFirst="0" w:colLast="0"/>
      <w:bookmarkEnd w:id="11"/>
      <w:proofErr w:type="gramStart"/>
      <w:r w:rsidRPr="00B166D4">
        <w:t>where</w:t>
      </w:r>
      <w:proofErr w:type="gramEnd"/>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t>
      </w:r>
      <w:r w:rsidR="004A7965" w:rsidRPr="00B166D4">
        <w:t xml:space="preserve">We selected these </w:t>
      </w:r>
      <w:r w:rsidR="00BA3996">
        <w:t xml:space="preserve">environmental </w:t>
      </w:r>
      <w:r w:rsidR="004A7965" w:rsidRPr="00B166D4">
        <w:t xml:space="preserve">covariates because they performed best in our random effects model. </w:t>
      </w:r>
    </w:p>
    <w:p w14:paraId="1AC0BB5C" w14:textId="67D9998A" w:rsidR="00CE148C" w:rsidRPr="00B166D4" w:rsidRDefault="00CE148C" w:rsidP="00CE148C">
      <w:pPr>
        <w:ind w:firstLine="720"/>
      </w:pPr>
      <w:r>
        <w:t xml:space="preserve">Additionally, we used the area under the curve (AUC) statistic based on the receiver operator characteristic (ROC) graphs in the R package </w:t>
      </w:r>
      <w:proofErr w:type="spellStart"/>
      <w:r>
        <w:t>pROC</w:t>
      </w:r>
      <w:proofErr w:type="spellEnd"/>
      <w:r>
        <w:t xml:space="preserve"> </w:t>
      </w:r>
      <w:r>
        <w:fldChar w:fldCharType="begin"/>
      </w:r>
      <w:r>
        <w:instrText xml:space="preserve"> ADDIN ZOTERO_ITEM CSL_CITATION {"citationID":"vNSBfoXD","properties":{"formattedCitation":"[22]","plainCitation":"[22]","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Pr="00CE148C">
        <w:t>[22]</w:t>
      </w:r>
      <w:r>
        <w:fldChar w:fldCharType="end"/>
      </w:r>
      <w:r>
        <w:t xml:space="preserve">. The AUC statistic </w:t>
      </w:r>
      <w:r>
        <w:lastRenderedPageBreak/>
        <w:t>summarizes the model</w:t>
      </w:r>
      <w:r w:rsidR="00A4225A">
        <w:t>’</w:t>
      </w:r>
      <w:r>
        <w:t>s ability to discriminate between true positive and false positive rates for a range thresholds. For ecological models, AUC values below 0.7 suggest poor discrimination in the model, while values between 0.7 and 0.8 suggest an acceptable level of discrimination.</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12" w:name="_lnxbz9" w:colFirst="0" w:colLast="0"/>
      <w:bookmarkEnd w:id="12"/>
      <w:r w:rsidRPr="00B166D4">
        <w:rPr>
          <w:i/>
        </w:rPr>
        <w:t>Model fit and best model structure</w:t>
      </w:r>
    </w:p>
    <w:p w14:paraId="33769969" w14:textId="28316867" w:rsidR="00B11759" w:rsidRPr="000C3BB6" w:rsidRDefault="0086311F">
      <w:pPr>
        <w:ind w:firstLine="720"/>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 (Table 4).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Pr="000C3BB6">
        <w:t xml:space="preserve"> (Table 4).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0A7F0EF0" w:rsidR="00B11759" w:rsidRPr="00B166D4" w:rsidRDefault="0086311F">
      <w:pPr>
        <w:ind w:firstLine="720"/>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 (Table 5). The marine covariates that improved the fit of the survival model were different for wild and hatchery fish, but the magnitude of the environmental effects was similar for the two rearing types (Table 5, Figure 1).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w:t>
      </w:r>
      <w:r w:rsidRPr="000C3BB6">
        <w:lastRenderedPageBreak/>
        <w:t xml:space="preserve">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(Figure 1</w:t>
      </w:r>
      <w:r w:rsidRPr="00B166D4">
        <w:t xml:space="preserve">). </w:t>
      </w:r>
    </w:p>
    <w:p w14:paraId="4E955070" w14:textId="377CE517" w:rsidR="00B11759" w:rsidRPr="00B166D4" w:rsidRDefault="0086311F">
      <w:pPr>
        <w:ind w:firstLine="720"/>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Figure 2 for calculation). For the top models listed in Table 4,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xml:space="preserve">, respectively), and Pacific decadal oscillation (PDO) were important for wild fish (Figure 2),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(Figure 2)</w:t>
      </w:r>
      <w:r w:rsidR="00A770B9" w:rsidRPr="00B166D4">
        <w:t>.</w:t>
      </w:r>
      <w:r w:rsidR="00551756" w:rsidRPr="00B166D4">
        <w:t xml:space="preserve"> </w:t>
      </w:r>
    </w:p>
    <w:p w14:paraId="513BB00E" w14:textId="772FA9E6" w:rsidR="00B11759" w:rsidRPr="00B166D4" w:rsidRDefault="009D5DB1">
      <w:pPr>
        <w:pBdr>
          <w:top w:val="nil"/>
          <w:left w:val="nil"/>
          <w:bottom w:val="nil"/>
          <w:right w:val="nil"/>
          <w:between w:val="nil"/>
        </w:pBdr>
        <w:spacing w:after="200"/>
        <w:ind w:firstLine="720"/>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Pr="00B166D4">
        <w:rPr>
          <w:color w:val="000000"/>
        </w:rPr>
        <w:t xml:space="preserve">(Table 4). However, hatchery fish showed no underlying daily trend in survival across years (Figure 3), which is why there was no random effect for day in the model with the lowest AIC (Table 4).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(Table 4 and Table 5).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 xml:space="preserve">0.06 for hatchery fish (Figure 3).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-0.489) (Table 5).</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2FE29085" w:rsidR="00B11759" w:rsidRPr="00B166D4" w:rsidRDefault="0086311F">
      <w:pPr>
        <w:pBdr>
          <w:top w:val="nil"/>
          <w:left w:val="nil"/>
          <w:bottom w:val="nil"/>
          <w:right w:val="nil"/>
          <w:between w:val="nil"/>
        </w:pBdr>
        <w:spacing w:after="200"/>
        <w:ind w:firstLine="720"/>
        <w:rPr>
          <w:color w:val="000000"/>
        </w:rPr>
      </w:pPr>
      <w:r w:rsidRPr="00B166D4">
        <w:rPr>
          <w:color w:val="000000"/>
        </w:rPr>
        <w:lastRenderedPageBreak/>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 Table 4).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(Figure 4a).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(Figure 4a), despite relatively similar mean arrival timing past Bonneville Dam (Figure 4b).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7A95D8EF" w:rsidR="00B11759" w:rsidRPr="00B166D4" w:rsidRDefault="0086311F">
      <w:pPr>
        <w:pBdr>
          <w:top w:val="nil"/>
          <w:left w:val="nil"/>
          <w:bottom w:val="nil"/>
          <w:right w:val="nil"/>
          <w:between w:val="nil"/>
        </w:pBdr>
        <w:spacing w:after="200"/>
        <w:ind w:firstLine="720"/>
        <w:rPr>
          <w:color w:val="000000"/>
        </w:rPr>
      </w:pPr>
      <w:r w:rsidRPr="00B166D4">
        <w:rPr>
          <w:color w:val="000000"/>
        </w:rPr>
        <w:t xml:space="preserve">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(Figure 5). Both the </w:t>
      </w:r>
      <w:r w:rsidR="005B101B">
        <w:rPr>
          <w:color w:val="000000"/>
        </w:rPr>
        <w:t>predicted</w:t>
      </w:r>
      <w:r w:rsidR="005B101B" w:rsidRPr="00B166D4">
        <w:rPr>
          <w:color w:val="000000"/>
        </w:rPr>
        <w:t xml:space="preserve"> </w:t>
      </w:r>
      <w:r w:rsidRPr="00B166D4">
        <w:rPr>
          <w:color w:val="000000"/>
        </w:rPr>
        <w:t>and observed annual survivals for hatchery and wild fish showed an alternating pattern of increases and decreases, which was evident by the previously described negative correlations in the year dimension for the day/year interaction (Table 5).</w:t>
      </w:r>
    </w:p>
    <w:p w14:paraId="1C3FD98C" w14:textId="61B036BE" w:rsidR="00B11759" w:rsidRPr="00B166D4" w:rsidRDefault="00F10645">
      <w:pPr>
        <w:rPr>
          <w:i/>
        </w:rPr>
      </w:pPr>
      <w:r>
        <w:rPr>
          <w:i/>
        </w:rPr>
        <w:t>Model validation</w:t>
      </w:r>
    </w:p>
    <w:p w14:paraId="58899CBC" w14:textId="152675CC" w:rsidR="00B11759" w:rsidRPr="00B166D4" w:rsidRDefault="0086311F">
      <w:r w:rsidRPr="00B166D4">
        <w:lastRenderedPageBreak/>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w:t>
      </w:r>
      <w:proofErr w:type="gramStart"/>
      <w:r w:rsidRPr="00B166D4">
        <w:t xml:space="preserve">and </w:t>
      </w:r>
      <w:proofErr w:type="gramEnd"/>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w:t>
      </w:r>
      <w:proofErr w:type="gramStart"/>
      <w:r w:rsidRPr="00B166D4">
        <w:t xml:space="preserve">and </w:t>
      </w:r>
      <w:proofErr w:type="gramEnd"/>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3AC2E919" w:rsidR="005B1DCF" w:rsidRPr="00B166D4" w:rsidRDefault="0086311F">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xml:space="preserve">) (Figure 6, upper panel). Examining a single realization for the simulated data, the survival estimates from </w:t>
      </w:r>
      <w:proofErr w:type="spellStart"/>
      <w:r w:rsidRPr="00B166D4">
        <w:t>glm</w:t>
      </w:r>
      <w:proofErr w:type="spellEnd"/>
      <w:r w:rsidRPr="00B166D4">
        <w:t xml:space="preserve">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w:t>
      </w:r>
      <w:r w:rsidRPr="00B166D4">
        <w:lastRenderedPageBreak/>
        <w:t xml:space="preserve">covariates, the standard errors for those fixed-effects in the TMB model were between 65%-70% higher than the </w:t>
      </w:r>
      <w:proofErr w:type="spellStart"/>
      <w:r w:rsidRPr="00B166D4">
        <w:t>glm</w:t>
      </w:r>
      <w:proofErr w:type="spellEnd"/>
      <w:r w:rsidRPr="00B166D4">
        <w:t xml:space="preserve"> model (Figure 6, lower panel).   </w:t>
      </w:r>
    </w:p>
    <w:p w14:paraId="122B6256" w14:textId="77777777" w:rsidR="00B11759" w:rsidRPr="00B166D4" w:rsidRDefault="0086311F">
      <w:pPr>
        <w:spacing w:line="259" w:lineRule="auto"/>
        <w:rPr>
          <w:b/>
        </w:rPr>
      </w:pPr>
      <w:bookmarkStart w:id="13" w:name="_35nkun2" w:colFirst="0" w:colLast="0"/>
      <w:bookmarkEnd w:id="13"/>
      <w:r w:rsidRPr="00B166D4">
        <w:rPr>
          <w:b/>
        </w:rPr>
        <w:t>Discussion</w:t>
      </w:r>
    </w:p>
    <w:p w14:paraId="25683105" w14:textId="0E3CE638"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 xml:space="preserve">Perhaps counterintuitively, increasing the flexibility of the model and allowing more of the uncertainty to be explained by these temporal processes led to increased uncertainty in the mean survival and environmental covariates (Figure 6).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w:t>
      </w:r>
      <w:r w:rsidRPr="000C3BB6">
        <w:lastRenderedPageBreak/>
        <w:t xml:space="preserve">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FE3D902"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E148C">
        <w:instrText xml:space="preserve"> ADDIN ZOTERO_ITEM CSL_CITATION {"citationID":"5M7qBocp","properties":{"formattedCitation":"[13,23\\uc0\\u8211{}25]","plainCitation":"[13,23–25]","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E148C" w:rsidRPr="00CE148C">
        <w:t>[13,23–25]</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14" w:name="_1ksv4uv" w:colFirst="0" w:colLast="0"/>
      <w:bookmarkEnd w:id="14"/>
      <w:r w:rsidRPr="00B166D4">
        <w:rPr>
          <w:b w:val="0"/>
          <w:i/>
        </w:rPr>
        <w:t xml:space="preserve">Arrival </w:t>
      </w:r>
      <w:r w:rsidR="00F10645">
        <w:rPr>
          <w:b w:val="0"/>
          <w:i/>
        </w:rPr>
        <w:t>t</w:t>
      </w:r>
      <w:r w:rsidRPr="00B166D4">
        <w:rPr>
          <w:b w:val="0"/>
          <w:i/>
        </w:rPr>
        <w:t>iming</w:t>
      </w:r>
    </w:p>
    <w:p w14:paraId="79413AF9" w14:textId="5F2122F8"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w:t>
      </w:r>
      <w:r w:rsidRPr="00B166D4">
        <w:lastRenderedPageBreak/>
        <w:t xml:space="preserve">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E148C">
        <w:instrText xml:space="preserve"> ADDIN ZOTERO_ITEM CSL_CITATION {"citationID":"r0FI5C9n","properties":{"formattedCitation":"[26]","plainCitation":"[26]","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E148C" w:rsidRPr="00CE148C">
        <w:t>[26]</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CE148C">
        <w:instrText xml:space="preserve"> ADDIN ZOTERO_ITEM CSL_CITATION {"citationID":"WDNXTT11","properties":{"formattedCitation":"[27]","plainCitation":"[27]","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E148C" w:rsidRPr="00CE148C">
        <w:t>[27]</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E148C">
        <w:instrText xml:space="preserve"> ADDIN ZOTERO_ITEM CSL_CITATION {"citationID":"LnYaXhz8","properties":{"formattedCitation":"[28]","plainCitation":"[28]","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E148C" w:rsidRPr="00CE148C">
        <w:t>[28]</w:t>
      </w:r>
      <w:r w:rsidR="000C3BB6">
        <w:fldChar w:fldCharType="end"/>
      </w:r>
      <w:r w:rsidRPr="00B166D4">
        <w:t xml:space="preserve">.  Moreover, the newly transitioned currents can bring species of zooplankton such as copepods that are high in fatty acids </w:t>
      </w:r>
      <w:r w:rsidR="000C3BB6">
        <w:fldChar w:fldCharType="begin"/>
      </w:r>
      <w:r w:rsidR="00CE148C">
        <w:instrText xml:space="preserve"> ADDIN ZOTERO_ITEM CSL_CITATION {"citationID":"E0WpINBs","properties":{"formattedCitation":"[29,30]","plainCitation":"[29,30]","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E148C" w:rsidRPr="00CE148C">
        <w:t>[29,30]</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E148C">
        <w:instrText xml:space="preserve"> ADDIN ZOTERO_ITEM CSL_CITATION {"citationID":"3lWSlWV0","properties":{"formattedCitation":"[31]","plainCitation":"[31]","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E148C" w:rsidRPr="00CE148C">
        <w:t>[31]</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E148C">
        <w:instrText xml:space="preserve"> ADDIN ZOTERO_ITEM CSL_CITATION {"citationID":"XgGOBXjz","properties":{"formattedCitation":"[32,33]","plainCitation":"[32,33]","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E148C" w:rsidRPr="00CE148C">
        <w:t>[32,33]</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w:t>
      </w:r>
      <w:r w:rsidRPr="00B166D4">
        <w:lastRenderedPageBreak/>
        <w:t xml:space="preserve">are a clear demonstration of the importance of carryover effects and a direct link between salmon survival and management decisions that may affect arrival timing </w:t>
      </w:r>
      <w:r w:rsidR="000C3BB6">
        <w:fldChar w:fldCharType="begin"/>
      </w:r>
      <w:r w:rsidR="00CE148C">
        <w:instrText xml:space="preserve"> ADDIN ZOTERO_ITEM CSL_CITATION {"citationID":"W0RKSjYE","properties":{"formattedCitation":"[34]","plainCitation":"[34]","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E148C" w:rsidRPr="00CE148C">
        <w:t>[34]</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36BDF66C" w:rsidR="00B11759" w:rsidRPr="00B166D4" w:rsidRDefault="0086311F">
      <w:pPr>
        <w:ind w:firstLine="720"/>
      </w:pPr>
      <w:bookmarkStart w:id="15" w:name="_44sinio" w:colFirst="0" w:colLast="0"/>
      <w:bookmarkEnd w:id="15"/>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However, most of these links are indirect and rely on other oceanographic factors.  For example, local sea surface temperature can influence growth rates directly </w:t>
      </w:r>
      <w:r w:rsidR="000C3BB6">
        <w:fldChar w:fldCharType="begin"/>
      </w:r>
      <w:r w:rsidR="00CE148C">
        <w:instrText xml:space="preserve"> ADDIN ZOTERO_ITEM CSL_CITATION {"citationID":"2lLHyqY2","properties":{"formattedCitation":"[35]","plainCitation":"[35]","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E148C" w:rsidRPr="00CE148C">
        <w:t>[35]</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E148C">
        <w:instrText xml:space="preserve"> ADDIN ZOTERO_ITEM CSL_CITATION {"citationID":"BxDGKWSp","properties":{"formattedCitation":"[36]","plainCitation":"[36]","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E148C" w:rsidRPr="00CE148C">
        <w:t>[36]</w:t>
      </w:r>
      <w:r w:rsidR="000C3BB6">
        <w:fldChar w:fldCharType="end"/>
      </w:r>
      <w:r w:rsidRPr="00B166D4">
        <w:t>.</w:t>
      </w:r>
    </w:p>
    <w:p w14:paraId="771B1F34" w14:textId="1AB311B2"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6">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E148C">
        <w:instrText xml:space="preserve"> ADDIN ZOTERO_ITEM CSL_CITATION {"citationID":"1RTYC1VC","properties":{"formattedCitation":"[37]","plainCitation":"[37]","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E148C" w:rsidRPr="00CE148C">
        <w:t>[37]</w:t>
      </w:r>
      <w:r w:rsidR="000C3BB6">
        <w:fldChar w:fldCharType="end"/>
      </w:r>
      <w:r w:rsidRPr="00B166D4">
        <w:t xml:space="preserve"> and the use of mechanistic ecosystem models will become more important </w:t>
      </w:r>
      <w:r w:rsidR="000C3BB6">
        <w:fldChar w:fldCharType="begin"/>
      </w:r>
      <w:r w:rsidR="00CE148C">
        <w:instrText xml:space="preserve"> ADDIN ZOTERO_ITEM CSL_CITATION {"citationID":"oluKPOzm","properties":{"formattedCitation":"[38,39]","plainCitation":"[38,39]","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E148C" w:rsidRPr="00CE148C">
        <w:t>[38,39]</w:t>
      </w:r>
      <w:r w:rsidR="000C3BB6">
        <w:fldChar w:fldCharType="end"/>
      </w:r>
      <w:r w:rsidRPr="00B166D4">
        <w:t>.</w:t>
      </w:r>
    </w:p>
    <w:p w14:paraId="6688FA4F" w14:textId="77777777" w:rsidR="00B11759" w:rsidRPr="00B166D4" w:rsidRDefault="0086311F">
      <w:pPr>
        <w:pStyle w:val="Heading4"/>
        <w:rPr>
          <w:b w:val="0"/>
          <w:i/>
        </w:rPr>
      </w:pPr>
      <w:r w:rsidRPr="00B166D4">
        <w:rPr>
          <w:b w:val="0"/>
          <w:i/>
        </w:rPr>
        <w:lastRenderedPageBreak/>
        <w:t>Model Fit</w:t>
      </w:r>
    </w:p>
    <w:p w14:paraId="2FF7A29C" w14:textId="0F5C2CF6"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(Table 6). The small differences in the ratios between the random effects models with and without marine covariates does not imply that marine conditions do not affect Chinook salmon survival. In fact, as shown by the estimated magnitude of the deviates in Figure 1,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(Table 6). The mechanism that is driving this differential survival across days and years remains a critical knowledge gap and a focus of future salmon modeling. </w:t>
      </w:r>
    </w:p>
    <w:p w14:paraId="4A260274" w14:textId="21CAB697" w:rsidR="00B11759" w:rsidRDefault="0086311F">
      <w:bookmarkStart w:id="16" w:name="_2jxsxqh" w:colFirst="0" w:colLast="0"/>
      <w:bookmarkEnd w:id="16"/>
      <w:r w:rsidRPr="00B166D4">
        <w:tab/>
        <w:t xml:space="preserve">Combining impacts from multiple environments has been applied in several past efforts to model Snake River spring/summer Chinook marine survival. The day effect was described by </w:t>
      </w:r>
      <w:proofErr w:type="spellStart"/>
      <w:r w:rsidRPr="00B166D4">
        <w:t>Scheuerell</w:t>
      </w:r>
      <w:proofErr w:type="spellEnd"/>
      <w:r w:rsidRPr="00B166D4">
        <w:t xml:space="preserve">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CE148C">
        <w:instrText xml:space="preserve"> ADDIN ZOTERO_ITEM CSL_CITATION {"citationID":"Mq64ysGe","properties":{"formattedCitation":"[40]","plainCitation":"[40]","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E148C" w:rsidRPr="00CE148C">
        <w:t>[40]</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w:t>
      </w:r>
      <w:r w:rsidRPr="00B166D4">
        <w:lastRenderedPageBreak/>
        <w:t xml:space="preserve">al. </w:t>
      </w:r>
      <w:r w:rsidR="00307FE4">
        <w:fldChar w:fldCharType="begin"/>
      </w:r>
      <w:r w:rsidR="00CE148C">
        <w:instrText xml:space="preserve"> ADDIN ZOTERO_ITEM CSL_CITATION {"citationID":"kVmWSOwM","properties":{"formattedCitation":"[41]","plainCitation":"[41]","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E148C" w:rsidRPr="00CE148C">
        <w:t>[41]</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E148C">
        <w:instrText xml:space="preserve"> ADDIN ZOTERO_ITEM CSL_CITATION {"citationID":"02hUa1ag","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1994D23"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w:t>
      </w:r>
      <w:proofErr w:type="spellStart"/>
      <w:r>
        <w:t>Zabel</w:t>
      </w:r>
      <w:proofErr w:type="spellEnd"/>
      <w:r>
        <w:t xml:space="preserve"> et al. 2006).  This approach has been adopted by NOAA Fisheries to examine the effects of climate and climate change on salmon population viability </w:t>
      </w:r>
      <w:r w:rsidR="00C2295E">
        <w:fldChar w:fldCharType="begin"/>
      </w:r>
      <w:r w:rsidR="00CE148C">
        <w:instrText xml:space="preserve"> ADDIN ZOTERO_ITEM CSL_CITATION {"citationID":"GuXaXwdF","properties":{"formattedCitation":"[43]","plainCitation":"[43]","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E148C" w:rsidRPr="00CE148C">
        <w:t>[43]</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17" w:name="_z337ya" w:colFirst="0" w:colLast="0"/>
      <w:bookmarkEnd w:id="17"/>
      <w:r w:rsidRPr="00B166D4">
        <w:rPr>
          <w:b w:val="0"/>
          <w:i/>
        </w:rPr>
        <w:lastRenderedPageBreak/>
        <w:t>Caveats</w:t>
      </w:r>
    </w:p>
    <w:p w14:paraId="3752AF15" w14:textId="489DC325"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E148C">
        <w:instrText xml:space="preserve"> ADDIN ZOTERO_ITEM CSL_CITATION {"citationID":"D6Fz7RXr","properties":{"formattedCitation":"[13,24,25,44]","plainCitation":"[13,24,25,44]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E148C" w:rsidRPr="00CE148C">
        <w:t>[13,24,25,44]</w:t>
      </w:r>
      <w:r w:rsidR="00307FE4">
        <w:fldChar w:fldCharType="end"/>
      </w:r>
      <w:r w:rsidRPr="000C3BB6">
        <w:t xml:space="preserve">.  Miller et al. </w:t>
      </w:r>
      <w:r w:rsidR="00307FE4">
        <w:fldChar w:fldCharType="begin"/>
      </w:r>
      <w:r w:rsidR="00CE148C">
        <w:instrText xml:space="preserve"> ADDIN ZOTERO_ITEM CSL_CITATION {"citationID":"s1DjykTJ","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CE148C">
        <w:instrText xml:space="preserve"> ADDIN ZOTERO_ITEM CSL_CITATION {"citationID":"SLmMjlAG","properties":{"formattedCitation":"[45]","plainCitation":"[45]","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E148C" w:rsidRPr="00CE148C">
        <w:t>[45]</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uncertainty and relative importance of the fixed effects associated with the marine covariates relative to the random deviations in survival associated with differences in arrival timing between years. While our model was restricted to exami</w:t>
      </w:r>
      <w:bookmarkStart w:id="18" w:name="_GoBack"/>
      <w:bookmarkEnd w:id="18"/>
      <w:r w:rsidRPr="000C3BB6">
        <w:t xml:space="preserve">ning the two-dimensional interaction between day and year, this </w:t>
      </w:r>
      <w:r w:rsidRPr="000C3BB6">
        <w:lastRenderedPageBreak/>
        <w:t xml:space="preserve">model can quickly be scaled-up to higher-dimensional questions related to the interaction between day, year, size, and maturation. </w:t>
      </w:r>
    </w:p>
    <w:p w14:paraId="582102B8" w14:textId="77777777" w:rsidR="00B11759" w:rsidRPr="00B166D4" w:rsidRDefault="0086311F">
      <w:pPr>
        <w:spacing w:line="259" w:lineRule="auto"/>
        <w:rPr>
          <w:b/>
        </w:rPr>
      </w:pPr>
      <w:r w:rsidRPr="000C3BB6">
        <w:rPr>
          <w:b/>
        </w:rPr>
        <w:t>References</w:t>
      </w:r>
    </w:p>
    <w:p w14:paraId="3D87E449" w14:textId="77777777" w:rsidR="00CE148C" w:rsidRPr="00CE148C" w:rsidRDefault="00293ABB" w:rsidP="00127BF1">
      <w:pPr>
        <w:pStyle w:val="Bibliography"/>
        <w:spacing w:line="480" w:lineRule="auto"/>
        <w:pPrChange w:id="19" w:author="Brandon.Chasco" w:date="2020-05-05T09:13:00Z">
          <w:pPr>
            <w:pStyle w:val="Bibliography"/>
          </w:pPr>
        </w:pPrChange>
      </w:pPr>
      <w:r>
        <w:fldChar w:fldCharType="begin"/>
      </w:r>
      <w:r w:rsidR="00C2295E">
        <w:instrText xml:space="preserve"> ADDIN ZOTERO_BIBL {"uncited":[],"omitted":[],"custom":[]} CSL_BIBLIOGRAPHY </w:instrText>
      </w:r>
      <w:r>
        <w:fldChar w:fldCharType="separate"/>
      </w:r>
      <w:r w:rsidR="00CE148C" w:rsidRPr="00CE148C">
        <w:t xml:space="preserve">1. </w:t>
      </w:r>
      <w:r w:rsidR="00CE148C" w:rsidRPr="00CE148C">
        <w:tab/>
        <w:t xml:space="preserve">Crozier LG, McClure MM, Beechie T, Bograd SJ, Boughton DA, Carr M, et al. Climate vulnerability assessment for Pacific salmon and steelhead in the California Current Large Marine Ecosystem. PloS one. 2019;14. </w:t>
      </w:r>
    </w:p>
    <w:p w14:paraId="214D89AE" w14:textId="77777777" w:rsidR="00CE148C" w:rsidRPr="00CE148C" w:rsidRDefault="00CE148C" w:rsidP="00127BF1">
      <w:pPr>
        <w:pStyle w:val="Bibliography"/>
        <w:spacing w:line="480" w:lineRule="auto"/>
        <w:pPrChange w:id="20" w:author="Brandon.Chasco" w:date="2020-05-05T09:13:00Z">
          <w:pPr>
            <w:pStyle w:val="Bibliography"/>
          </w:pPr>
        </w:pPrChange>
      </w:pPr>
      <w:r w:rsidRPr="00CE148C">
        <w:t xml:space="preserve">2. </w:t>
      </w:r>
      <w:r w:rsidRPr="00CE148C">
        <w:tab/>
        <w:t xml:space="preserve">Scheuerell MD, Williams JG. Forecasting climate-induced changes in the survival of Snake River spring/summer Chinook salmon (Oncorhynchus tshawytscha). Fisheries Oceanography. 2005;14: 448–457. </w:t>
      </w:r>
    </w:p>
    <w:p w14:paraId="36A7A4CA" w14:textId="77777777" w:rsidR="00CE148C" w:rsidRPr="00CE148C" w:rsidRDefault="00CE148C" w:rsidP="00127BF1">
      <w:pPr>
        <w:pStyle w:val="Bibliography"/>
        <w:spacing w:line="480" w:lineRule="auto"/>
        <w:pPrChange w:id="21" w:author="Brandon.Chasco" w:date="2020-05-05T09:13:00Z">
          <w:pPr>
            <w:pStyle w:val="Bibliography"/>
          </w:pPr>
        </w:pPrChange>
      </w:pPr>
      <w:r w:rsidRPr="00CE148C">
        <w:t xml:space="preserve">3. </w:t>
      </w:r>
      <w:r w:rsidRPr="00CE148C">
        <w:tab/>
        <w:t xml:space="preserve">Kilduff DP, Botsford LW, Teo SL. Spatial and temporal covariability in early ocean survival of Chinook salmon (Oncorhynchus tshawytscha) along the west coast of North America. ICES Journal of Marine Science. 2014;71: 1671–1682. </w:t>
      </w:r>
    </w:p>
    <w:p w14:paraId="5869A549" w14:textId="77777777" w:rsidR="00CE148C" w:rsidRPr="00CE148C" w:rsidRDefault="00CE148C" w:rsidP="00127BF1">
      <w:pPr>
        <w:pStyle w:val="Bibliography"/>
        <w:spacing w:line="480" w:lineRule="auto"/>
        <w:pPrChange w:id="22" w:author="Brandon.Chasco" w:date="2020-05-05T09:13:00Z">
          <w:pPr>
            <w:pStyle w:val="Bibliography"/>
          </w:pPr>
        </w:pPrChange>
      </w:pPr>
      <w:r w:rsidRPr="00CE148C">
        <w:t xml:space="preserve">4. </w:t>
      </w:r>
      <w:r w:rsidRPr="00CE148C">
        <w:tab/>
        <w:t xml:space="preserve">Woodson CB, Litvin SY. Ocean fronts drive marine fishery production and biogeochemical cycling. Proceedings of the National Academy of Sciences. 2015;112: 1710–1715. </w:t>
      </w:r>
    </w:p>
    <w:p w14:paraId="67F6BB6E" w14:textId="77777777" w:rsidR="00CE148C" w:rsidRPr="00CE148C" w:rsidRDefault="00CE148C" w:rsidP="00127BF1">
      <w:pPr>
        <w:pStyle w:val="Bibliography"/>
        <w:spacing w:line="480" w:lineRule="auto"/>
        <w:pPrChange w:id="23" w:author="Brandon.Chasco" w:date="2020-05-05T09:13:00Z">
          <w:pPr>
            <w:pStyle w:val="Bibliography"/>
          </w:pPr>
        </w:pPrChange>
      </w:pPr>
      <w:r w:rsidRPr="00CE148C">
        <w:t xml:space="preserve">5. </w:t>
      </w:r>
      <w:r w:rsidRPr="00CE148C">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F8169F6" w14:textId="77777777" w:rsidR="00CE148C" w:rsidRPr="00CE148C" w:rsidRDefault="00CE148C" w:rsidP="00127BF1">
      <w:pPr>
        <w:pStyle w:val="Bibliography"/>
        <w:spacing w:line="480" w:lineRule="auto"/>
        <w:pPrChange w:id="24" w:author="Brandon.Chasco" w:date="2020-05-05T09:13:00Z">
          <w:pPr>
            <w:pStyle w:val="Bibliography"/>
          </w:pPr>
        </w:pPrChange>
      </w:pPr>
      <w:r w:rsidRPr="00CE148C">
        <w:t xml:space="preserve">6. </w:t>
      </w:r>
      <w:r w:rsidRPr="00CE148C">
        <w:tab/>
        <w:t xml:space="preserve">Scheuerell MD, Zabel RW, Sandford BP. Relating juvenile migration timing and survival to adulthood in two species of threatened Pacific salmon (Oncorhynchus spp.). Journal of Applied Ecology. 2009;46: 983–990. </w:t>
      </w:r>
    </w:p>
    <w:p w14:paraId="22CAFE00" w14:textId="77777777" w:rsidR="00CE148C" w:rsidRPr="00CE148C" w:rsidRDefault="00CE148C" w:rsidP="00127BF1">
      <w:pPr>
        <w:pStyle w:val="Bibliography"/>
        <w:spacing w:line="480" w:lineRule="auto"/>
        <w:pPrChange w:id="25" w:author="Brandon.Chasco" w:date="2020-05-05T09:13:00Z">
          <w:pPr>
            <w:pStyle w:val="Bibliography"/>
          </w:pPr>
        </w:pPrChange>
      </w:pPr>
      <w:r w:rsidRPr="00CE148C">
        <w:lastRenderedPageBreak/>
        <w:t xml:space="preserve">7. </w:t>
      </w:r>
      <w:r w:rsidRPr="00CE148C">
        <w:tab/>
        <w:t xml:space="preserve">Gosselin JL, Zabel RW, Anderson JJ, Faulkner JR, Baptista AM, Sandford BP. Conservation planning for freshwater–marine carryover effects on Chinook salmon survival. Ecology and evolution. 2018;8: 319–332. </w:t>
      </w:r>
    </w:p>
    <w:p w14:paraId="607F14BF" w14:textId="77777777" w:rsidR="00CE148C" w:rsidRPr="00CE148C" w:rsidRDefault="00CE148C" w:rsidP="00127BF1">
      <w:pPr>
        <w:pStyle w:val="Bibliography"/>
        <w:spacing w:line="480" w:lineRule="auto"/>
        <w:pPrChange w:id="26" w:author="Brandon.Chasco" w:date="2020-05-05T09:13:00Z">
          <w:pPr>
            <w:pStyle w:val="Bibliography"/>
          </w:pPr>
        </w:pPrChange>
      </w:pPr>
      <w:r w:rsidRPr="00CE148C">
        <w:t xml:space="preserve">8. </w:t>
      </w:r>
      <w:r w:rsidRPr="00CE148C">
        <w:tab/>
        <w:t xml:space="preserve">Thorson JT, Minto C. Mixed effects: a unifying framework for statistical modelling in fisheries biology. ICES Journal of Marine Science. 2015;72: 1245–1256. </w:t>
      </w:r>
    </w:p>
    <w:p w14:paraId="064BDFEC" w14:textId="77777777" w:rsidR="00CE148C" w:rsidRPr="00CE148C" w:rsidRDefault="00CE148C" w:rsidP="00127BF1">
      <w:pPr>
        <w:pStyle w:val="Bibliography"/>
        <w:spacing w:line="480" w:lineRule="auto"/>
        <w:pPrChange w:id="27" w:author="Brandon.Chasco" w:date="2020-05-05T09:13:00Z">
          <w:pPr>
            <w:pStyle w:val="Bibliography"/>
          </w:pPr>
        </w:pPrChange>
      </w:pPr>
      <w:r w:rsidRPr="00CE148C">
        <w:t xml:space="preserve">9. </w:t>
      </w:r>
      <w:r w:rsidRPr="00CE148C">
        <w:tab/>
        <w:t xml:space="preserve">Quinn TP. The behavior and ecology of Pacific salmon and trout. University of Washington press; 2018. </w:t>
      </w:r>
    </w:p>
    <w:p w14:paraId="27DA0FDE" w14:textId="77777777" w:rsidR="00CE148C" w:rsidRPr="00CE148C" w:rsidRDefault="00CE148C" w:rsidP="00127BF1">
      <w:pPr>
        <w:pStyle w:val="Bibliography"/>
        <w:spacing w:line="480" w:lineRule="auto"/>
        <w:pPrChange w:id="28" w:author="Brandon.Chasco" w:date="2020-05-05T09:13:00Z">
          <w:pPr>
            <w:pStyle w:val="Bibliography"/>
          </w:pPr>
        </w:pPrChange>
      </w:pPr>
      <w:r w:rsidRPr="00CE148C">
        <w:t xml:space="preserve">10. </w:t>
      </w:r>
      <w:r w:rsidRPr="00CE148C">
        <w:tab/>
        <w:t xml:space="preserve">Mantua NJ, Hare S. Pacific-Decadal Oscillation (PDO). Encyclopedia of global environmental change. 2002;1: 592–594. </w:t>
      </w:r>
    </w:p>
    <w:p w14:paraId="739F74C9" w14:textId="77777777" w:rsidR="00CE148C" w:rsidRPr="00CE148C" w:rsidRDefault="00CE148C" w:rsidP="00127BF1">
      <w:pPr>
        <w:pStyle w:val="Bibliography"/>
        <w:spacing w:line="480" w:lineRule="auto"/>
        <w:pPrChange w:id="29" w:author="Brandon.Chasco" w:date="2020-05-05T09:13:00Z">
          <w:pPr>
            <w:pStyle w:val="Bibliography"/>
          </w:pPr>
        </w:pPrChange>
      </w:pPr>
      <w:r w:rsidRPr="00CE148C">
        <w:t xml:space="preserve">11. </w:t>
      </w:r>
      <w:r w:rsidRPr="00CE148C">
        <w:tab/>
        <w:t xml:space="preserve">Zabel RW, Scheuerell MD, McCLURE MM, Williams JG. The interplay between climate variability and density dependence in the population viability of Chinook salmon. Conservation Biology. 2006;20: 190–200. </w:t>
      </w:r>
    </w:p>
    <w:p w14:paraId="47504B9D" w14:textId="77777777" w:rsidR="00CE148C" w:rsidRPr="00CE148C" w:rsidRDefault="00CE148C" w:rsidP="00127BF1">
      <w:pPr>
        <w:pStyle w:val="Bibliography"/>
        <w:spacing w:line="480" w:lineRule="auto"/>
        <w:pPrChange w:id="30" w:author="Brandon.Chasco" w:date="2020-05-05T09:13:00Z">
          <w:pPr>
            <w:pStyle w:val="Bibliography"/>
          </w:pPr>
        </w:pPrChange>
      </w:pPr>
      <w:r w:rsidRPr="00CE148C">
        <w:t xml:space="preserve">12. </w:t>
      </w:r>
      <w:r w:rsidRPr="00CE148C">
        <w:tab/>
        <w:t xml:space="preserve">Beamish RJ, Thomson BL, McFarlane GA. Spiny dogfish predation on chinook and coho salmon and the potential effects on hatchery-produced salmon. Transactions of the American Fisheries Society. 1992;121: 444–455. </w:t>
      </w:r>
    </w:p>
    <w:p w14:paraId="6E71A4F7" w14:textId="77777777" w:rsidR="00CE148C" w:rsidRPr="00CE148C" w:rsidRDefault="00CE148C" w:rsidP="00127BF1">
      <w:pPr>
        <w:pStyle w:val="Bibliography"/>
        <w:spacing w:line="480" w:lineRule="auto"/>
        <w:pPrChange w:id="31" w:author="Brandon.Chasco" w:date="2020-05-05T09:13:00Z">
          <w:pPr>
            <w:pStyle w:val="Bibliography"/>
          </w:pPr>
        </w:pPrChange>
      </w:pPr>
      <w:r w:rsidRPr="00CE148C">
        <w:t xml:space="preserve">13. </w:t>
      </w:r>
      <w:r w:rsidRPr="00CE148C">
        <w:tab/>
        <w:t xml:space="preserve">Duffy EJ, Beauchamp DA. Rapid growth in the early marine period improves the marine survival of Chinook salmon (Oncorhynchus tshawytscha) in Puget Sound, Washington. Canadian Journal of Fisheries and Aquatic Sciences. 2011;68: 232–240. </w:t>
      </w:r>
    </w:p>
    <w:p w14:paraId="18D29D41" w14:textId="77777777" w:rsidR="00CE148C" w:rsidRPr="00CE148C" w:rsidRDefault="00CE148C" w:rsidP="00127BF1">
      <w:pPr>
        <w:pStyle w:val="Bibliography"/>
        <w:spacing w:line="480" w:lineRule="auto"/>
        <w:pPrChange w:id="32" w:author="Brandon.Chasco" w:date="2020-05-05T09:13:00Z">
          <w:pPr>
            <w:pStyle w:val="Bibliography"/>
          </w:pPr>
        </w:pPrChange>
      </w:pPr>
      <w:r w:rsidRPr="00CE148C">
        <w:lastRenderedPageBreak/>
        <w:t xml:space="preserve">14. </w:t>
      </w:r>
      <w:r w:rsidRPr="00CE148C">
        <w:tab/>
        <w:t xml:space="preserve">Chasco BE, Kaplan IC, Thomas AC, Acevedo-Gutiérrez A, Noren DP, Ford MJ, et al. Competing tradeoffs between increasing marine mammal predation and fisheries harvest of Chinook salmon. Scientific Reports. 2017;7: 1–14. </w:t>
      </w:r>
    </w:p>
    <w:p w14:paraId="62E79476" w14:textId="77777777" w:rsidR="00CE148C" w:rsidRPr="00CE148C" w:rsidRDefault="00CE148C" w:rsidP="00127BF1">
      <w:pPr>
        <w:pStyle w:val="Bibliography"/>
        <w:spacing w:line="480" w:lineRule="auto"/>
        <w:pPrChange w:id="33" w:author="Brandon.Chasco" w:date="2020-05-05T09:13:00Z">
          <w:pPr>
            <w:pStyle w:val="Bibliography"/>
          </w:pPr>
        </w:pPrChange>
      </w:pPr>
      <w:r w:rsidRPr="00CE148C">
        <w:t xml:space="preserve">15. </w:t>
      </w:r>
      <w:r w:rsidRPr="00CE148C">
        <w:tab/>
        <w:t xml:space="preserve">Hodgson S, Quinn TP. The timing of adult sockeye salmon migration into fresh water: adaptations by populations to prevailing thermal regimes. Canadian Journal of Zoology. 2002;80: 542–555. </w:t>
      </w:r>
    </w:p>
    <w:p w14:paraId="69376881" w14:textId="77777777" w:rsidR="00CE148C" w:rsidRPr="00CE148C" w:rsidRDefault="00CE148C" w:rsidP="00127BF1">
      <w:pPr>
        <w:pStyle w:val="Bibliography"/>
        <w:spacing w:line="480" w:lineRule="auto"/>
        <w:pPrChange w:id="34" w:author="Brandon.Chasco" w:date="2020-05-05T09:13:00Z">
          <w:pPr>
            <w:pStyle w:val="Bibliography"/>
          </w:pPr>
        </w:pPrChange>
      </w:pPr>
      <w:r w:rsidRPr="00CE148C">
        <w:t xml:space="preserve">16. </w:t>
      </w:r>
      <w:r w:rsidRPr="00CE148C">
        <w:tab/>
        <w:t xml:space="preserve">Litzow MA, Ciannelli L, Puerta P, Wettstein JJ, Rykaczewski RR, Opiekun M. Non-stationary climate–salmon relationships in the Gulf of Alaska. Proceedings of the Royal Society B. 2018;285: 20181855. </w:t>
      </w:r>
    </w:p>
    <w:p w14:paraId="0DB0FD73" w14:textId="77777777" w:rsidR="00CE148C" w:rsidRPr="00CE148C" w:rsidRDefault="00CE148C" w:rsidP="00127BF1">
      <w:pPr>
        <w:pStyle w:val="Bibliography"/>
        <w:spacing w:line="480" w:lineRule="auto"/>
        <w:pPrChange w:id="35" w:author="Brandon.Chasco" w:date="2020-05-05T09:13:00Z">
          <w:pPr>
            <w:pStyle w:val="Bibliography"/>
          </w:pPr>
        </w:pPrChange>
      </w:pPr>
      <w:r w:rsidRPr="00CE148C">
        <w:t xml:space="preserve">17. </w:t>
      </w:r>
      <w:r w:rsidRPr="00CE148C">
        <w:tab/>
        <w:t xml:space="preserve">Burke BJ, Peterson WT, Beckman BR, Morgan C, Daly EA, Litz M. Multivariate models of adult Pacific salmon returns. PloS one. 2013;8. </w:t>
      </w:r>
    </w:p>
    <w:p w14:paraId="59F7DD6C" w14:textId="77777777" w:rsidR="00CE148C" w:rsidRPr="00CE148C" w:rsidRDefault="00CE148C" w:rsidP="00127BF1">
      <w:pPr>
        <w:pStyle w:val="Bibliography"/>
        <w:spacing w:line="480" w:lineRule="auto"/>
        <w:pPrChange w:id="36" w:author="Brandon.Chasco" w:date="2020-05-05T09:13:00Z">
          <w:pPr>
            <w:pStyle w:val="Bibliography"/>
          </w:pPr>
        </w:pPrChange>
      </w:pPr>
      <w:r w:rsidRPr="00CE148C">
        <w:t xml:space="preserve">18. </w:t>
      </w:r>
      <w:r w:rsidRPr="00CE148C">
        <w:tab/>
        <w:t xml:space="preserve">Peterson WT, Fisher JL, Peterson JO, Morgan CA, Burke BJ, Fresh KL. Applied fisheries oceanography: Ecosystem indicators of ocean conditions inform fisheries management in the California Current. Oceanography. 2014;27: 80–89. </w:t>
      </w:r>
    </w:p>
    <w:p w14:paraId="14F65E5D" w14:textId="77777777" w:rsidR="00CE148C" w:rsidRPr="00CE148C" w:rsidRDefault="00CE148C" w:rsidP="00127BF1">
      <w:pPr>
        <w:pStyle w:val="Bibliography"/>
        <w:spacing w:line="480" w:lineRule="auto"/>
        <w:pPrChange w:id="37" w:author="Brandon.Chasco" w:date="2020-05-05T09:13:00Z">
          <w:pPr>
            <w:pStyle w:val="Bibliography"/>
          </w:pPr>
        </w:pPrChange>
      </w:pPr>
      <w:r w:rsidRPr="00CE148C">
        <w:t xml:space="preserve">19. </w:t>
      </w:r>
      <w:r w:rsidRPr="00CE148C">
        <w:tab/>
        <w:t xml:space="preserve">Kristensen K, Nielsen A, Berg CW, Skaug H, Bell B. TMB: automatic differentiation and Laplace approximation. arXiv preprint arXiv:150900660. 2015. </w:t>
      </w:r>
    </w:p>
    <w:p w14:paraId="4A8EDF5D" w14:textId="77777777" w:rsidR="00CE148C" w:rsidRPr="00CE148C" w:rsidRDefault="00CE148C" w:rsidP="00127BF1">
      <w:pPr>
        <w:pStyle w:val="Bibliography"/>
        <w:spacing w:line="480" w:lineRule="auto"/>
        <w:pPrChange w:id="38" w:author="Brandon.Chasco" w:date="2020-05-05T09:13:00Z">
          <w:pPr>
            <w:pStyle w:val="Bibliography"/>
          </w:pPr>
        </w:pPrChange>
      </w:pPr>
      <w:r w:rsidRPr="00CE148C">
        <w:t xml:space="preserve">20. </w:t>
      </w:r>
      <w:r w:rsidRPr="00CE148C">
        <w:tab/>
        <w:t xml:space="preserve">Team RC. R: A language and environment for statistical computing. 2013. </w:t>
      </w:r>
    </w:p>
    <w:p w14:paraId="661BDADC" w14:textId="77777777" w:rsidR="00CE148C" w:rsidRPr="00CE148C" w:rsidRDefault="00CE148C" w:rsidP="00127BF1">
      <w:pPr>
        <w:pStyle w:val="Bibliography"/>
        <w:spacing w:line="480" w:lineRule="auto"/>
        <w:pPrChange w:id="39" w:author="Brandon.Chasco" w:date="2020-05-05T09:13:00Z">
          <w:pPr>
            <w:pStyle w:val="Bibliography"/>
          </w:pPr>
        </w:pPrChange>
      </w:pPr>
      <w:r w:rsidRPr="00CE148C">
        <w:t xml:space="preserve">21. </w:t>
      </w:r>
      <w:r w:rsidRPr="00CE148C">
        <w:tab/>
        <w:t xml:space="preserve">Akaike H. A new look at the statistical model identification. IEEE transactions on automatic control. 1974;19: 716–723. </w:t>
      </w:r>
    </w:p>
    <w:p w14:paraId="55A80F39" w14:textId="77777777" w:rsidR="00CE148C" w:rsidRPr="00CE148C" w:rsidRDefault="00CE148C" w:rsidP="00127BF1">
      <w:pPr>
        <w:pStyle w:val="Bibliography"/>
        <w:spacing w:line="480" w:lineRule="auto"/>
        <w:pPrChange w:id="40" w:author="Brandon.Chasco" w:date="2020-05-05T09:13:00Z">
          <w:pPr>
            <w:pStyle w:val="Bibliography"/>
          </w:pPr>
        </w:pPrChange>
      </w:pPr>
      <w:r w:rsidRPr="00CE148C">
        <w:lastRenderedPageBreak/>
        <w:t xml:space="preserve">22. </w:t>
      </w:r>
      <w:r w:rsidRPr="00CE148C">
        <w:tab/>
        <w:t xml:space="preserve">Robin X, Turck N, Hainard A, Tiberti N, Lisacek F, Sanchez J-C, et al. Package ‘pROC.’ 2012-09-10 09: 34; 2020. </w:t>
      </w:r>
    </w:p>
    <w:p w14:paraId="2B5CEDBA" w14:textId="77777777" w:rsidR="00CE148C" w:rsidRPr="00CE148C" w:rsidRDefault="00CE148C" w:rsidP="00127BF1">
      <w:pPr>
        <w:pStyle w:val="Bibliography"/>
        <w:spacing w:line="480" w:lineRule="auto"/>
        <w:pPrChange w:id="41" w:author="Brandon.Chasco" w:date="2020-05-05T09:13:00Z">
          <w:pPr>
            <w:pStyle w:val="Bibliography"/>
          </w:pPr>
        </w:pPrChange>
      </w:pPr>
      <w:r w:rsidRPr="00CE148C">
        <w:t xml:space="preserve">23. </w:t>
      </w:r>
      <w:r w:rsidRPr="00CE148C">
        <w:tab/>
        <w:t xml:space="preserve">Henderson MA, Cass AJ. Effect of smolt size on smolt-to-adult survival for Chilko Lake sockeye salmon (Oncorhynchus nerka). Canadian Journal of Fisheries and Aquatic Sciences. 1991;48: 988–994. </w:t>
      </w:r>
    </w:p>
    <w:p w14:paraId="2718C141" w14:textId="77777777" w:rsidR="00CE148C" w:rsidRPr="00CE148C" w:rsidRDefault="00CE148C" w:rsidP="00127BF1">
      <w:pPr>
        <w:pStyle w:val="Bibliography"/>
        <w:spacing w:line="480" w:lineRule="auto"/>
        <w:pPrChange w:id="42" w:author="Brandon.Chasco" w:date="2020-05-05T09:13:00Z">
          <w:pPr>
            <w:pStyle w:val="Bibliography"/>
          </w:pPr>
        </w:pPrChange>
      </w:pPr>
      <w:r w:rsidRPr="00CE148C">
        <w:t xml:space="preserve">24. </w:t>
      </w:r>
      <w:r w:rsidRPr="00CE148C">
        <w:tab/>
        <w:t xml:space="preserve">Beamish RJ, Mahnken C. A critical size and period hypothesis to explain natural regulation of salmon abundance and the linkage to climate and climate change. Progress in Oceanography. 2001;49: 423–437. </w:t>
      </w:r>
    </w:p>
    <w:p w14:paraId="7BBA956E" w14:textId="77777777" w:rsidR="00CE148C" w:rsidRPr="00CE148C" w:rsidRDefault="00CE148C" w:rsidP="00127BF1">
      <w:pPr>
        <w:pStyle w:val="Bibliography"/>
        <w:spacing w:line="480" w:lineRule="auto"/>
        <w:pPrChange w:id="43" w:author="Brandon.Chasco" w:date="2020-05-05T09:13:00Z">
          <w:pPr>
            <w:pStyle w:val="Bibliography"/>
          </w:pPr>
        </w:pPrChange>
      </w:pPr>
      <w:r w:rsidRPr="00CE148C">
        <w:t xml:space="preserve">25. </w:t>
      </w:r>
      <w:r w:rsidRPr="00CE148C">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40038D5B" w14:textId="77777777" w:rsidR="00CE148C" w:rsidRPr="00CE148C" w:rsidRDefault="00CE148C" w:rsidP="00127BF1">
      <w:pPr>
        <w:pStyle w:val="Bibliography"/>
        <w:spacing w:line="480" w:lineRule="auto"/>
        <w:pPrChange w:id="44" w:author="Brandon.Chasco" w:date="2020-05-05T09:13:00Z">
          <w:pPr>
            <w:pStyle w:val="Bibliography"/>
          </w:pPr>
        </w:pPrChange>
      </w:pPr>
      <w:r w:rsidRPr="00CE148C">
        <w:t xml:space="preserve">26. </w:t>
      </w:r>
      <w:r w:rsidRPr="00CE148C">
        <w:tab/>
        <w:t xml:space="preserve">Keefer ML, Peery CA, Caudill CC. Migration timing of Columbia River spring Chinook salmon: effects of temperature, river discharge, and ocean environment. Transactions of the American Fisheries Society. 2008;137: 1120–1133. </w:t>
      </w:r>
    </w:p>
    <w:p w14:paraId="6352A137" w14:textId="77777777" w:rsidR="00CE148C" w:rsidRPr="00CE148C" w:rsidRDefault="00CE148C" w:rsidP="00127BF1">
      <w:pPr>
        <w:pStyle w:val="Bibliography"/>
        <w:spacing w:line="480" w:lineRule="auto"/>
        <w:pPrChange w:id="45" w:author="Brandon.Chasco" w:date="2020-05-05T09:13:00Z">
          <w:pPr>
            <w:pStyle w:val="Bibliography"/>
          </w:pPr>
        </w:pPrChange>
      </w:pPr>
      <w:r w:rsidRPr="00CE148C">
        <w:t xml:space="preserve">27. </w:t>
      </w:r>
      <w:r w:rsidRPr="00CE148C">
        <w:tab/>
        <w:t xml:space="preserve">Mantua NJ, Hare SR, Zhang Y, Wallace JM, Francis RC. A Pacific interdecadal climate oscillation with impacts on salmon production. Bulletin of the american Meteorological Society. 1997;78: 1069–1080. </w:t>
      </w:r>
    </w:p>
    <w:p w14:paraId="73FFADEB" w14:textId="77777777" w:rsidR="00CE148C" w:rsidRPr="00CE148C" w:rsidRDefault="00CE148C" w:rsidP="00127BF1">
      <w:pPr>
        <w:pStyle w:val="Bibliography"/>
        <w:spacing w:line="480" w:lineRule="auto"/>
        <w:pPrChange w:id="46" w:author="Brandon.Chasco" w:date="2020-05-05T09:13:00Z">
          <w:pPr>
            <w:pStyle w:val="Bibliography"/>
          </w:pPr>
        </w:pPrChange>
      </w:pPr>
      <w:r w:rsidRPr="00CE148C">
        <w:t xml:space="preserve">28. </w:t>
      </w:r>
      <w:r w:rsidRPr="00CE148C">
        <w:tab/>
        <w:t xml:space="preserve">Du X, Peterson WT. Seasonal cycle of phytoplankton community composition in the coastal upwelling system off central Oregon in 2009. Estuaries and coasts. 2014;37: 299–311. </w:t>
      </w:r>
    </w:p>
    <w:p w14:paraId="32C002A3" w14:textId="77777777" w:rsidR="00CE148C" w:rsidRPr="00CE148C" w:rsidRDefault="00CE148C" w:rsidP="00127BF1">
      <w:pPr>
        <w:pStyle w:val="Bibliography"/>
        <w:spacing w:line="480" w:lineRule="auto"/>
        <w:pPrChange w:id="47" w:author="Brandon.Chasco" w:date="2020-05-05T09:13:00Z">
          <w:pPr>
            <w:pStyle w:val="Bibliography"/>
          </w:pPr>
        </w:pPrChange>
      </w:pPr>
      <w:r w:rsidRPr="00CE148C">
        <w:lastRenderedPageBreak/>
        <w:t xml:space="preserve">29. </w:t>
      </w:r>
      <w:r w:rsidRPr="00CE148C">
        <w:tab/>
        <w:t xml:space="preserve">Hooff RC, Peterson WT. Copepod biodiversity as an indicator of changes in ocean and climate conditions of the northern California current ecosystem. Limnology and Oceanography. 2006;51: 2607–2620. </w:t>
      </w:r>
    </w:p>
    <w:p w14:paraId="0B320135" w14:textId="77777777" w:rsidR="00CE148C" w:rsidRPr="00CE148C" w:rsidRDefault="00CE148C" w:rsidP="00127BF1">
      <w:pPr>
        <w:pStyle w:val="Bibliography"/>
        <w:spacing w:line="480" w:lineRule="auto"/>
        <w:pPrChange w:id="48" w:author="Brandon.Chasco" w:date="2020-05-05T09:13:00Z">
          <w:pPr>
            <w:pStyle w:val="Bibliography"/>
          </w:pPr>
        </w:pPrChange>
      </w:pPr>
      <w:r w:rsidRPr="00CE148C">
        <w:t xml:space="preserve">30. </w:t>
      </w:r>
      <w:r w:rsidRPr="00CE148C">
        <w:tab/>
        <w:t xml:space="preserve">Keister JE, Di Lorenzo E, Morgan CA, Combes V, Peterson WT. Zooplankton species composition is linked to ocean transport in the Northern California Current. Global Change Biology. 2011;17: 2498–2511. </w:t>
      </w:r>
    </w:p>
    <w:p w14:paraId="18650780" w14:textId="77777777" w:rsidR="00CE148C" w:rsidRPr="00CE148C" w:rsidRDefault="00CE148C" w:rsidP="00127BF1">
      <w:pPr>
        <w:pStyle w:val="Bibliography"/>
        <w:spacing w:line="480" w:lineRule="auto"/>
        <w:pPrChange w:id="49" w:author="Brandon.Chasco" w:date="2020-05-05T09:13:00Z">
          <w:pPr>
            <w:pStyle w:val="Bibliography"/>
          </w:pPr>
        </w:pPrChange>
      </w:pPr>
      <w:r w:rsidRPr="00CE148C">
        <w:t xml:space="preserve">31. </w:t>
      </w:r>
      <w:r w:rsidRPr="00CE148C">
        <w:tab/>
        <w:t xml:space="preserve">Spence BC, Dick EJ. Geographic variation in environmental factors regulating outmigration timing of coho salmon (Oncorhynchus kisutch) smolts. Canadian journal of fisheries and aquatic sciences. 2014;71: 56–69. </w:t>
      </w:r>
    </w:p>
    <w:p w14:paraId="76DD8AA5" w14:textId="77777777" w:rsidR="00CE148C" w:rsidRPr="00CE148C" w:rsidRDefault="00CE148C" w:rsidP="00127BF1">
      <w:pPr>
        <w:pStyle w:val="Bibliography"/>
        <w:spacing w:line="480" w:lineRule="auto"/>
        <w:pPrChange w:id="50" w:author="Brandon.Chasco" w:date="2020-05-05T09:13:00Z">
          <w:pPr>
            <w:pStyle w:val="Bibliography"/>
          </w:pPr>
        </w:pPrChange>
      </w:pPr>
      <w:r w:rsidRPr="00CE148C">
        <w:t xml:space="preserve">32. </w:t>
      </w:r>
      <w:r w:rsidRPr="00CE148C">
        <w:tab/>
        <w:t xml:space="preserve">Schindler DE, Hilborn R, Chasco B, Boatright CP, Quinn TP, Rogers LA, et al. Population diversity and the portfolio effect in an exploited species. Nature. 2010;465: 609–612. </w:t>
      </w:r>
    </w:p>
    <w:p w14:paraId="2C1CD148" w14:textId="77777777" w:rsidR="00CE148C" w:rsidRPr="00CE148C" w:rsidRDefault="00CE148C" w:rsidP="00127BF1">
      <w:pPr>
        <w:pStyle w:val="Bibliography"/>
        <w:spacing w:line="480" w:lineRule="auto"/>
        <w:pPrChange w:id="51" w:author="Brandon.Chasco" w:date="2020-05-05T09:13:00Z">
          <w:pPr>
            <w:pStyle w:val="Bibliography"/>
          </w:pPr>
        </w:pPrChange>
      </w:pPr>
      <w:r w:rsidRPr="00CE148C">
        <w:t xml:space="preserve">33. </w:t>
      </w:r>
      <w:r w:rsidRPr="00CE148C">
        <w:tab/>
        <w:t xml:space="preserve">Griffiths JR, Schindler DE, Armstrong JB, Scheuerell MD, Whited DC, Clark RA, et al. Performance of salmon fishery portfolios across western N orth A merica. Journal of Applied Ecology. 2014;51: 1554–1563. </w:t>
      </w:r>
    </w:p>
    <w:p w14:paraId="68957C03" w14:textId="77777777" w:rsidR="00CE148C" w:rsidRPr="00CE148C" w:rsidRDefault="00CE148C" w:rsidP="00127BF1">
      <w:pPr>
        <w:pStyle w:val="Bibliography"/>
        <w:spacing w:line="480" w:lineRule="auto"/>
        <w:pPrChange w:id="52" w:author="Brandon.Chasco" w:date="2020-05-05T09:13:00Z">
          <w:pPr>
            <w:pStyle w:val="Bibliography"/>
          </w:pPr>
        </w:pPrChange>
      </w:pPr>
      <w:r w:rsidRPr="00CE148C">
        <w:t xml:space="preserve">34. </w:t>
      </w:r>
      <w:r w:rsidRPr="00CE148C">
        <w:tab/>
        <w:t xml:space="preserve">Crozier LG, Hendry AP, Lawson PW, Quinn TP, Mantua NJ, Battin J, et al. Potential responses to climate change in organisms with complex life histories: evolution and plasticity in Pacific salmon. Evolutionary Applications. 2008;1: 252–270. </w:t>
      </w:r>
    </w:p>
    <w:p w14:paraId="49C37C85" w14:textId="77777777" w:rsidR="00CE148C" w:rsidRPr="00CE148C" w:rsidRDefault="00CE148C" w:rsidP="00127BF1">
      <w:pPr>
        <w:pStyle w:val="Bibliography"/>
        <w:spacing w:line="480" w:lineRule="auto"/>
        <w:pPrChange w:id="53" w:author="Brandon.Chasco" w:date="2020-05-05T09:13:00Z">
          <w:pPr>
            <w:pStyle w:val="Bibliography"/>
          </w:pPr>
        </w:pPrChange>
      </w:pPr>
      <w:r w:rsidRPr="00CE148C">
        <w:t xml:space="preserve">35. </w:t>
      </w:r>
      <w:r w:rsidRPr="00CE148C">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6B8CD6B3" w14:textId="77777777" w:rsidR="00CE148C" w:rsidRPr="00CE148C" w:rsidRDefault="00CE148C" w:rsidP="00127BF1">
      <w:pPr>
        <w:pStyle w:val="Bibliography"/>
        <w:spacing w:line="480" w:lineRule="auto"/>
        <w:pPrChange w:id="54" w:author="Brandon.Chasco" w:date="2020-05-05T09:13:00Z">
          <w:pPr>
            <w:pStyle w:val="Bibliography"/>
          </w:pPr>
        </w:pPrChange>
      </w:pPr>
      <w:r w:rsidRPr="00CE148C">
        <w:lastRenderedPageBreak/>
        <w:t xml:space="preserve">36. </w:t>
      </w:r>
      <w:r w:rsidRPr="00CE148C">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15158FCF" w14:textId="77777777" w:rsidR="00CE148C" w:rsidRPr="00CE148C" w:rsidRDefault="00CE148C" w:rsidP="00127BF1">
      <w:pPr>
        <w:pStyle w:val="Bibliography"/>
        <w:spacing w:line="480" w:lineRule="auto"/>
        <w:pPrChange w:id="55" w:author="Brandon.Chasco" w:date="2020-05-05T09:13:00Z">
          <w:pPr>
            <w:pStyle w:val="Bibliography"/>
          </w:pPr>
        </w:pPrChange>
      </w:pPr>
      <w:r w:rsidRPr="00CE148C">
        <w:t xml:space="preserve">37. </w:t>
      </w:r>
      <w:r w:rsidRPr="00CE148C">
        <w:tab/>
        <w:t xml:space="preserve">Litzow MA, Hunsicker ME, Bond NA, Burke BJ, Cunningham CJ, Gosselin JL, et al. The changing physical and ecological meanings of North Pacific Ocean climate indices. Proceedings of the National Academy of Sciences. 2020;117: 7665–7671. </w:t>
      </w:r>
    </w:p>
    <w:p w14:paraId="773AB88F" w14:textId="77777777" w:rsidR="00CE148C" w:rsidRPr="00CE148C" w:rsidRDefault="00CE148C" w:rsidP="00127BF1">
      <w:pPr>
        <w:pStyle w:val="Bibliography"/>
        <w:spacing w:line="480" w:lineRule="auto"/>
        <w:pPrChange w:id="56" w:author="Brandon.Chasco" w:date="2020-05-05T09:13:00Z">
          <w:pPr>
            <w:pStyle w:val="Bibliography"/>
          </w:pPr>
        </w:pPrChange>
      </w:pPr>
      <w:r w:rsidRPr="00CE148C">
        <w:t xml:space="preserve">38. </w:t>
      </w:r>
      <w:r w:rsidRPr="00CE148C">
        <w:tab/>
        <w:t xml:space="preserve">Hollowed AB, Bax N, Beamish R, Collie J, Fogarty M, Livingston P, et al. Are multispecies models an improvement on single-species models for measuring fishing impacts on marine ecosystems? ICES Journal of Marine Science. 2000;57: 707–719. </w:t>
      </w:r>
    </w:p>
    <w:p w14:paraId="22C74747" w14:textId="77777777" w:rsidR="00CE148C" w:rsidRPr="00CE148C" w:rsidRDefault="00CE148C" w:rsidP="00127BF1">
      <w:pPr>
        <w:pStyle w:val="Bibliography"/>
        <w:spacing w:line="480" w:lineRule="auto"/>
        <w:pPrChange w:id="57" w:author="Brandon.Chasco" w:date="2020-05-05T09:13:00Z">
          <w:pPr>
            <w:pStyle w:val="Bibliography"/>
          </w:pPr>
        </w:pPrChange>
      </w:pPr>
      <w:r w:rsidRPr="00CE148C">
        <w:t xml:space="preserve">39. </w:t>
      </w:r>
      <w:r w:rsidRPr="00CE148C">
        <w:tab/>
        <w:t xml:space="preserve">Fulton EA, Link JS, Kaplan IC, Savina-Rolland M, Johnson P, Ainsworth C, et al. Lessons in modelling and management of marine ecosystems: the Atlantis experience. Fish and Fisheries. 2011;12: 171–188. </w:t>
      </w:r>
    </w:p>
    <w:p w14:paraId="5206360D" w14:textId="77777777" w:rsidR="00CE148C" w:rsidRPr="00CE148C" w:rsidRDefault="00CE148C" w:rsidP="00127BF1">
      <w:pPr>
        <w:pStyle w:val="Bibliography"/>
        <w:spacing w:line="480" w:lineRule="auto"/>
        <w:pPrChange w:id="58" w:author="Brandon.Chasco" w:date="2020-05-05T09:13:00Z">
          <w:pPr>
            <w:pStyle w:val="Bibliography"/>
          </w:pPr>
        </w:pPrChange>
      </w:pPr>
      <w:r w:rsidRPr="00CE148C">
        <w:t xml:space="preserve">40. </w:t>
      </w:r>
      <w:r w:rsidRPr="00CE148C">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53546098" w14:textId="77777777" w:rsidR="00CE148C" w:rsidRPr="00CE148C" w:rsidRDefault="00CE148C" w:rsidP="00127BF1">
      <w:pPr>
        <w:pStyle w:val="Bibliography"/>
        <w:spacing w:line="480" w:lineRule="auto"/>
        <w:pPrChange w:id="59" w:author="Brandon.Chasco" w:date="2020-05-05T09:13:00Z">
          <w:pPr>
            <w:pStyle w:val="Bibliography"/>
          </w:pPr>
        </w:pPrChange>
      </w:pPr>
      <w:r w:rsidRPr="00CE148C">
        <w:t xml:space="preserve">41. </w:t>
      </w:r>
      <w:r w:rsidRPr="00CE148C">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670A992F" w14:textId="77777777" w:rsidR="00CE148C" w:rsidRPr="00CE148C" w:rsidRDefault="00CE148C" w:rsidP="00127BF1">
      <w:pPr>
        <w:pStyle w:val="Bibliography"/>
        <w:spacing w:line="480" w:lineRule="auto"/>
        <w:pPrChange w:id="60" w:author="Brandon.Chasco" w:date="2020-05-05T09:13:00Z">
          <w:pPr>
            <w:pStyle w:val="Bibliography"/>
          </w:pPr>
        </w:pPrChange>
      </w:pPr>
      <w:r w:rsidRPr="00CE148C">
        <w:lastRenderedPageBreak/>
        <w:t xml:space="preserve">42. </w:t>
      </w:r>
      <w:r w:rsidRPr="00CE148C">
        <w:tab/>
        <w:t xml:space="preserve">Miller JA, Teel DJ, Peterson WT, Baptista AM. Assessing the relative importance of local and regional processes on the survival of a threatened salmon population. PLoS One. 2014;9. </w:t>
      </w:r>
    </w:p>
    <w:p w14:paraId="1CA3847B" w14:textId="77777777" w:rsidR="00CE148C" w:rsidRPr="00CE148C" w:rsidRDefault="00CE148C" w:rsidP="00127BF1">
      <w:pPr>
        <w:pStyle w:val="Bibliography"/>
        <w:spacing w:line="480" w:lineRule="auto"/>
        <w:pPrChange w:id="61" w:author="Brandon.Chasco" w:date="2020-05-05T09:13:00Z">
          <w:pPr>
            <w:pStyle w:val="Bibliography"/>
          </w:pPr>
        </w:pPrChange>
      </w:pPr>
      <w:r w:rsidRPr="00CE148C">
        <w:t xml:space="preserve">43. </w:t>
      </w:r>
      <w:r w:rsidRPr="00CE148C">
        <w:tab/>
        <w:t xml:space="preserve">NMFS M. Endangered Species Act (ESA) Section 7 (a)(2) Biological Opinion and Magnuson-Stevens Fishery Conservation and Management Act Essential Fish Habitat (EFH) Consultation. 2019. </w:t>
      </w:r>
    </w:p>
    <w:p w14:paraId="481E2572" w14:textId="77777777" w:rsidR="00CE148C" w:rsidRPr="00CE148C" w:rsidRDefault="00CE148C" w:rsidP="00127BF1">
      <w:pPr>
        <w:pStyle w:val="Bibliography"/>
        <w:spacing w:line="480" w:lineRule="auto"/>
        <w:pPrChange w:id="62" w:author="Brandon.Chasco" w:date="2020-05-05T09:13:00Z">
          <w:pPr>
            <w:pStyle w:val="Bibliography"/>
          </w:pPr>
        </w:pPrChange>
      </w:pPr>
      <w:r w:rsidRPr="00CE148C">
        <w:t xml:space="preserve">44. </w:t>
      </w:r>
      <w:r w:rsidRPr="00CE148C">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478F5A2F" w14:textId="77777777" w:rsidR="00CE148C" w:rsidRPr="00CE148C" w:rsidRDefault="00CE148C" w:rsidP="00127BF1">
      <w:pPr>
        <w:pStyle w:val="Bibliography"/>
        <w:spacing w:line="480" w:lineRule="auto"/>
        <w:pPrChange w:id="63" w:author="Brandon.Chasco" w:date="2020-05-05T09:13:00Z">
          <w:pPr>
            <w:pStyle w:val="Bibliography"/>
          </w:pPr>
        </w:pPrChange>
      </w:pPr>
      <w:r w:rsidRPr="00CE148C">
        <w:t xml:space="preserve">45. </w:t>
      </w:r>
      <w:r w:rsidRPr="00CE148C">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127BF1">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6B8D84BB" w:rsidR="00B11759" w:rsidRPr="00127BF1" w:rsidRDefault="00532405" w:rsidP="00127BF1">
      <w:pPr>
        <w:pStyle w:val="Caption"/>
      </w:pPr>
      <w:r>
        <w:t xml:space="preserve">Figure </w:t>
      </w:r>
      <w:fldSimple w:instr=" SEQ Figure \* ARABIC ">
        <w:r w:rsidR="00127BF1">
          <w:rPr>
            <w:noProof/>
          </w:rPr>
          <w:t>1</w:t>
        </w:r>
      </w:fldSimple>
      <w:r>
        <w:t xml:space="preserve">. </w:t>
      </w:r>
      <w:r w:rsidR="0086311F" w:rsidRPr="00B166D4">
        <w:t xml:space="preserve">Environmental effects on survival of wild (upper panel) and hatchery (lower panel) spring/summer Chinook salmon based on the model fit to the observed data as selected by AIC (see </w:t>
      </w:r>
      <w:r w:rsidR="00127BF1">
        <w:fldChar w:fldCharType="begin"/>
      </w:r>
      <w:r w:rsidR="00127BF1">
        <w:instrText xml:space="preserve"> REF _Ref39562312 \h </w:instrText>
      </w:r>
      <w:r w:rsidR="00127BF1">
        <w:fldChar w:fldCharType="separate"/>
      </w:r>
      <w:r w:rsidR="00127BF1">
        <w:t xml:space="preserve">Table </w:t>
      </w:r>
      <w:r w:rsidR="00127BF1">
        <w:rPr>
          <w:noProof/>
        </w:rPr>
        <w:t>4</w:t>
      </w:r>
      <w:r w:rsidR="00127BF1">
        <w:fldChar w:fldCharType="end"/>
      </w:r>
      <w:r w:rsidR="0086311F" w:rsidRPr="00B166D4">
        <w:t xml:space="preserve"> for summary of best fit models).</w:t>
      </w:r>
    </w:p>
    <w:p w14:paraId="2F6B26C9" w14:textId="58F2B977" w:rsidR="00B11759" w:rsidRPr="00B166D4" w:rsidRDefault="00532405" w:rsidP="00127BF1">
      <w:pPr>
        <w:pStyle w:val="Caption"/>
        <w:rPr>
          <w:b/>
        </w:rPr>
      </w:pPr>
      <w:r>
        <w:t xml:space="preserve">Figure </w:t>
      </w:r>
      <w:fldSimple w:instr=" SEQ Figure \* ARABIC ">
        <w:r w:rsidR="00127BF1">
          <w:rPr>
            <w:noProof/>
          </w:rPr>
          <w:t>2</w:t>
        </w:r>
      </w:fldSimple>
      <w:r>
        <w:t xml:space="preserve">. </w:t>
      </w:r>
      <w:r w:rsidR="0086311F" w:rsidRPr="00B166D4">
        <w:t xml:space="preserve">Relative importance of the different marine covariates for predicting the marine survival of hatchery (left column) and wild (right column) spring/summer Chinook salmon, where the aggregated weight of a covariate </w:t>
      </w:r>
      <w:r w:rsidR="0086311F" w:rsidRPr="006226B0">
        <w:t xml:space="preserve">c </w:t>
      </w:r>
      <w:r w:rsidR="0086311F" w:rsidRPr="00B166D4">
        <w:t xml:space="preserve">is equal to the sum of the AIC weights for all </w:t>
      </w:r>
      <w:r w:rsidR="0086311F" w:rsidRPr="006226B0">
        <w:t xml:space="preserve">m </w:t>
      </w:r>
      <w:r w:rsidR="0086311F" w:rsidRPr="00B166D4">
        <w:t xml:space="preserve">models containing covariate </w:t>
      </w:r>
      <w:r w:rsidR="0086311F" w:rsidRPr="006226B0">
        <w:t>c</w:t>
      </w:r>
      <w:r w:rsidR="0086311F" w:rsidRPr="00B166D4">
        <w:t xml:space="preserve">, divided by the total weight across all </w:t>
      </w:r>
      <w:r w:rsidR="0086311F" w:rsidRPr="006226B0">
        <w:t xml:space="preserve">m </w:t>
      </w:r>
      <w:r w:rsidR="0086311F"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t>. The “blank” environmental variable is for models with no environmental predictors.</w:t>
      </w:r>
    </w:p>
    <w:p w14:paraId="3CBBC270" w14:textId="72C1E005" w:rsidR="00B11759" w:rsidRDefault="00532405" w:rsidP="00127BF1">
      <w:pPr>
        <w:pStyle w:val="Caption"/>
        <w:rPr>
          <w:color w:val="000000"/>
        </w:rPr>
      </w:pPr>
      <w:r>
        <w:t xml:space="preserve">Figure </w:t>
      </w:r>
      <w:fldSimple w:instr=" SEQ Figure \* ARABIC ">
        <w:r w:rsidR="00127BF1">
          <w:rPr>
            <w:noProof/>
          </w:rPr>
          <w:t>3</w:t>
        </w:r>
      </w:fldSimple>
      <w:r>
        <w:t>.</w:t>
      </w:r>
      <w:r>
        <w:t xml:space="preserve"> </w:t>
      </w:r>
      <w:r w:rsidR="0086311F" w:rsidRPr="00B166D4">
        <w:rPr>
          <w:color w:val="000000"/>
        </w:rPr>
        <w:t xml:space="preserve">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w:t>
      </w:r>
    </w:p>
    <w:p w14:paraId="0A1F1F3A" w14:textId="04F458D3" w:rsidR="00B11759" w:rsidRPr="00B166D4" w:rsidRDefault="00532405" w:rsidP="00127BF1">
      <w:pPr>
        <w:pStyle w:val="Caption"/>
        <w:rPr>
          <w:color w:val="000000"/>
        </w:rPr>
      </w:pPr>
      <w:r>
        <w:t xml:space="preserve">Figure </w:t>
      </w:r>
      <w:fldSimple w:instr=" SEQ Figure \* ARABIC ">
        <w:r w:rsidR="00127BF1">
          <w:rPr>
            <w:noProof/>
          </w:rPr>
          <w:t>4</w:t>
        </w:r>
      </w:fldSimple>
      <w:r>
        <w:t>.</w:t>
      </w:r>
      <w:r w:rsidR="0086311F"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w:t>
      </w:r>
      <w:r w:rsidR="0086311F" w:rsidRPr="00B166D4">
        <w:rPr>
          <w:color w:val="000000"/>
        </w:rPr>
        <w:lastRenderedPageBreak/>
        <w:t xml:space="preserve">panel. To maintain the readability of individual panels, mean observed survivals greater than 0.2 are not plotted. </w:t>
      </w:r>
    </w:p>
    <w:p w14:paraId="66FDB40F" w14:textId="2F29FD6F" w:rsidR="00B11759" w:rsidRDefault="00127BF1" w:rsidP="00127BF1">
      <w:pPr>
        <w:pStyle w:val="Caption"/>
      </w:pPr>
      <w:r>
        <w:t xml:space="preserve">Figure </w:t>
      </w:r>
      <w:fldSimple w:instr=" SEQ Figure \* ARABIC ">
        <w:r>
          <w:rPr>
            <w:noProof/>
          </w:rPr>
          <w:t>5</w:t>
        </w:r>
      </w:fldSimple>
      <w:r>
        <w:t xml:space="preserve">. </w:t>
      </w:r>
      <w:r w:rsidR="00532405">
        <w:t xml:space="preserve">Figure </w:t>
      </w:r>
      <w:r w:rsidR="0086311F" w:rsidRPr="00B166D4">
        <w:t xml:space="preserve">Predicted </w:t>
      </w:r>
      <w:proofErr w:type="spellStart"/>
      <w:r w:rsidR="0086311F" w:rsidRPr="00B166D4">
        <w:t>smolt</w:t>
      </w:r>
      <w:proofErr w:type="spellEnd"/>
      <w:r w:rsidR="0086311F" w:rsidRPr="00B166D4">
        <w:t xml:space="preserve">-to-adult survival by day for hatchery (red) and wild (blue) spring/summer Chinook salmon (upper panel) for best fit models for each rear type that include both day and day/year interactions (see </w:t>
      </w:r>
      <w:r>
        <w:fldChar w:fldCharType="begin"/>
      </w:r>
      <w:r>
        <w:instrText xml:space="preserve"> REF _Ref39562312 \h </w:instrText>
      </w:r>
      <w:r>
        <w:fldChar w:fldCharType="separate"/>
      </w:r>
      <w:r>
        <w:t xml:space="preserve">Table </w:t>
      </w:r>
      <w:r>
        <w:rPr>
          <w:noProof/>
        </w:rPr>
        <w:t>4</w:t>
      </w:r>
      <w:r>
        <w:fldChar w:fldCharType="end"/>
      </w:r>
      <w:r w:rsidR="0086311F" w:rsidRPr="00B166D4">
        <w:t xml:space="preserve">). Lines represent expected survivals and shaded regions represent 95% credible intervals. Average daily proportion (across all years) of </w:t>
      </w:r>
      <w:proofErr w:type="spellStart"/>
      <w:r w:rsidR="0086311F" w:rsidRPr="00B166D4">
        <w:t>smolts</w:t>
      </w:r>
      <w:proofErr w:type="spellEnd"/>
      <w:r w:rsidR="0086311F" w:rsidRPr="00B166D4">
        <w:t xml:space="preserve"> arriving to and migrating </w:t>
      </w:r>
      <w:proofErr w:type="gramStart"/>
      <w:r w:rsidR="0086311F" w:rsidRPr="00B166D4">
        <w:t>past  Bonneville</w:t>
      </w:r>
      <w:proofErr w:type="gramEnd"/>
      <w:r w:rsidR="0086311F" w:rsidRPr="00B166D4">
        <w:t xml:space="preserve"> Dam (2000 to 2015) (lower panel).</w:t>
      </w:r>
    </w:p>
    <w:p w14:paraId="2DF181EF" w14:textId="25CB0AD9" w:rsidR="00B11759" w:rsidRPr="00B166D4" w:rsidRDefault="00127BF1" w:rsidP="00127BF1">
      <w:pPr>
        <w:pStyle w:val="Caption"/>
        <w:rPr>
          <w:b/>
        </w:rPr>
      </w:pPr>
      <w:r>
        <w:t xml:space="preserve">Figure </w:t>
      </w:r>
      <w:fldSimple w:instr=" SEQ Figure \* ARABIC ">
        <w:r>
          <w:rPr>
            <w:noProof/>
          </w:rPr>
          <w:t>6</w:t>
        </w:r>
      </w:fldSimple>
      <w:r>
        <w:t xml:space="preserve">. </w:t>
      </w:r>
      <w:r w:rsidR="0086311F" w:rsidRPr="00B166D4">
        <w:t xml:space="preserve">Observed (points) and estimated (line) annual survival with 95% credible intervals (polygons) for hatchery (red) and wild (blue) spring/summer Chinook salmon from 2000 through 2015. </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49D58832" w14:textId="78EC5CC5" w:rsidR="00127BF1" w:rsidRDefault="00127BF1" w:rsidP="00127BF1">
      <w:pPr>
        <w:pStyle w:val="Caption"/>
        <w:keepNext/>
      </w:pPr>
      <w:r>
        <w:t xml:space="preserve">Table </w:t>
      </w:r>
      <w:fldSimple w:instr=" SEQ Table \* ARABIC ">
        <w:r>
          <w:rPr>
            <w:noProof/>
          </w:rPr>
          <w:t>1</w:t>
        </w:r>
      </w:fldSimple>
      <w:r>
        <w:t xml:space="preserve">. </w:t>
      </w:r>
      <w:r w:rsidR="0086311F" w:rsidRPr="00B166D4">
        <w:t>Sample size of hatchery and wild juvenile Chinook salmon from different watersheds within the Snake River Basin.</w:t>
      </w:r>
    </w:p>
    <w:p w14:paraId="251886FE" w14:textId="7F30CAC9" w:rsidR="00B11759" w:rsidRDefault="00127BF1">
      <w:r>
        <w:t xml:space="preserve">Table </w:t>
      </w:r>
      <w:fldSimple w:instr=" SEQ Table \* ARABIC ">
        <w:r>
          <w:rPr>
            <w:noProof/>
          </w:rPr>
          <w:t>2</w:t>
        </w:r>
      </w:fldSimple>
      <w:r>
        <w:t xml:space="preserve">. </w:t>
      </w:r>
      <w:r w:rsidR="0086311F" w:rsidRPr="00B166D4">
        <w:t xml:space="preserve"> Description of the environmental variable names, the years of available data, and the </w:t>
      </w:r>
      <w:r w:rsidR="0086311F" w:rsidRPr="00532405">
        <w:t>website location of the data.</w:t>
      </w:r>
    </w:p>
    <w:p w14:paraId="38FF7ECA" w14:textId="78D0F5D6" w:rsidR="00B11759" w:rsidRDefault="00127BF1" w:rsidP="00127BF1">
      <w:pPr>
        <w:pStyle w:val="Caption"/>
        <w:rPr>
          <w:color w:val="000000"/>
        </w:rPr>
      </w:pPr>
      <w:r>
        <w:t xml:space="preserve">Table </w:t>
      </w:r>
      <w:fldSimple w:instr=" SEQ Table \* ARABIC ">
        <w:r>
          <w:rPr>
            <w:noProof/>
          </w:rPr>
          <w:t>3</w:t>
        </w:r>
      </w:fldSimple>
      <w:r>
        <w:t>.</w:t>
      </w:r>
      <w:r w:rsidR="0086311F" w:rsidRPr="00B166D4">
        <w:rPr>
          <w:color w:val="000000"/>
        </w:rPr>
        <w:t xml:space="preserve"> List of data types, subscripts, parameters (i.e., fixed effects), and random effects used to model the </w:t>
      </w:r>
      <w:proofErr w:type="spellStart"/>
      <w:r w:rsidR="0086311F" w:rsidRPr="00B166D4">
        <w:rPr>
          <w:color w:val="000000"/>
        </w:rPr>
        <w:t>smolt</w:t>
      </w:r>
      <w:proofErr w:type="spellEnd"/>
      <w:r w:rsidR="0086311F" w:rsidRPr="00B166D4">
        <w:rPr>
          <w:color w:val="000000"/>
        </w:rPr>
        <w:t xml:space="preserve"> to adult survival of spring/summer Chinook salmon originating from the Snake River Basin.</w:t>
      </w:r>
    </w:p>
    <w:p w14:paraId="3CAFCDEB" w14:textId="5B4E286B" w:rsidR="00B11759" w:rsidRPr="00B166D4" w:rsidRDefault="00127BF1" w:rsidP="00127BF1">
      <w:pPr>
        <w:pStyle w:val="Caption"/>
        <w:rPr>
          <w:b/>
        </w:rPr>
      </w:pPr>
      <w:bookmarkStart w:id="64" w:name="_Ref39562312"/>
      <w:r>
        <w:t xml:space="preserve">Table </w:t>
      </w:r>
      <w:fldSimple w:instr=" SEQ Table \* ARABIC ">
        <w:r>
          <w:rPr>
            <w:noProof/>
          </w:rPr>
          <w:t>4</w:t>
        </w:r>
      </w:fldSimple>
      <w:bookmarkEnd w:id="64"/>
      <w:r>
        <w:t>.</w:t>
      </w:r>
      <w:r w:rsidR="0086311F"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p>
    <w:p w14:paraId="3F7B9599" w14:textId="0A0EE9C5" w:rsidR="00B11759" w:rsidRPr="00B166D4" w:rsidRDefault="00127BF1" w:rsidP="00127BF1">
      <w:pPr>
        <w:pStyle w:val="Caption"/>
        <w:rPr>
          <w:b/>
        </w:rPr>
      </w:pPr>
      <w:r>
        <w:t xml:space="preserve">Table </w:t>
      </w:r>
      <w:fldSimple w:instr=" SEQ Table \* ARABIC ">
        <w:r>
          <w:rPr>
            <w:noProof/>
          </w:rPr>
          <w:t>5</w:t>
        </w:r>
      </w:fldSimple>
      <w:r>
        <w:t>.</w:t>
      </w:r>
      <w:r w:rsidR="0086311F" w:rsidRPr="00B166D4">
        <w:t xml:space="preserve"> Estimated fixed effects for the model with lowest marginal AIC values for wild spring/summer Chinook salmon, and the models with the lowest marginal AIC for hatchery fish with and without a random day effect included (N.E. means not estimated). </w:t>
      </w:r>
      <w:del w:id="65" w:author="Brandon.Chasco" w:date="2020-05-05T09:13:00Z">
        <w:r w:rsidR="0086311F" w:rsidRPr="006226B0" w:rsidDel="00127BF1">
          <w:delText>table_bestFitModel.r</w:delText>
        </w:r>
      </w:del>
    </w:p>
    <w:p w14:paraId="0326F7A3" w14:textId="7ECEE378" w:rsidR="00B11759" w:rsidRPr="00B166D4" w:rsidRDefault="00127BF1" w:rsidP="00127BF1">
      <w:pPr>
        <w:pStyle w:val="Caption"/>
        <w:rPr>
          <w:b/>
        </w:rPr>
      </w:pPr>
      <w:r>
        <w:t xml:space="preserve">Table </w:t>
      </w:r>
      <w:fldSimple w:instr=" SEQ Table \* ARABIC ">
        <w:r>
          <w:rPr>
            <w:noProof/>
          </w:rPr>
          <w:t>6</w:t>
        </w:r>
      </w:fldSimple>
      <w:r>
        <w:t>.</w:t>
      </w:r>
      <w:r w:rsidR="0086311F" w:rsidRPr="00B166D4">
        <w:t xml:space="preserve">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proofErr w:type="gramStart"/>
      <w:r w:rsidR="0086311F" w:rsidRPr="00B166D4">
        <w:t xml:space="preserve"> is -2 times the log-likelihood of model </w:t>
      </w:r>
      <w:r w:rsidR="0086311F" w:rsidRPr="006226B0">
        <w:t>m</w:t>
      </w:r>
      <w:proofErr w:type="gramEnd"/>
      <w:r w:rsidR="0086311F"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t xml:space="preserve"> is -2 times the log-likelihood of the null model. The deviance ratio explains how close the model is to the best model that fits the data exactly.</w:t>
      </w:r>
      <w:r w:rsidR="0086311F"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86411" cy="5486411"/>
                    </a:xfrm>
                    <a:prstGeom prst="rect">
                      <a:avLst/>
                    </a:prstGeom>
                    <a:ln/>
                  </pic:spPr>
                </pic:pic>
              </a:graphicData>
            </a:graphic>
          </wp:inline>
        </w:drawing>
      </w:r>
    </w:p>
    <w:p w14:paraId="03186737" w14:textId="61F96DD9" w:rsidR="00B11759" w:rsidRPr="006226B0" w:rsidRDefault="0086311F">
      <w:pPr>
        <w:pBdr>
          <w:top w:val="nil"/>
          <w:left w:val="nil"/>
          <w:bottom w:val="nil"/>
          <w:right w:val="nil"/>
          <w:between w:val="nil"/>
        </w:pBdr>
        <w:spacing w:after="200"/>
        <w:rPr>
          <w:color w:val="000000"/>
        </w:rPr>
      </w:pPr>
      <w:bookmarkStart w:id="66" w:name="_3j2qqm3" w:colFirst="0" w:colLast="0"/>
      <w:bookmarkEnd w:id="66"/>
      <w:r w:rsidRPr="00B166D4">
        <w:rPr>
          <w:color w:val="000000"/>
        </w:rPr>
        <w:t xml:space="preserve">Figure 1. Environmental effects on survival of wild (upper panel) and hatchery (lower panel) spring/summer Chinook salmon based on the model fit to the observed data as selected by AIC (see </w:t>
      </w:r>
      <w:r w:rsidR="00127BF1">
        <w:fldChar w:fldCharType="begin"/>
      </w:r>
      <w:r w:rsidR="00127BF1">
        <w:instrText xml:space="preserve"> REF _Ref39562312 \h </w:instrText>
      </w:r>
      <w:r w:rsidR="00127BF1">
        <w:fldChar w:fldCharType="separate"/>
      </w:r>
      <w:r w:rsidR="00127BF1">
        <w:t xml:space="preserve">Table </w:t>
      </w:r>
      <w:r w:rsidR="00127BF1">
        <w:rPr>
          <w:noProof/>
        </w:rPr>
        <w:t>4</w:t>
      </w:r>
      <w:r w:rsidR="00127BF1">
        <w:fldChar w:fldCharType="end"/>
      </w:r>
      <w:r w:rsidRPr="00B166D4">
        <w:rPr>
          <w:color w:val="000000"/>
        </w:rPr>
        <w:t xml:space="preserve"> for summary of best fit models). </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5854EA72" w14:textId="7765B6CA" w:rsidR="00B11759" w:rsidRPr="006226B0" w:rsidRDefault="0086311F">
      <w:pPr>
        <w:pBdr>
          <w:top w:val="nil"/>
          <w:left w:val="nil"/>
          <w:bottom w:val="nil"/>
          <w:right w:val="nil"/>
          <w:between w:val="nil"/>
        </w:pBdr>
        <w:spacing w:after="200"/>
        <w:rPr>
          <w:color w:val="000000"/>
        </w:rPr>
      </w:pPr>
      <w:bookmarkStart w:id="67" w:name="_1y810tw" w:colFirst="0" w:colLast="0"/>
      <w:bookmarkEnd w:id="67"/>
      <w:r w:rsidRPr="00B166D4">
        <w:rPr>
          <w:color w:val="000000"/>
        </w:rPr>
        <w:t xml:space="preserve">Figure 2.  Relative importance of the different marine covariates for predicting the marine survival of hatchery (left column) and wild (right column) spring/summer Chinook salmon, where the aggregated weight of a covariate </w:t>
      </w:r>
      <w:r w:rsidRPr="006226B0">
        <w:rPr>
          <w:color w:val="000000"/>
        </w:rPr>
        <w:t xml:space="preserve">c </w:t>
      </w:r>
      <w:r w:rsidRPr="00B166D4">
        <w:rPr>
          <w:color w:val="000000"/>
        </w:rPr>
        <w:t xml:space="preserve">is equal to the sum of the AIC weights for all </w:t>
      </w:r>
      <w:r w:rsidRPr="006226B0">
        <w:rPr>
          <w:color w:val="000000"/>
        </w:rPr>
        <w:t xml:space="preserve">m </w:t>
      </w:r>
      <w:r w:rsidRPr="00B166D4">
        <w:rPr>
          <w:color w:val="000000"/>
        </w:rPr>
        <w:t xml:space="preserve">models containing covariate </w:t>
      </w:r>
      <w:r w:rsidRPr="006226B0">
        <w:rPr>
          <w:color w:val="000000"/>
        </w:rPr>
        <w:t>c</w:t>
      </w:r>
      <w:r w:rsidRPr="00B166D4">
        <w:rPr>
          <w:color w:val="000000"/>
        </w:rPr>
        <w:t xml:space="preserve">, divided by the total weight across all </w:t>
      </w:r>
      <w:r w:rsidRPr="006226B0">
        <w:rPr>
          <w:color w:val="000000"/>
        </w:rPr>
        <w:t xml:space="preserve">m </w:t>
      </w:r>
      <w:r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Pr="00B166D4">
        <w:rPr>
          <w:color w:val="000000"/>
        </w:rPr>
        <w:t>. The “blank” environmental variable is for models with no environmental predictors.</w:t>
      </w:r>
    </w:p>
    <w:p w14:paraId="4CB2F659" w14:textId="77777777" w:rsidR="00B11759" w:rsidRPr="00B166D4" w:rsidRDefault="0086311F">
      <w:pPr>
        <w:spacing w:after="0" w:line="240" w:lineRule="auto"/>
      </w:pPr>
      <w:r w:rsidRPr="00B166D4">
        <w:lastRenderedPageBreak/>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68" w:name="_4i7ojhp" w:colFirst="0" w:colLast="0"/>
      <w:bookmarkEnd w:id="68"/>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9">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69" w:name="_2xcytpi" w:colFirst="0" w:colLast="0"/>
      <w:bookmarkEnd w:id="69"/>
    </w:p>
    <w:p w14:paraId="7E88CFD1" w14:textId="142269CF" w:rsidR="00B11759" w:rsidRPr="00B166D4" w:rsidRDefault="0086311F">
      <w:pPr>
        <w:pBdr>
          <w:top w:val="nil"/>
          <w:left w:val="nil"/>
          <w:bottom w:val="nil"/>
          <w:right w:val="nil"/>
          <w:between w:val="nil"/>
        </w:pBdr>
        <w:spacing w:after="200"/>
        <w:rPr>
          <w:color w:val="000000"/>
        </w:rPr>
      </w:pPr>
      <w:bookmarkStart w:id="70" w:name="_1ci93xb" w:colFirst="0" w:colLast="0"/>
      <w:bookmarkEnd w:id="70"/>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71" w:name="_3whwml4" w:colFirst="0" w:colLast="0"/>
      <w:bookmarkEnd w:id="71"/>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p w14:paraId="4F90E61E" w14:textId="041E9051" w:rsidR="00B11759" w:rsidRPr="006226B0" w:rsidRDefault="0086311F">
      <w:pPr>
        <w:pBdr>
          <w:top w:val="nil"/>
          <w:left w:val="nil"/>
          <w:bottom w:val="nil"/>
          <w:right w:val="nil"/>
          <w:between w:val="nil"/>
        </w:pBdr>
        <w:spacing w:after="200"/>
        <w:rPr>
          <w:color w:val="000000"/>
        </w:rPr>
      </w:pPr>
      <w:bookmarkStart w:id="72" w:name="_2bn6wsx" w:colFirst="0" w:colLast="0"/>
      <w:bookmarkEnd w:id="72"/>
      <w:r w:rsidRPr="00B166D4">
        <w:rPr>
          <w:color w:val="000000"/>
        </w:rPr>
        <w:t xml:space="preserve">Figure 4.  Predicted </w:t>
      </w:r>
      <w:proofErr w:type="spellStart"/>
      <w:r w:rsidRPr="00B166D4">
        <w:rPr>
          <w:color w:val="000000"/>
        </w:rPr>
        <w:t>smolt</w:t>
      </w:r>
      <w:proofErr w:type="spellEnd"/>
      <w:r w:rsidRPr="00B166D4">
        <w:rPr>
          <w:color w:val="000000"/>
        </w:rPr>
        <w:t xml:space="preserve">-to-adult survival by day for hatchery (red) and wild (blue) spring/summer Chinook salmon (upper panel) for best fit models for each rear type that include both day and day/year interactions (see Table 4). Lines represent expected survivals and shaded </w:t>
      </w:r>
      <w:r w:rsidRPr="00B166D4">
        <w:rPr>
          <w:color w:val="000000"/>
        </w:rPr>
        <w:lastRenderedPageBreak/>
        <w:t xml:space="preserve">regions represent 95% credible intervals. Average daily proportion (across all years) of </w:t>
      </w:r>
      <w:proofErr w:type="spellStart"/>
      <w:r w:rsidRPr="00B166D4">
        <w:rPr>
          <w:color w:val="000000"/>
        </w:rPr>
        <w:t>smolts</w:t>
      </w:r>
      <w:proofErr w:type="spellEnd"/>
      <w:r w:rsidRPr="00B166D4">
        <w:rPr>
          <w:color w:val="000000"/>
        </w:rPr>
        <w:t xml:space="preserve"> arriving to and migrating </w:t>
      </w:r>
      <w:proofErr w:type="gramStart"/>
      <w:r w:rsidRPr="00B166D4">
        <w:rPr>
          <w:color w:val="000000"/>
        </w:rPr>
        <w:t>past  Bonneville</w:t>
      </w:r>
      <w:proofErr w:type="gramEnd"/>
      <w:r w:rsidRPr="00B166D4">
        <w:rPr>
          <w:color w:val="000000"/>
        </w:rPr>
        <w:t xml:space="preserve"> Dam (2000 to 2015) (lower panel).</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1">
                      <a:extLst/>
                    </a:blip>
                    <a:stretch>
                      <a:fillRect/>
                    </a:stretch>
                  </pic:blipFill>
                  <pic:spPr>
                    <a:xfrm>
                      <a:off x="0" y="0"/>
                      <a:ext cx="5943600" cy="4457700"/>
                    </a:xfrm>
                    <a:prstGeom prst="rect">
                      <a:avLst/>
                    </a:prstGeom>
                  </pic:spPr>
                </pic:pic>
              </a:graphicData>
            </a:graphic>
          </wp:inline>
        </w:drawing>
      </w:r>
    </w:p>
    <w:p w14:paraId="6B92F2D5" w14:textId="23933225" w:rsidR="00B11759" w:rsidRPr="006226B0" w:rsidRDefault="0086311F">
      <w:bookmarkStart w:id="73" w:name="_qsh70q" w:colFirst="0" w:colLast="0"/>
      <w:bookmarkEnd w:id="73"/>
      <w:r w:rsidRPr="00B166D4">
        <w:t xml:space="preserve">Figure 5. Observed (points) and estimated (line) annual survival with 95% credible intervals (polygons) for hatchery (red) and wild (blue) spring/summer Chinook salmon from 2000 through 2015. </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57829" cy="4457829"/>
                    </a:xfrm>
                    <a:prstGeom prst="rect">
                      <a:avLst/>
                    </a:prstGeom>
                    <a:ln/>
                  </pic:spPr>
                </pic:pic>
              </a:graphicData>
            </a:graphic>
          </wp:inline>
        </w:drawing>
      </w:r>
    </w:p>
    <w:p w14:paraId="3793F910" w14:textId="38F81664" w:rsidR="00B11759" w:rsidRPr="00B166D4" w:rsidRDefault="0086311F">
      <w:pPr>
        <w:pBdr>
          <w:top w:val="nil"/>
          <w:left w:val="nil"/>
          <w:bottom w:val="nil"/>
          <w:right w:val="nil"/>
          <w:between w:val="nil"/>
        </w:pBdr>
        <w:spacing w:after="200"/>
        <w:rPr>
          <w:color w:val="000000"/>
        </w:rPr>
      </w:pPr>
      <w:bookmarkStart w:id="74" w:name="_3as4poj" w:colFirst="0" w:colLast="0"/>
      <w:bookmarkEnd w:id="74"/>
      <w:r w:rsidRPr="00B166D4">
        <w:rPr>
          <w:color w:val="000000"/>
        </w:rPr>
        <w:t xml:space="preserve">Figure 6. Split violin plot comparing the percent difference (upper panel) between the estimated and true parameter values and the standard errors for the fixed </w:t>
      </w:r>
      <w:proofErr w:type="gramStart"/>
      <w:r w:rsidRPr="00B166D4">
        <w:rPr>
          <w:color w:val="000000"/>
        </w:rPr>
        <w:t xml:space="preserve">effects </w:t>
      </w:r>
      <w:proofErr w:type="gramEnd"/>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w:t>
      </w:r>
      <w:proofErr w:type="spellStart"/>
      <w:r w:rsidRPr="00B166D4">
        <w:rPr>
          <w:color w:val="000000"/>
        </w:rPr>
        <w:t>glm</w:t>
      </w:r>
      <w:proofErr w:type="spellEnd"/>
      <w:r w:rsidRPr="00B166D4">
        <w:rPr>
          <w:color w:val="000000"/>
        </w:rPr>
        <w:t xml:space="preserve">; red violins) fit to simulated data for wild spring/summer Chinook salmon. Simulated the data were generated from the model with the lowest AIC for wild fish (see </w:t>
      </w:r>
      <w:r w:rsidR="00127BF1">
        <w:fldChar w:fldCharType="begin"/>
      </w:r>
      <w:r w:rsidR="00127BF1">
        <w:instrText xml:space="preserve"> REF _Ref39562312 \h </w:instrText>
      </w:r>
      <w:r w:rsidR="00127BF1">
        <w:fldChar w:fldCharType="separate"/>
      </w:r>
      <w:r w:rsidR="00127BF1">
        <w:t xml:space="preserve">Table </w:t>
      </w:r>
      <w:r w:rsidR="00127BF1">
        <w:rPr>
          <w:noProof/>
        </w:rPr>
        <w:t>4</w:t>
      </w:r>
      <w:r w:rsidR="00127BF1">
        <w:fldChar w:fldCharType="end"/>
      </w:r>
      <w:r w:rsidRPr="00B166D4">
        <w:rPr>
          <w:color w:val="000000"/>
        </w:rPr>
        <w:t>). Horizontal lines represent median values for the violins and the horizontal blue line in panel (A) represents zero percent difference between the estimated and true parameter values.</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lastRenderedPageBreak/>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476ECEAD" w14:textId="6115D0D3" w:rsidR="00B11759" w:rsidRPr="00B166D4" w:rsidRDefault="0086311F">
      <w:pPr>
        <w:pBdr>
          <w:top w:val="nil"/>
          <w:left w:val="nil"/>
          <w:bottom w:val="nil"/>
          <w:right w:val="nil"/>
          <w:between w:val="nil"/>
        </w:pBdr>
        <w:spacing w:after="200"/>
        <w:rPr>
          <w:color w:val="000000"/>
        </w:rPr>
      </w:pPr>
      <w:bookmarkStart w:id="75" w:name="_1pxezwc" w:colFirst="0" w:colLast="0"/>
      <w:bookmarkEnd w:id="75"/>
      <w:r w:rsidRPr="00B166D4">
        <w:rPr>
          <w:color w:val="000000"/>
        </w:rPr>
        <w:t xml:space="preserve">Table 1. Sample size of hatchery and wild juvenile Chinook salmon from different watersheds within the Snake River Basin. </w:t>
      </w:r>
    </w:p>
    <w:tbl>
      <w:tblPr>
        <w:tblStyle w:val="a"/>
        <w:tblW w:w="7908" w:type="dxa"/>
        <w:tblInd w:w="2" w:type="dxa"/>
        <w:tblLayout w:type="fixed"/>
        <w:tblLook w:val="0600" w:firstRow="0" w:lastRow="0" w:firstColumn="0" w:lastColumn="0" w:noHBand="1" w:noVBand="1"/>
      </w:tblPr>
      <w:tblGrid>
        <w:gridCol w:w="4938"/>
        <w:gridCol w:w="1530"/>
        <w:gridCol w:w="1440"/>
      </w:tblGrid>
      <w:tr w:rsidR="00B11759" w:rsidRPr="006226B0" w14:paraId="0DC3417E" w14:textId="77777777">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0FBAC93" w14:textId="77777777" w:rsidR="00B11759" w:rsidRPr="00B166D4" w:rsidRDefault="0086311F">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52184231" w14:textId="77777777" w:rsidR="00B11759" w:rsidRPr="00B166D4" w:rsidRDefault="0086311F">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7B033E3" w14:textId="77777777" w:rsidR="00B11759" w:rsidRPr="00B166D4" w:rsidRDefault="0086311F">
            <w:pPr>
              <w:widowControl w:val="0"/>
              <w:pBdr>
                <w:top w:val="nil"/>
                <w:left w:val="nil"/>
                <w:bottom w:val="nil"/>
                <w:right w:val="nil"/>
                <w:between w:val="nil"/>
              </w:pBdr>
              <w:spacing w:after="0" w:line="240" w:lineRule="auto"/>
              <w:jc w:val="right"/>
            </w:pPr>
            <w:r w:rsidRPr="00B166D4">
              <w:t>Wild</w:t>
            </w:r>
          </w:p>
        </w:tc>
      </w:tr>
      <w:tr w:rsidR="00B11759" w:rsidRPr="006226B0" w14:paraId="3B0A4300" w14:textId="77777777">
        <w:tc>
          <w:tcPr>
            <w:tcW w:w="4938" w:type="dxa"/>
            <w:tcBorders>
              <w:top w:val="single" w:sz="4" w:space="0" w:color="000000"/>
            </w:tcBorders>
            <w:tcMar>
              <w:top w:w="100" w:type="dxa"/>
              <w:left w:w="100" w:type="dxa"/>
              <w:bottom w:w="100" w:type="dxa"/>
              <w:right w:w="100" w:type="dxa"/>
            </w:tcMar>
          </w:tcPr>
          <w:p w14:paraId="16B430D4" w14:textId="77777777" w:rsidR="00B11759" w:rsidRPr="006226B0" w:rsidRDefault="0086311F">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19C1F562" w14:textId="77777777" w:rsidR="00B11759" w:rsidRPr="006226B0" w:rsidRDefault="0086311F">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40EF6534" w14:textId="77777777" w:rsidR="00B11759" w:rsidRPr="006226B0" w:rsidRDefault="0086311F">
            <w:pPr>
              <w:widowControl w:val="0"/>
              <w:spacing w:after="0" w:line="240" w:lineRule="auto"/>
              <w:jc w:val="right"/>
            </w:pPr>
            <w:r w:rsidRPr="006226B0">
              <w:t>4,512</w:t>
            </w:r>
          </w:p>
        </w:tc>
      </w:tr>
      <w:tr w:rsidR="00B11759" w:rsidRPr="006226B0" w14:paraId="2010371F" w14:textId="77777777">
        <w:tc>
          <w:tcPr>
            <w:tcW w:w="4938" w:type="dxa"/>
            <w:tcMar>
              <w:top w:w="100" w:type="dxa"/>
              <w:left w:w="100" w:type="dxa"/>
              <w:bottom w:w="100" w:type="dxa"/>
              <w:right w:w="100" w:type="dxa"/>
            </w:tcMar>
          </w:tcPr>
          <w:p w14:paraId="13B918F1" w14:textId="77777777" w:rsidR="00B11759" w:rsidRPr="006226B0" w:rsidRDefault="0086311F">
            <w:pPr>
              <w:widowControl w:val="0"/>
              <w:spacing w:after="0" w:line="240" w:lineRule="auto"/>
            </w:pPr>
            <w:r w:rsidRPr="006226B0">
              <w:t xml:space="preserve">Grande </w:t>
            </w:r>
            <w:proofErr w:type="spellStart"/>
            <w:r w:rsidRPr="006226B0">
              <w:t>Rhonde</w:t>
            </w:r>
            <w:proofErr w:type="spellEnd"/>
            <w:r w:rsidRPr="006226B0">
              <w:t xml:space="preserve"> and Wallowa</w:t>
            </w:r>
          </w:p>
        </w:tc>
        <w:tc>
          <w:tcPr>
            <w:tcW w:w="1530" w:type="dxa"/>
            <w:tcMar>
              <w:top w:w="100" w:type="dxa"/>
              <w:left w:w="100" w:type="dxa"/>
              <w:bottom w:w="100" w:type="dxa"/>
              <w:right w:w="100" w:type="dxa"/>
            </w:tcMar>
          </w:tcPr>
          <w:p w14:paraId="3EFE8308" w14:textId="77777777" w:rsidR="00B11759" w:rsidRPr="006226B0" w:rsidRDefault="0086311F">
            <w:pPr>
              <w:widowControl w:val="0"/>
              <w:spacing w:after="0" w:line="240" w:lineRule="auto"/>
              <w:jc w:val="right"/>
            </w:pPr>
            <w:r w:rsidRPr="006226B0">
              <w:t>16,956</w:t>
            </w:r>
          </w:p>
        </w:tc>
        <w:tc>
          <w:tcPr>
            <w:tcW w:w="1440" w:type="dxa"/>
            <w:tcMar>
              <w:top w:w="100" w:type="dxa"/>
              <w:left w:w="100" w:type="dxa"/>
              <w:bottom w:w="100" w:type="dxa"/>
              <w:right w:w="100" w:type="dxa"/>
            </w:tcMar>
          </w:tcPr>
          <w:p w14:paraId="44F5AD90" w14:textId="77777777" w:rsidR="00B11759" w:rsidRPr="006226B0" w:rsidRDefault="0086311F">
            <w:pPr>
              <w:widowControl w:val="0"/>
              <w:spacing w:after="0" w:line="240" w:lineRule="auto"/>
              <w:jc w:val="right"/>
            </w:pPr>
            <w:r w:rsidRPr="006226B0">
              <w:t>5,636</w:t>
            </w:r>
          </w:p>
        </w:tc>
      </w:tr>
      <w:tr w:rsidR="00B11759" w:rsidRPr="006226B0" w14:paraId="702B0D92" w14:textId="77777777">
        <w:tc>
          <w:tcPr>
            <w:tcW w:w="4938" w:type="dxa"/>
            <w:tcMar>
              <w:top w:w="100" w:type="dxa"/>
              <w:left w:w="100" w:type="dxa"/>
              <w:bottom w:w="100" w:type="dxa"/>
              <w:right w:w="100" w:type="dxa"/>
            </w:tcMar>
          </w:tcPr>
          <w:p w14:paraId="291F5084" w14:textId="77777777" w:rsidR="00B11759" w:rsidRPr="006226B0" w:rsidRDefault="0086311F">
            <w:pPr>
              <w:widowControl w:val="0"/>
              <w:spacing w:after="0" w:line="240" w:lineRule="auto"/>
            </w:pPr>
            <w:proofErr w:type="spellStart"/>
            <w:r w:rsidRPr="006226B0">
              <w:t>Imnaha</w:t>
            </w:r>
            <w:proofErr w:type="spellEnd"/>
            <w:r w:rsidRPr="006226B0">
              <w:t xml:space="preserve">, </w:t>
            </w:r>
            <w:proofErr w:type="spellStart"/>
            <w:r w:rsidRPr="006226B0">
              <w:t>Pahsimeroi</w:t>
            </w:r>
            <w:proofErr w:type="spellEnd"/>
            <w:r w:rsidRPr="006226B0">
              <w:t>, South Fork Salmon</w:t>
            </w:r>
          </w:p>
        </w:tc>
        <w:tc>
          <w:tcPr>
            <w:tcW w:w="1530" w:type="dxa"/>
            <w:tcMar>
              <w:top w:w="100" w:type="dxa"/>
              <w:left w:w="100" w:type="dxa"/>
              <w:bottom w:w="100" w:type="dxa"/>
              <w:right w:w="100" w:type="dxa"/>
            </w:tcMar>
          </w:tcPr>
          <w:p w14:paraId="3160B0E5" w14:textId="77777777" w:rsidR="00B11759" w:rsidRPr="006226B0" w:rsidRDefault="0086311F">
            <w:pPr>
              <w:widowControl w:val="0"/>
              <w:spacing w:after="0" w:line="240" w:lineRule="auto"/>
              <w:jc w:val="right"/>
            </w:pPr>
            <w:r w:rsidRPr="006226B0">
              <w:t>60,215</w:t>
            </w:r>
          </w:p>
        </w:tc>
        <w:tc>
          <w:tcPr>
            <w:tcW w:w="1440" w:type="dxa"/>
            <w:tcMar>
              <w:top w:w="100" w:type="dxa"/>
              <w:left w:w="100" w:type="dxa"/>
              <w:bottom w:w="100" w:type="dxa"/>
              <w:right w:w="100" w:type="dxa"/>
            </w:tcMar>
          </w:tcPr>
          <w:p w14:paraId="656F0BF8" w14:textId="77777777" w:rsidR="00B11759" w:rsidRPr="006226B0" w:rsidRDefault="0086311F">
            <w:pPr>
              <w:widowControl w:val="0"/>
              <w:spacing w:after="0" w:line="240" w:lineRule="auto"/>
              <w:jc w:val="right"/>
            </w:pPr>
            <w:r w:rsidRPr="006226B0">
              <w:t>14,622</w:t>
            </w:r>
          </w:p>
        </w:tc>
      </w:tr>
      <w:tr w:rsidR="00B11759" w:rsidRPr="006226B0" w14:paraId="6C375337" w14:textId="77777777">
        <w:tc>
          <w:tcPr>
            <w:tcW w:w="4938" w:type="dxa"/>
            <w:tcMar>
              <w:top w:w="100" w:type="dxa"/>
              <w:left w:w="100" w:type="dxa"/>
              <w:bottom w:w="100" w:type="dxa"/>
              <w:right w:w="100" w:type="dxa"/>
            </w:tcMar>
          </w:tcPr>
          <w:p w14:paraId="3EB48A22" w14:textId="77777777" w:rsidR="00B11759" w:rsidRPr="006226B0" w:rsidRDefault="0086311F">
            <w:pPr>
              <w:widowControl w:val="0"/>
              <w:spacing w:after="0" w:line="240" w:lineRule="auto"/>
            </w:pPr>
            <w:r w:rsidRPr="006226B0">
              <w:t>Little Salmon</w:t>
            </w:r>
          </w:p>
        </w:tc>
        <w:tc>
          <w:tcPr>
            <w:tcW w:w="1530" w:type="dxa"/>
            <w:tcMar>
              <w:top w:w="100" w:type="dxa"/>
              <w:left w:w="100" w:type="dxa"/>
              <w:bottom w:w="100" w:type="dxa"/>
              <w:right w:w="100" w:type="dxa"/>
            </w:tcMar>
          </w:tcPr>
          <w:p w14:paraId="2F240A00" w14:textId="77777777" w:rsidR="00B11759" w:rsidRPr="006226B0" w:rsidRDefault="0086311F">
            <w:pPr>
              <w:widowControl w:val="0"/>
              <w:spacing w:after="0" w:line="240" w:lineRule="auto"/>
              <w:jc w:val="right"/>
            </w:pPr>
            <w:r w:rsidRPr="006226B0">
              <w:t>69,016</w:t>
            </w:r>
          </w:p>
        </w:tc>
        <w:tc>
          <w:tcPr>
            <w:tcW w:w="1440" w:type="dxa"/>
            <w:tcMar>
              <w:top w:w="100" w:type="dxa"/>
              <w:left w:w="100" w:type="dxa"/>
              <w:bottom w:w="100" w:type="dxa"/>
              <w:right w:w="100" w:type="dxa"/>
            </w:tcMar>
          </w:tcPr>
          <w:p w14:paraId="14A07F10" w14:textId="77777777" w:rsidR="00B11759" w:rsidRPr="006226B0" w:rsidRDefault="0086311F">
            <w:pPr>
              <w:widowControl w:val="0"/>
              <w:spacing w:after="0" w:line="240" w:lineRule="auto"/>
              <w:jc w:val="right"/>
            </w:pPr>
            <w:r w:rsidRPr="006226B0">
              <w:t>8</w:t>
            </w:r>
          </w:p>
        </w:tc>
      </w:tr>
      <w:tr w:rsidR="00B11759" w:rsidRPr="006226B0" w14:paraId="3D2FBC06" w14:textId="77777777">
        <w:tc>
          <w:tcPr>
            <w:tcW w:w="4938" w:type="dxa"/>
            <w:tcMar>
              <w:top w:w="100" w:type="dxa"/>
              <w:left w:w="100" w:type="dxa"/>
              <w:bottom w:w="100" w:type="dxa"/>
              <w:right w:w="100" w:type="dxa"/>
            </w:tcMar>
          </w:tcPr>
          <w:p w14:paraId="21804CFC" w14:textId="77777777" w:rsidR="00B11759" w:rsidRPr="006226B0" w:rsidRDefault="0086311F">
            <w:pPr>
              <w:widowControl w:val="0"/>
              <w:spacing w:after="0" w:line="240" w:lineRule="auto"/>
            </w:pPr>
            <w:r w:rsidRPr="006226B0">
              <w:t xml:space="preserve">Lower Snake and </w:t>
            </w:r>
            <w:proofErr w:type="spellStart"/>
            <w:r w:rsidRPr="006226B0">
              <w:t>Tucannon</w:t>
            </w:r>
            <w:proofErr w:type="spellEnd"/>
          </w:p>
        </w:tc>
        <w:tc>
          <w:tcPr>
            <w:tcW w:w="1530" w:type="dxa"/>
            <w:tcMar>
              <w:top w:w="100" w:type="dxa"/>
              <w:left w:w="100" w:type="dxa"/>
              <w:bottom w:w="100" w:type="dxa"/>
              <w:right w:w="100" w:type="dxa"/>
            </w:tcMar>
          </w:tcPr>
          <w:p w14:paraId="52161784" w14:textId="77777777" w:rsidR="00B11759" w:rsidRPr="006226B0" w:rsidRDefault="0086311F">
            <w:pPr>
              <w:widowControl w:val="0"/>
              <w:spacing w:after="0" w:line="240" w:lineRule="auto"/>
              <w:jc w:val="right"/>
            </w:pPr>
            <w:r w:rsidRPr="006226B0">
              <w:t>11,125</w:t>
            </w:r>
          </w:p>
        </w:tc>
        <w:tc>
          <w:tcPr>
            <w:tcW w:w="1440" w:type="dxa"/>
            <w:tcMar>
              <w:top w:w="100" w:type="dxa"/>
              <w:left w:w="100" w:type="dxa"/>
              <w:bottom w:w="100" w:type="dxa"/>
              <w:right w:w="100" w:type="dxa"/>
            </w:tcMar>
          </w:tcPr>
          <w:p w14:paraId="34911718" w14:textId="77777777" w:rsidR="00B11759" w:rsidRPr="006226B0" w:rsidRDefault="0086311F">
            <w:pPr>
              <w:widowControl w:val="0"/>
              <w:spacing w:after="0" w:line="240" w:lineRule="auto"/>
              <w:jc w:val="right"/>
            </w:pPr>
            <w:r w:rsidRPr="006226B0">
              <w:t>988</w:t>
            </w:r>
          </w:p>
        </w:tc>
      </w:tr>
      <w:tr w:rsidR="00B11759" w:rsidRPr="006226B0" w14:paraId="226DACF9" w14:textId="77777777">
        <w:tc>
          <w:tcPr>
            <w:tcW w:w="4938" w:type="dxa"/>
            <w:tcMar>
              <w:top w:w="100" w:type="dxa"/>
              <w:left w:w="100" w:type="dxa"/>
              <w:bottom w:w="100" w:type="dxa"/>
              <w:right w:w="100" w:type="dxa"/>
            </w:tcMar>
          </w:tcPr>
          <w:p w14:paraId="6B4D16E2" w14:textId="77777777" w:rsidR="00B11759" w:rsidRPr="006226B0" w:rsidRDefault="0086311F">
            <w:pPr>
              <w:widowControl w:val="0"/>
              <w:spacing w:after="0" w:line="240" w:lineRule="auto"/>
            </w:pPr>
            <w:r w:rsidRPr="006226B0">
              <w:t>Middle Fork Salmon</w:t>
            </w:r>
          </w:p>
        </w:tc>
        <w:tc>
          <w:tcPr>
            <w:tcW w:w="1530" w:type="dxa"/>
            <w:tcMar>
              <w:top w:w="100" w:type="dxa"/>
              <w:left w:w="100" w:type="dxa"/>
              <w:bottom w:w="100" w:type="dxa"/>
              <w:right w:w="100" w:type="dxa"/>
            </w:tcMar>
          </w:tcPr>
          <w:p w14:paraId="0773BABD" w14:textId="77777777" w:rsidR="00B11759" w:rsidRPr="006226B0" w:rsidRDefault="0086311F">
            <w:pPr>
              <w:widowControl w:val="0"/>
              <w:spacing w:after="0" w:line="240" w:lineRule="auto"/>
              <w:jc w:val="right"/>
            </w:pPr>
            <w:r w:rsidRPr="006226B0">
              <w:t>0</w:t>
            </w:r>
          </w:p>
        </w:tc>
        <w:tc>
          <w:tcPr>
            <w:tcW w:w="1440" w:type="dxa"/>
            <w:tcMar>
              <w:top w:w="100" w:type="dxa"/>
              <w:left w:w="100" w:type="dxa"/>
              <w:bottom w:w="100" w:type="dxa"/>
              <w:right w:w="100" w:type="dxa"/>
            </w:tcMar>
          </w:tcPr>
          <w:p w14:paraId="7DCFA804" w14:textId="77777777" w:rsidR="00B11759" w:rsidRPr="006226B0" w:rsidRDefault="0086311F">
            <w:pPr>
              <w:widowControl w:val="0"/>
              <w:spacing w:after="0" w:line="240" w:lineRule="auto"/>
              <w:jc w:val="right"/>
            </w:pPr>
            <w:r w:rsidRPr="006226B0">
              <w:t>3,714</w:t>
            </w:r>
          </w:p>
        </w:tc>
      </w:tr>
      <w:tr w:rsidR="00B11759" w:rsidRPr="006226B0" w14:paraId="105789FB" w14:textId="77777777">
        <w:tc>
          <w:tcPr>
            <w:tcW w:w="4938" w:type="dxa"/>
            <w:tcBorders>
              <w:bottom w:val="single" w:sz="4" w:space="0" w:color="000000"/>
            </w:tcBorders>
            <w:tcMar>
              <w:top w:w="100" w:type="dxa"/>
              <w:left w:w="100" w:type="dxa"/>
              <w:bottom w:w="100" w:type="dxa"/>
              <w:right w:w="100" w:type="dxa"/>
            </w:tcMar>
          </w:tcPr>
          <w:p w14:paraId="64918853" w14:textId="77777777" w:rsidR="00B11759" w:rsidRPr="006226B0" w:rsidRDefault="0086311F">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3E27B703" w14:textId="77777777" w:rsidR="00B11759" w:rsidRPr="006226B0" w:rsidRDefault="0086311F">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4A4C649" w14:textId="77777777" w:rsidR="00B11759" w:rsidRPr="006226B0" w:rsidRDefault="0086311F">
            <w:pPr>
              <w:widowControl w:val="0"/>
              <w:spacing w:after="0" w:line="240" w:lineRule="auto"/>
              <w:jc w:val="right"/>
            </w:pPr>
            <w:r w:rsidRPr="006226B0">
              <w:t>4,384</w:t>
            </w:r>
          </w:p>
        </w:tc>
      </w:tr>
      <w:tr w:rsidR="00B11759" w:rsidRPr="006226B0" w14:paraId="15B61467" w14:textId="77777777">
        <w:tc>
          <w:tcPr>
            <w:tcW w:w="4938" w:type="dxa"/>
            <w:tcBorders>
              <w:top w:val="single" w:sz="4" w:space="0" w:color="000000"/>
              <w:bottom w:val="single" w:sz="4" w:space="0" w:color="000000"/>
            </w:tcBorders>
            <w:tcMar>
              <w:top w:w="100" w:type="dxa"/>
              <w:left w:w="100" w:type="dxa"/>
              <w:bottom w:w="100" w:type="dxa"/>
              <w:right w:w="100" w:type="dxa"/>
            </w:tcMar>
          </w:tcPr>
          <w:p w14:paraId="09552326" w14:textId="77777777" w:rsidR="00B11759" w:rsidRPr="006226B0" w:rsidRDefault="0086311F">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22322ECA" w14:textId="77777777" w:rsidR="00B11759" w:rsidRPr="006226B0" w:rsidRDefault="0086311F">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7A39C7E2" w14:textId="77777777" w:rsidR="00B11759" w:rsidRPr="006226B0" w:rsidRDefault="0086311F">
            <w:pPr>
              <w:widowControl w:val="0"/>
              <w:spacing w:after="0" w:line="240" w:lineRule="auto"/>
              <w:jc w:val="right"/>
            </w:pPr>
            <w:r w:rsidRPr="006226B0">
              <w:t>33,864</w:t>
            </w:r>
          </w:p>
        </w:tc>
      </w:tr>
    </w:tbl>
    <w:p w14:paraId="05396B18" w14:textId="77777777" w:rsidR="00B11759" w:rsidRPr="006226B0" w:rsidRDefault="00B11759">
      <w:pPr>
        <w:pBdr>
          <w:top w:val="nil"/>
          <w:left w:val="nil"/>
          <w:bottom w:val="nil"/>
          <w:right w:val="nil"/>
          <w:between w:val="nil"/>
        </w:pBdr>
        <w:spacing w:after="200"/>
        <w:rPr>
          <w:color w:val="000000"/>
        </w:rPr>
      </w:pPr>
    </w:p>
    <w:p w14:paraId="06CE29A0" w14:textId="77777777" w:rsidR="00B11759" w:rsidRPr="006226B0" w:rsidRDefault="0086311F">
      <w:pPr>
        <w:spacing w:after="0" w:line="240" w:lineRule="auto"/>
      </w:pPr>
      <w:r w:rsidRPr="006226B0">
        <w:br w:type="page"/>
      </w:r>
    </w:p>
    <w:p w14:paraId="2E1F918E" w14:textId="1BB2F9D3" w:rsidR="00B11759" w:rsidRPr="00B166D4" w:rsidRDefault="0086311F">
      <w:pPr>
        <w:pBdr>
          <w:top w:val="nil"/>
          <w:left w:val="nil"/>
          <w:bottom w:val="nil"/>
          <w:right w:val="nil"/>
          <w:between w:val="nil"/>
        </w:pBdr>
        <w:spacing w:after="200"/>
        <w:rPr>
          <w:color w:val="000000"/>
        </w:rPr>
      </w:pPr>
      <w:bookmarkStart w:id="76" w:name="_49x2ik5" w:colFirst="0" w:colLast="0"/>
      <w:bookmarkEnd w:id="76"/>
      <w:r w:rsidRPr="006226B0">
        <w:rPr>
          <w:color w:val="000000"/>
        </w:rPr>
        <w:lastRenderedPageBreak/>
        <w:t xml:space="preserve">Table 2. Description of the environmental variable names, the years of available data, and the website location of the data. </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B11759" w:rsidRPr="006226B0" w14:paraId="09541CE3" w14:textId="77777777">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0C1FB16E" w14:textId="77777777" w:rsidR="00B11759" w:rsidRPr="00B166D4" w:rsidRDefault="0086311F">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6E68F52" w14:textId="77777777" w:rsidR="00B11759" w:rsidRPr="00B166D4" w:rsidRDefault="0086311F">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461505C5" w14:textId="77777777" w:rsidR="00B11759" w:rsidRPr="00B166D4" w:rsidRDefault="0086311F">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2F8B2D43" w14:textId="77777777" w:rsidR="00B11759" w:rsidRPr="00B166D4" w:rsidRDefault="0086311F">
            <w:pPr>
              <w:spacing w:after="0" w:line="240" w:lineRule="auto"/>
              <w:ind w:left="100"/>
              <w:rPr>
                <w:b/>
                <w:sz w:val="18"/>
                <w:szCs w:val="18"/>
              </w:rPr>
            </w:pPr>
            <w:r w:rsidRPr="00B166D4">
              <w:rPr>
                <w:b/>
                <w:sz w:val="18"/>
                <w:szCs w:val="18"/>
              </w:rPr>
              <w:t>URL / Source</w:t>
            </w:r>
          </w:p>
        </w:tc>
      </w:tr>
      <w:tr w:rsidR="00B11759" w:rsidRPr="006226B0" w14:paraId="46517F92" w14:textId="77777777">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7AE4F71E" w14:textId="77777777" w:rsidR="00B11759" w:rsidRPr="006226B0" w:rsidRDefault="0086311F">
            <w:pPr>
              <w:spacing w:after="0" w:line="240" w:lineRule="auto"/>
              <w:ind w:left="100"/>
              <w:rPr>
                <w:b/>
                <w:sz w:val="18"/>
                <w:szCs w:val="18"/>
              </w:rPr>
            </w:pPr>
            <w:proofErr w:type="spellStart"/>
            <w:r w:rsidRPr="006226B0">
              <w:rPr>
                <w:b/>
                <w:sz w:val="18"/>
                <w:szCs w:val="18"/>
              </w:rPr>
              <w:t>CRflow.spr</w:t>
            </w:r>
            <w:proofErr w:type="spellEnd"/>
          </w:p>
          <w:p w14:paraId="3CE9451E" w14:textId="77777777" w:rsidR="00B11759" w:rsidRPr="006226B0" w:rsidRDefault="0086311F">
            <w:pPr>
              <w:spacing w:after="0" w:line="240" w:lineRule="auto"/>
              <w:ind w:left="100"/>
              <w:rPr>
                <w:b/>
                <w:sz w:val="18"/>
                <w:szCs w:val="18"/>
              </w:rPr>
            </w:pPr>
            <w:proofErr w:type="spellStart"/>
            <w:r w:rsidRPr="006226B0">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5C0D5641" w14:textId="77777777" w:rsidR="00B11759" w:rsidRPr="006226B0" w:rsidRDefault="0086311F">
            <w:pPr>
              <w:spacing w:after="0" w:line="240" w:lineRule="auto"/>
              <w:ind w:left="100"/>
              <w:rPr>
                <w:sz w:val="18"/>
                <w:szCs w:val="18"/>
              </w:rPr>
            </w:pPr>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6B2EAF6" w14:textId="77777777" w:rsidR="00B11759" w:rsidRPr="006226B0" w:rsidRDefault="0086311F">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C8FB3"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1A16826F" w14:textId="77777777">
        <w:trPr>
          <w:trHeight w:val="860"/>
        </w:trPr>
        <w:tc>
          <w:tcPr>
            <w:tcW w:w="1800" w:type="dxa"/>
            <w:tcBorders>
              <w:top w:val="nil"/>
              <w:left w:val="nil"/>
              <w:bottom w:val="nil"/>
              <w:right w:val="nil"/>
            </w:tcBorders>
            <w:tcMar>
              <w:top w:w="100" w:type="dxa"/>
              <w:left w:w="100" w:type="dxa"/>
              <w:bottom w:w="100" w:type="dxa"/>
              <w:right w:w="100" w:type="dxa"/>
            </w:tcMar>
          </w:tcPr>
          <w:p w14:paraId="3F97F10F" w14:textId="77777777" w:rsidR="00B11759" w:rsidRPr="006226B0" w:rsidRDefault="0086311F">
            <w:pPr>
              <w:spacing w:after="0" w:line="240" w:lineRule="auto"/>
              <w:ind w:left="100"/>
              <w:rPr>
                <w:b/>
                <w:sz w:val="18"/>
                <w:szCs w:val="18"/>
              </w:rPr>
            </w:pPr>
            <w:proofErr w:type="spellStart"/>
            <w:r w:rsidRPr="006226B0">
              <w:rPr>
                <w:b/>
                <w:sz w:val="18"/>
                <w:szCs w:val="18"/>
              </w:rPr>
              <w:t>CRtemp.spr</w:t>
            </w:r>
            <w:proofErr w:type="spellEnd"/>
          </w:p>
          <w:p w14:paraId="4307B14E" w14:textId="77777777" w:rsidR="00B11759" w:rsidRPr="006226B0" w:rsidRDefault="0086311F">
            <w:pPr>
              <w:spacing w:after="0" w:line="240" w:lineRule="auto"/>
              <w:ind w:left="100"/>
              <w:rPr>
                <w:b/>
                <w:sz w:val="18"/>
                <w:szCs w:val="18"/>
              </w:rPr>
            </w:pPr>
            <w:proofErr w:type="spellStart"/>
            <w:r w:rsidRPr="006226B0">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1929C38C" w14:textId="77777777" w:rsidR="00B11759" w:rsidRPr="006226B0" w:rsidRDefault="0086311F">
            <w:pPr>
              <w:spacing w:after="0" w:line="240" w:lineRule="auto"/>
              <w:ind w:left="100"/>
              <w:rPr>
                <w:sz w:val="18"/>
                <w:szCs w:val="18"/>
              </w:rPr>
            </w:pPr>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723F8CE6" w14:textId="77777777" w:rsidR="00B11759" w:rsidRPr="006226B0" w:rsidRDefault="0086311F">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0B0D58DB"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0156E370" w14:textId="77777777">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6C968AA1" w14:textId="77777777" w:rsidR="00B11759" w:rsidRPr="006226B0" w:rsidRDefault="0086311F">
            <w:pPr>
              <w:spacing w:after="0" w:line="240" w:lineRule="auto"/>
              <w:ind w:left="100"/>
              <w:rPr>
                <w:b/>
                <w:sz w:val="18"/>
                <w:szCs w:val="18"/>
              </w:rPr>
            </w:pPr>
            <w:proofErr w:type="spellStart"/>
            <w:r w:rsidRPr="006226B0">
              <w:rPr>
                <w:b/>
                <w:sz w:val="18"/>
                <w:szCs w:val="18"/>
              </w:rPr>
              <w:t>cui.win</w:t>
            </w:r>
            <w:proofErr w:type="spellEnd"/>
          </w:p>
          <w:p w14:paraId="66512611" w14:textId="77777777" w:rsidR="00B11759" w:rsidRPr="006226B0" w:rsidRDefault="0086311F">
            <w:pPr>
              <w:spacing w:after="0" w:line="240" w:lineRule="auto"/>
              <w:ind w:left="100"/>
              <w:rPr>
                <w:b/>
                <w:sz w:val="18"/>
                <w:szCs w:val="18"/>
              </w:rPr>
            </w:pPr>
            <w:proofErr w:type="spellStart"/>
            <w:r w:rsidRPr="006226B0">
              <w:rPr>
                <w:b/>
                <w:sz w:val="18"/>
                <w:szCs w:val="18"/>
              </w:rPr>
              <w:t>cui.spr</w:t>
            </w:r>
            <w:proofErr w:type="spellEnd"/>
          </w:p>
          <w:p w14:paraId="522E4373" w14:textId="77777777" w:rsidR="00B11759" w:rsidRPr="006226B0" w:rsidRDefault="0086311F">
            <w:pPr>
              <w:spacing w:after="0" w:line="240" w:lineRule="auto"/>
              <w:ind w:left="100"/>
              <w:rPr>
                <w:b/>
                <w:sz w:val="18"/>
                <w:szCs w:val="18"/>
              </w:rPr>
            </w:pPr>
            <w:proofErr w:type="spellStart"/>
            <w:r w:rsidRPr="006226B0">
              <w:rPr>
                <w:b/>
                <w:sz w:val="18"/>
                <w:szCs w:val="18"/>
              </w:rPr>
              <w:t>cui.sum</w:t>
            </w:r>
            <w:proofErr w:type="spellEnd"/>
          </w:p>
          <w:p w14:paraId="53DE747C" w14:textId="77777777" w:rsidR="00B11759" w:rsidRPr="006226B0" w:rsidRDefault="0086311F">
            <w:pPr>
              <w:spacing w:after="0" w:line="240" w:lineRule="auto"/>
              <w:ind w:left="100"/>
              <w:rPr>
                <w:b/>
                <w:sz w:val="18"/>
                <w:szCs w:val="18"/>
              </w:rPr>
            </w:pPr>
            <w:proofErr w:type="spellStart"/>
            <w:r w:rsidRPr="006226B0">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18278D7E" w14:textId="77777777" w:rsidR="00B11759" w:rsidRPr="006226B0" w:rsidRDefault="0086311F">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406BE973" w14:textId="77777777" w:rsidR="00B11759" w:rsidRPr="006226B0" w:rsidRDefault="0086311F">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6E7AFFB" w14:textId="77777777" w:rsidR="00B11759" w:rsidRPr="006226B0" w:rsidRDefault="0086311F">
            <w:pPr>
              <w:spacing w:after="0" w:line="240" w:lineRule="auto"/>
              <w:ind w:left="100"/>
              <w:rPr>
                <w:sz w:val="18"/>
                <w:szCs w:val="18"/>
              </w:rPr>
            </w:pPr>
            <w:r w:rsidRPr="006226B0">
              <w:rPr>
                <w:sz w:val="18"/>
                <w:szCs w:val="18"/>
              </w:rPr>
              <w:t>http://www.pfeg.noaa.gov/products/PFELData/upwell/monthly/upanoms.mon</w:t>
            </w:r>
          </w:p>
        </w:tc>
      </w:tr>
      <w:tr w:rsidR="00B11759" w:rsidRPr="006226B0" w14:paraId="76F517E8" w14:textId="77777777">
        <w:trPr>
          <w:trHeight w:val="1060"/>
        </w:trPr>
        <w:tc>
          <w:tcPr>
            <w:tcW w:w="1800" w:type="dxa"/>
            <w:tcBorders>
              <w:top w:val="nil"/>
              <w:left w:val="nil"/>
              <w:bottom w:val="nil"/>
              <w:right w:val="nil"/>
            </w:tcBorders>
            <w:tcMar>
              <w:top w:w="100" w:type="dxa"/>
              <w:left w:w="100" w:type="dxa"/>
              <w:bottom w:w="100" w:type="dxa"/>
              <w:right w:w="100" w:type="dxa"/>
            </w:tcMar>
          </w:tcPr>
          <w:p w14:paraId="7D5FFC73" w14:textId="77777777" w:rsidR="00B11759" w:rsidRPr="006226B0" w:rsidRDefault="0086311F">
            <w:pPr>
              <w:spacing w:after="0" w:line="240" w:lineRule="auto"/>
              <w:ind w:left="100"/>
              <w:rPr>
                <w:b/>
                <w:sz w:val="18"/>
                <w:szCs w:val="18"/>
              </w:rPr>
            </w:pPr>
            <w:proofErr w:type="spellStart"/>
            <w:r w:rsidRPr="006226B0">
              <w:rPr>
                <w:b/>
                <w:sz w:val="18"/>
                <w:szCs w:val="18"/>
              </w:rPr>
              <w:t>mei.win</w:t>
            </w:r>
            <w:proofErr w:type="spellEnd"/>
          </w:p>
          <w:p w14:paraId="6664D3E4" w14:textId="77777777" w:rsidR="00B11759" w:rsidRPr="006226B0" w:rsidRDefault="0086311F">
            <w:pPr>
              <w:spacing w:after="0" w:line="240" w:lineRule="auto"/>
              <w:ind w:left="100"/>
              <w:rPr>
                <w:b/>
                <w:sz w:val="18"/>
                <w:szCs w:val="18"/>
              </w:rPr>
            </w:pPr>
            <w:proofErr w:type="spellStart"/>
            <w:r w:rsidRPr="006226B0">
              <w:rPr>
                <w:b/>
                <w:sz w:val="18"/>
                <w:szCs w:val="18"/>
              </w:rPr>
              <w:t>mei.spr</w:t>
            </w:r>
            <w:proofErr w:type="spellEnd"/>
          </w:p>
          <w:p w14:paraId="4521D0D5" w14:textId="77777777" w:rsidR="00B11759" w:rsidRPr="006226B0" w:rsidRDefault="0086311F">
            <w:pPr>
              <w:spacing w:after="0" w:line="240" w:lineRule="auto"/>
              <w:ind w:left="100"/>
              <w:rPr>
                <w:b/>
                <w:sz w:val="18"/>
                <w:szCs w:val="18"/>
              </w:rPr>
            </w:pPr>
            <w:proofErr w:type="spellStart"/>
            <w:r w:rsidRPr="006226B0">
              <w:rPr>
                <w:b/>
                <w:sz w:val="18"/>
                <w:szCs w:val="18"/>
              </w:rPr>
              <w:t>mei.sum</w:t>
            </w:r>
            <w:proofErr w:type="spellEnd"/>
          </w:p>
          <w:p w14:paraId="3D5550A6" w14:textId="77777777" w:rsidR="00B11759" w:rsidRPr="006226B0" w:rsidRDefault="0086311F">
            <w:pPr>
              <w:spacing w:after="0" w:line="240" w:lineRule="auto"/>
              <w:ind w:left="100"/>
              <w:rPr>
                <w:b/>
                <w:sz w:val="18"/>
                <w:szCs w:val="18"/>
              </w:rPr>
            </w:pPr>
            <w:proofErr w:type="spellStart"/>
            <w:r w:rsidRPr="006226B0">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0D03BEE8" w14:textId="77777777" w:rsidR="00B11759" w:rsidRPr="006226B0" w:rsidRDefault="0086311F">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63BF9283"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47648953" w14:textId="77777777" w:rsidR="00B11759" w:rsidRPr="006226B0" w:rsidRDefault="0086311F">
            <w:pPr>
              <w:spacing w:after="0" w:line="240" w:lineRule="auto"/>
              <w:ind w:left="100"/>
              <w:rPr>
                <w:sz w:val="18"/>
                <w:szCs w:val="18"/>
              </w:rPr>
            </w:pPr>
            <w:r w:rsidRPr="006226B0">
              <w:rPr>
                <w:sz w:val="18"/>
                <w:szCs w:val="18"/>
              </w:rPr>
              <w:t>https://www.esrl.noaa.gov/psd/enso/mei/</w:t>
            </w:r>
          </w:p>
        </w:tc>
      </w:tr>
      <w:tr w:rsidR="00B11759" w:rsidRPr="006226B0" w14:paraId="49611443" w14:textId="77777777">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33A3088E" w14:textId="77777777" w:rsidR="00B11759" w:rsidRPr="006226B0" w:rsidRDefault="0086311F">
            <w:pPr>
              <w:spacing w:after="0" w:line="240" w:lineRule="auto"/>
              <w:ind w:left="100"/>
              <w:rPr>
                <w:b/>
                <w:sz w:val="18"/>
                <w:szCs w:val="18"/>
              </w:rPr>
            </w:pPr>
            <w:proofErr w:type="spellStart"/>
            <w:r w:rsidRPr="006226B0">
              <w:rPr>
                <w:b/>
                <w:sz w:val="18"/>
                <w:szCs w:val="18"/>
              </w:rPr>
              <w:t>npgo.win</w:t>
            </w:r>
            <w:proofErr w:type="spellEnd"/>
          </w:p>
          <w:p w14:paraId="108C115F" w14:textId="77777777" w:rsidR="00B11759" w:rsidRPr="006226B0" w:rsidRDefault="0086311F">
            <w:pPr>
              <w:spacing w:after="0" w:line="240" w:lineRule="auto"/>
              <w:ind w:left="100"/>
              <w:rPr>
                <w:b/>
                <w:sz w:val="18"/>
                <w:szCs w:val="18"/>
              </w:rPr>
            </w:pPr>
            <w:proofErr w:type="spellStart"/>
            <w:r w:rsidRPr="006226B0">
              <w:rPr>
                <w:b/>
                <w:sz w:val="18"/>
                <w:szCs w:val="18"/>
              </w:rPr>
              <w:t>npgo.spr</w:t>
            </w:r>
            <w:proofErr w:type="spellEnd"/>
          </w:p>
          <w:p w14:paraId="68831E8F" w14:textId="77777777" w:rsidR="00B11759" w:rsidRPr="006226B0" w:rsidRDefault="0086311F">
            <w:pPr>
              <w:spacing w:after="0" w:line="240" w:lineRule="auto"/>
              <w:ind w:left="100"/>
              <w:rPr>
                <w:b/>
                <w:sz w:val="18"/>
                <w:szCs w:val="18"/>
              </w:rPr>
            </w:pPr>
            <w:proofErr w:type="spellStart"/>
            <w:r w:rsidRPr="006226B0">
              <w:rPr>
                <w:b/>
                <w:sz w:val="18"/>
                <w:szCs w:val="18"/>
              </w:rPr>
              <w:t>npgo.sum</w:t>
            </w:r>
            <w:proofErr w:type="spellEnd"/>
          </w:p>
          <w:p w14:paraId="093844DF" w14:textId="77777777" w:rsidR="00B11759" w:rsidRPr="006226B0" w:rsidRDefault="0086311F">
            <w:pPr>
              <w:spacing w:after="0" w:line="240" w:lineRule="auto"/>
              <w:ind w:left="100"/>
              <w:rPr>
                <w:b/>
                <w:sz w:val="18"/>
                <w:szCs w:val="18"/>
              </w:rPr>
            </w:pPr>
            <w:proofErr w:type="spellStart"/>
            <w:r w:rsidRPr="006226B0">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B6C839" w14:textId="77777777" w:rsidR="00B11759" w:rsidRPr="006226B0" w:rsidRDefault="0086311F">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52C08CC"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55A6F00" w14:textId="77777777" w:rsidR="00B11759" w:rsidRPr="006226B0" w:rsidRDefault="0086311F">
            <w:pPr>
              <w:spacing w:after="0" w:line="240" w:lineRule="auto"/>
              <w:ind w:left="100"/>
              <w:rPr>
                <w:sz w:val="18"/>
                <w:szCs w:val="18"/>
              </w:rPr>
            </w:pPr>
            <w:r w:rsidRPr="006226B0">
              <w:rPr>
                <w:sz w:val="18"/>
                <w:szCs w:val="18"/>
              </w:rPr>
              <w:t>http://www.o3d.org/npgo/npgo.php</w:t>
            </w:r>
          </w:p>
        </w:tc>
      </w:tr>
      <w:tr w:rsidR="00B11759" w:rsidRPr="006226B0" w14:paraId="7E0801E4" w14:textId="77777777">
        <w:trPr>
          <w:trHeight w:val="1000"/>
        </w:trPr>
        <w:tc>
          <w:tcPr>
            <w:tcW w:w="1800" w:type="dxa"/>
            <w:tcBorders>
              <w:top w:val="nil"/>
              <w:left w:val="nil"/>
              <w:bottom w:val="nil"/>
              <w:right w:val="nil"/>
            </w:tcBorders>
            <w:tcMar>
              <w:top w:w="100" w:type="dxa"/>
              <w:left w:w="100" w:type="dxa"/>
              <w:bottom w:w="100" w:type="dxa"/>
              <w:right w:w="100" w:type="dxa"/>
            </w:tcMar>
          </w:tcPr>
          <w:p w14:paraId="2C533033" w14:textId="77777777" w:rsidR="00B11759" w:rsidRPr="006226B0" w:rsidRDefault="0086311F">
            <w:pPr>
              <w:spacing w:after="0" w:line="240" w:lineRule="auto"/>
              <w:ind w:left="100"/>
              <w:rPr>
                <w:b/>
                <w:sz w:val="18"/>
                <w:szCs w:val="18"/>
              </w:rPr>
            </w:pPr>
            <w:proofErr w:type="spellStart"/>
            <w:r w:rsidRPr="006226B0">
              <w:rPr>
                <w:b/>
                <w:sz w:val="18"/>
                <w:szCs w:val="18"/>
              </w:rPr>
              <w:t>npi.win</w:t>
            </w:r>
            <w:proofErr w:type="spellEnd"/>
          </w:p>
          <w:p w14:paraId="0E6CD08C" w14:textId="77777777" w:rsidR="00B11759" w:rsidRPr="006226B0" w:rsidRDefault="0086311F">
            <w:pPr>
              <w:spacing w:after="0" w:line="240" w:lineRule="auto"/>
              <w:ind w:left="100"/>
              <w:rPr>
                <w:b/>
                <w:sz w:val="18"/>
                <w:szCs w:val="18"/>
              </w:rPr>
            </w:pPr>
            <w:proofErr w:type="spellStart"/>
            <w:r w:rsidRPr="006226B0">
              <w:rPr>
                <w:b/>
                <w:sz w:val="18"/>
                <w:szCs w:val="18"/>
              </w:rPr>
              <w:t>npi.spr</w:t>
            </w:r>
            <w:proofErr w:type="spellEnd"/>
          </w:p>
          <w:p w14:paraId="7F89514A" w14:textId="77777777" w:rsidR="00B11759" w:rsidRPr="006226B0" w:rsidRDefault="0086311F">
            <w:pPr>
              <w:spacing w:after="0" w:line="240" w:lineRule="auto"/>
              <w:ind w:left="100"/>
              <w:rPr>
                <w:b/>
                <w:sz w:val="18"/>
                <w:szCs w:val="18"/>
              </w:rPr>
            </w:pPr>
            <w:proofErr w:type="spellStart"/>
            <w:r w:rsidRPr="006226B0">
              <w:rPr>
                <w:b/>
                <w:sz w:val="18"/>
                <w:szCs w:val="18"/>
              </w:rPr>
              <w:t>npi.sum</w:t>
            </w:r>
            <w:proofErr w:type="spellEnd"/>
          </w:p>
          <w:p w14:paraId="52007A32" w14:textId="77777777" w:rsidR="00B11759" w:rsidRPr="006226B0" w:rsidRDefault="0086311F">
            <w:pPr>
              <w:spacing w:after="0" w:line="240" w:lineRule="auto"/>
              <w:ind w:left="100"/>
              <w:rPr>
                <w:b/>
                <w:sz w:val="18"/>
                <w:szCs w:val="18"/>
              </w:rPr>
            </w:pPr>
            <w:proofErr w:type="spellStart"/>
            <w:r w:rsidRPr="006226B0">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75CA2CF" w14:textId="77777777" w:rsidR="00B11759" w:rsidRPr="006226B0" w:rsidRDefault="0086311F">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7DEC674" w14:textId="77777777" w:rsidR="00B11759" w:rsidRPr="006226B0" w:rsidRDefault="0086311F">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8700F4D" w14:textId="77777777" w:rsidR="00B11759" w:rsidRPr="006226B0" w:rsidRDefault="0086311F">
            <w:pPr>
              <w:spacing w:after="0" w:line="240" w:lineRule="auto"/>
              <w:ind w:left="100"/>
              <w:rPr>
                <w:sz w:val="18"/>
                <w:szCs w:val="18"/>
              </w:rPr>
            </w:pPr>
            <w:r w:rsidRPr="006226B0">
              <w:rPr>
                <w:sz w:val="18"/>
                <w:szCs w:val="18"/>
              </w:rPr>
              <w:t>https://climatedataguide.ucar.edu/sites/default/files/npindex_monthly.txt</w:t>
            </w:r>
          </w:p>
        </w:tc>
      </w:tr>
      <w:tr w:rsidR="00B11759" w:rsidRPr="006226B0" w14:paraId="79B0ED30" w14:textId="77777777">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3D9106" w14:textId="77777777" w:rsidR="00B11759" w:rsidRPr="006226B0" w:rsidRDefault="0086311F">
            <w:pPr>
              <w:spacing w:after="0" w:line="240" w:lineRule="auto"/>
              <w:ind w:left="100"/>
              <w:rPr>
                <w:b/>
                <w:sz w:val="18"/>
                <w:szCs w:val="18"/>
              </w:rPr>
            </w:pPr>
            <w:proofErr w:type="spellStart"/>
            <w:r w:rsidRPr="006226B0">
              <w:rPr>
                <w:b/>
                <w:sz w:val="18"/>
                <w:szCs w:val="18"/>
              </w:rPr>
              <w:t>oni.win</w:t>
            </w:r>
            <w:proofErr w:type="spellEnd"/>
          </w:p>
          <w:p w14:paraId="18F15D23" w14:textId="77777777" w:rsidR="00B11759" w:rsidRPr="006226B0" w:rsidRDefault="0086311F">
            <w:pPr>
              <w:spacing w:after="0" w:line="240" w:lineRule="auto"/>
              <w:ind w:left="100"/>
              <w:rPr>
                <w:b/>
                <w:sz w:val="18"/>
                <w:szCs w:val="18"/>
              </w:rPr>
            </w:pPr>
            <w:proofErr w:type="spellStart"/>
            <w:r w:rsidRPr="006226B0">
              <w:rPr>
                <w:b/>
                <w:sz w:val="18"/>
                <w:szCs w:val="18"/>
              </w:rPr>
              <w:t>oni.spr</w:t>
            </w:r>
            <w:proofErr w:type="spellEnd"/>
          </w:p>
          <w:p w14:paraId="7E8EC5E7" w14:textId="77777777" w:rsidR="00B11759" w:rsidRPr="006226B0" w:rsidRDefault="0086311F">
            <w:pPr>
              <w:spacing w:after="0" w:line="240" w:lineRule="auto"/>
              <w:ind w:left="100"/>
              <w:rPr>
                <w:b/>
                <w:sz w:val="18"/>
                <w:szCs w:val="18"/>
              </w:rPr>
            </w:pPr>
            <w:proofErr w:type="spellStart"/>
            <w:r w:rsidRPr="006226B0">
              <w:rPr>
                <w:b/>
                <w:sz w:val="18"/>
                <w:szCs w:val="18"/>
              </w:rPr>
              <w:t>oni.sum</w:t>
            </w:r>
            <w:proofErr w:type="spellEnd"/>
          </w:p>
          <w:p w14:paraId="464B25FB" w14:textId="77777777" w:rsidR="00B11759" w:rsidRPr="006226B0" w:rsidRDefault="0086311F">
            <w:pPr>
              <w:spacing w:after="0" w:line="240" w:lineRule="auto"/>
              <w:ind w:left="100"/>
              <w:rPr>
                <w:b/>
                <w:sz w:val="18"/>
                <w:szCs w:val="18"/>
              </w:rPr>
            </w:pPr>
            <w:proofErr w:type="spellStart"/>
            <w:r w:rsidRPr="006226B0">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BFCD9C9" w14:textId="77777777" w:rsidR="00B11759" w:rsidRPr="006226B0" w:rsidRDefault="0086311F">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E3BD86D"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A905D" w14:textId="77777777" w:rsidR="00B11759" w:rsidRPr="006226B0" w:rsidRDefault="0086311F">
            <w:pPr>
              <w:spacing w:after="0" w:line="240" w:lineRule="auto"/>
              <w:ind w:left="100"/>
              <w:rPr>
                <w:sz w:val="18"/>
                <w:szCs w:val="18"/>
              </w:rPr>
            </w:pPr>
            <w:r w:rsidRPr="006226B0">
              <w:rPr>
                <w:sz w:val="18"/>
                <w:szCs w:val="18"/>
              </w:rPr>
              <w:t>http://www.cpc.ncep.noaa.gov/products/analysis_monitoring/ensostuff/ensoyears.shtml</w:t>
            </w:r>
          </w:p>
        </w:tc>
      </w:tr>
      <w:tr w:rsidR="00B11759" w:rsidRPr="006226B0" w14:paraId="389233F6" w14:textId="77777777">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13884D7D" w14:textId="77777777" w:rsidR="00B11759" w:rsidRPr="006226B0" w:rsidRDefault="0086311F">
            <w:pPr>
              <w:spacing w:after="0" w:line="240" w:lineRule="auto"/>
              <w:ind w:left="100"/>
              <w:rPr>
                <w:b/>
                <w:sz w:val="18"/>
                <w:szCs w:val="18"/>
              </w:rPr>
            </w:pPr>
            <w:proofErr w:type="spellStart"/>
            <w:r w:rsidRPr="006226B0">
              <w:rPr>
                <w:b/>
                <w:sz w:val="18"/>
                <w:szCs w:val="18"/>
              </w:rPr>
              <w:t>ersstWACoast.win</w:t>
            </w:r>
            <w:proofErr w:type="spellEnd"/>
          </w:p>
          <w:p w14:paraId="6F118268" w14:textId="77777777" w:rsidR="00B11759" w:rsidRPr="006226B0" w:rsidRDefault="0086311F">
            <w:pPr>
              <w:spacing w:after="0" w:line="240" w:lineRule="auto"/>
              <w:ind w:left="100"/>
              <w:rPr>
                <w:b/>
                <w:sz w:val="18"/>
                <w:szCs w:val="18"/>
              </w:rPr>
            </w:pPr>
            <w:proofErr w:type="spellStart"/>
            <w:r w:rsidRPr="006226B0">
              <w:rPr>
                <w:b/>
                <w:sz w:val="18"/>
                <w:szCs w:val="18"/>
              </w:rPr>
              <w:t>ersstWACoast.spr</w:t>
            </w:r>
            <w:proofErr w:type="spellEnd"/>
          </w:p>
          <w:p w14:paraId="0DC4D35C" w14:textId="77777777" w:rsidR="00B11759" w:rsidRPr="006226B0" w:rsidRDefault="0086311F">
            <w:pPr>
              <w:spacing w:after="0" w:line="240" w:lineRule="auto"/>
              <w:ind w:left="100"/>
              <w:rPr>
                <w:b/>
                <w:sz w:val="18"/>
                <w:szCs w:val="18"/>
              </w:rPr>
            </w:pPr>
            <w:proofErr w:type="spellStart"/>
            <w:r w:rsidRPr="006226B0">
              <w:rPr>
                <w:b/>
                <w:sz w:val="18"/>
                <w:szCs w:val="18"/>
              </w:rPr>
              <w:t>ersstWACoast.sum</w:t>
            </w:r>
            <w:proofErr w:type="spellEnd"/>
          </w:p>
          <w:p w14:paraId="52ED2266" w14:textId="77777777" w:rsidR="00B11759" w:rsidRPr="006226B0" w:rsidRDefault="0086311F">
            <w:pPr>
              <w:spacing w:after="0" w:line="240" w:lineRule="auto"/>
              <w:ind w:left="100"/>
              <w:rPr>
                <w:b/>
                <w:sz w:val="18"/>
                <w:szCs w:val="18"/>
              </w:rPr>
            </w:pPr>
            <w:proofErr w:type="spellStart"/>
            <w:r w:rsidRPr="006226B0">
              <w:rPr>
                <w:b/>
                <w:sz w:val="18"/>
                <w:szCs w:val="18"/>
              </w:rPr>
              <w:t>ersstWACoast.aut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6E4D82CF" w14:textId="77777777" w:rsidR="00B11759" w:rsidRPr="006226B0" w:rsidRDefault="0086311F">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2EA044A6"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5765B1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3A9A3410" w14:textId="77777777">
        <w:trPr>
          <w:trHeight w:val="1200"/>
        </w:trPr>
        <w:tc>
          <w:tcPr>
            <w:tcW w:w="1800" w:type="dxa"/>
            <w:shd w:val="clear" w:color="auto" w:fill="BFBFBF"/>
            <w:tcMar>
              <w:top w:w="100" w:type="dxa"/>
              <w:left w:w="100" w:type="dxa"/>
              <w:bottom w:w="100" w:type="dxa"/>
              <w:right w:w="100" w:type="dxa"/>
            </w:tcMar>
          </w:tcPr>
          <w:p w14:paraId="5BE048B2" w14:textId="77777777" w:rsidR="00B11759" w:rsidRPr="006226B0" w:rsidRDefault="0086311F">
            <w:pPr>
              <w:spacing w:after="0" w:line="240" w:lineRule="auto"/>
              <w:ind w:left="100"/>
              <w:rPr>
                <w:b/>
                <w:sz w:val="18"/>
                <w:szCs w:val="18"/>
              </w:rPr>
            </w:pPr>
            <w:proofErr w:type="spellStart"/>
            <w:r w:rsidRPr="006226B0">
              <w:rPr>
                <w:b/>
                <w:sz w:val="18"/>
                <w:szCs w:val="18"/>
              </w:rPr>
              <w:lastRenderedPageBreak/>
              <w:t>ersstArc.win</w:t>
            </w:r>
            <w:proofErr w:type="spellEnd"/>
          </w:p>
          <w:p w14:paraId="4651B6D2" w14:textId="77777777" w:rsidR="00B11759" w:rsidRPr="006226B0" w:rsidRDefault="0086311F">
            <w:pPr>
              <w:spacing w:after="0" w:line="240" w:lineRule="auto"/>
              <w:ind w:left="100"/>
              <w:rPr>
                <w:b/>
                <w:sz w:val="18"/>
                <w:szCs w:val="18"/>
              </w:rPr>
            </w:pPr>
            <w:proofErr w:type="spellStart"/>
            <w:r w:rsidRPr="006226B0">
              <w:rPr>
                <w:b/>
                <w:sz w:val="18"/>
                <w:szCs w:val="18"/>
              </w:rPr>
              <w:t>ersstArc.spr</w:t>
            </w:r>
            <w:proofErr w:type="spellEnd"/>
          </w:p>
          <w:p w14:paraId="47DF6E2E" w14:textId="77777777" w:rsidR="00B11759" w:rsidRPr="006226B0" w:rsidRDefault="0086311F">
            <w:pPr>
              <w:spacing w:after="0" w:line="240" w:lineRule="auto"/>
              <w:ind w:left="100"/>
              <w:rPr>
                <w:b/>
                <w:sz w:val="18"/>
                <w:szCs w:val="18"/>
              </w:rPr>
            </w:pPr>
            <w:proofErr w:type="spellStart"/>
            <w:r w:rsidRPr="006226B0">
              <w:rPr>
                <w:b/>
                <w:sz w:val="18"/>
                <w:szCs w:val="18"/>
              </w:rPr>
              <w:t>ersstArc.sum</w:t>
            </w:r>
            <w:proofErr w:type="spellEnd"/>
          </w:p>
          <w:p w14:paraId="6192B705" w14:textId="77777777" w:rsidR="00B11759" w:rsidRPr="006226B0" w:rsidRDefault="0086311F">
            <w:pPr>
              <w:spacing w:after="0" w:line="240" w:lineRule="auto"/>
              <w:ind w:left="100"/>
              <w:rPr>
                <w:b/>
                <w:sz w:val="18"/>
                <w:szCs w:val="18"/>
              </w:rPr>
            </w:pPr>
            <w:proofErr w:type="spellStart"/>
            <w:r w:rsidRPr="006226B0">
              <w:rPr>
                <w:b/>
                <w:sz w:val="18"/>
                <w:szCs w:val="18"/>
              </w:rPr>
              <w:t>ersstArc.aut</w:t>
            </w:r>
            <w:proofErr w:type="spellEnd"/>
          </w:p>
        </w:tc>
        <w:tc>
          <w:tcPr>
            <w:tcW w:w="2985" w:type="dxa"/>
            <w:shd w:val="clear" w:color="auto" w:fill="BFBFBF"/>
            <w:tcMar>
              <w:top w:w="100" w:type="dxa"/>
              <w:left w:w="100" w:type="dxa"/>
              <w:bottom w:w="100" w:type="dxa"/>
              <w:right w:w="100" w:type="dxa"/>
            </w:tcMar>
          </w:tcPr>
          <w:p w14:paraId="548432A0" w14:textId="77777777" w:rsidR="00B11759" w:rsidRPr="006226B0" w:rsidRDefault="0086311F">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6E970EF8"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3426410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422FBC56" w14:textId="77777777">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48CC2753" w14:textId="77777777" w:rsidR="00B11759" w:rsidRPr="006226B0" w:rsidRDefault="0086311F">
            <w:pPr>
              <w:spacing w:after="0" w:line="240" w:lineRule="auto"/>
              <w:ind w:left="100"/>
              <w:rPr>
                <w:b/>
                <w:sz w:val="18"/>
                <w:szCs w:val="18"/>
              </w:rPr>
            </w:pPr>
            <w:proofErr w:type="spellStart"/>
            <w:r w:rsidRPr="006226B0">
              <w:rPr>
                <w:b/>
                <w:sz w:val="18"/>
                <w:szCs w:val="18"/>
              </w:rPr>
              <w:t>transport.win</w:t>
            </w:r>
            <w:proofErr w:type="spellEnd"/>
          </w:p>
          <w:p w14:paraId="5B0D6900" w14:textId="77777777" w:rsidR="00B11759" w:rsidRPr="006226B0" w:rsidRDefault="0086311F">
            <w:pPr>
              <w:spacing w:after="0" w:line="240" w:lineRule="auto"/>
              <w:ind w:left="100"/>
              <w:rPr>
                <w:b/>
                <w:sz w:val="18"/>
                <w:szCs w:val="18"/>
              </w:rPr>
            </w:pPr>
            <w:proofErr w:type="spellStart"/>
            <w:r w:rsidRPr="006226B0">
              <w:rPr>
                <w:b/>
                <w:sz w:val="18"/>
                <w:szCs w:val="18"/>
              </w:rPr>
              <w:t>transport.spr</w:t>
            </w:r>
            <w:proofErr w:type="spellEnd"/>
          </w:p>
          <w:p w14:paraId="2C821AA4" w14:textId="77777777" w:rsidR="00B11759" w:rsidRPr="006226B0" w:rsidRDefault="0086311F">
            <w:pPr>
              <w:spacing w:after="0" w:line="240" w:lineRule="auto"/>
              <w:ind w:left="100"/>
              <w:rPr>
                <w:b/>
                <w:sz w:val="18"/>
                <w:szCs w:val="18"/>
              </w:rPr>
            </w:pPr>
            <w:proofErr w:type="spellStart"/>
            <w:r w:rsidRPr="006226B0">
              <w:rPr>
                <w:b/>
                <w:sz w:val="18"/>
                <w:szCs w:val="18"/>
              </w:rPr>
              <w:t>transport.sum</w:t>
            </w:r>
            <w:proofErr w:type="spellEnd"/>
          </w:p>
          <w:p w14:paraId="1644BFCD" w14:textId="77777777" w:rsidR="00B11759" w:rsidRPr="006226B0" w:rsidRDefault="0086311F">
            <w:pPr>
              <w:spacing w:after="0" w:line="240" w:lineRule="auto"/>
              <w:ind w:left="100"/>
              <w:rPr>
                <w:b/>
                <w:sz w:val="18"/>
                <w:szCs w:val="18"/>
              </w:rPr>
            </w:pPr>
            <w:proofErr w:type="spellStart"/>
            <w:r w:rsidRPr="006226B0">
              <w:rPr>
                <w:b/>
                <w:sz w:val="18"/>
                <w:szCs w:val="18"/>
              </w:rPr>
              <w:t>transport.aut</w:t>
            </w:r>
            <w:proofErr w:type="spellEnd"/>
          </w:p>
        </w:tc>
        <w:tc>
          <w:tcPr>
            <w:tcW w:w="2985" w:type="dxa"/>
            <w:tcBorders>
              <w:bottom w:val="single" w:sz="4" w:space="0" w:color="000000"/>
            </w:tcBorders>
            <w:shd w:val="clear" w:color="auto" w:fill="auto"/>
            <w:tcMar>
              <w:top w:w="100" w:type="dxa"/>
              <w:left w:w="100" w:type="dxa"/>
              <w:bottom w:w="100" w:type="dxa"/>
              <w:right w:w="100" w:type="dxa"/>
            </w:tcMar>
          </w:tcPr>
          <w:p w14:paraId="667ED41E" w14:textId="7A9BBCA5" w:rsidR="00B11759" w:rsidRPr="006226B0" w:rsidRDefault="0086311F">
            <w:pPr>
              <w:spacing w:after="0" w:line="240" w:lineRule="auto"/>
              <w:ind w:left="100"/>
              <w:rPr>
                <w:sz w:val="18"/>
                <w:szCs w:val="18"/>
              </w:rPr>
            </w:pPr>
            <w:r w:rsidRPr="00532405">
              <w:rPr>
                <w:sz w:val="18"/>
                <w:szCs w:val="18"/>
              </w:rPr>
              <w:t xml:space="preserve">Seasonal measure of </w:t>
            </w:r>
            <w:r w:rsidR="00532405" w:rsidRPr="00532405">
              <w:rPr>
                <w:sz w:val="18"/>
                <w:szCs w:val="18"/>
              </w:rPr>
              <w:t>Sverdrup index</w:t>
            </w:r>
            <w:r w:rsidR="00532405"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2A9C6907" w14:textId="77777777" w:rsidR="00B11759" w:rsidRPr="006226B0" w:rsidRDefault="00B11759">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4D75FB1F" w14:textId="77777777" w:rsidR="00B11759" w:rsidRPr="006226B0" w:rsidRDefault="00B11759">
            <w:pPr>
              <w:spacing w:after="0" w:line="240" w:lineRule="auto"/>
              <w:ind w:left="100"/>
              <w:rPr>
                <w:sz w:val="18"/>
                <w:szCs w:val="18"/>
              </w:rPr>
            </w:pPr>
          </w:p>
        </w:tc>
      </w:tr>
    </w:tbl>
    <w:p w14:paraId="3C59148C" w14:textId="77777777" w:rsidR="00B11759" w:rsidRPr="006226B0" w:rsidRDefault="00B11759"/>
    <w:p w14:paraId="40760884" w14:textId="77777777" w:rsidR="00B11759" w:rsidRPr="006226B0" w:rsidRDefault="0086311F">
      <w:pPr>
        <w:spacing w:after="0" w:line="240" w:lineRule="auto"/>
      </w:pPr>
      <w:bookmarkStart w:id="77" w:name="_2p2csry" w:colFirst="0" w:colLast="0"/>
      <w:bookmarkEnd w:id="77"/>
      <w:r w:rsidRPr="006226B0">
        <w:br w:type="page"/>
      </w:r>
    </w:p>
    <w:p w14:paraId="0B3178A3" w14:textId="77777777" w:rsidR="00B11759" w:rsidRPr="006226B0" w:rsidRDefault="0086311F">
      <w:pPr>
        <w:keepNext/>
        <w:pBdr>
          <w:top w:val="nil"/>
          <w:left w:val="nil"/>
          <w:bottom w:val="nil"/>
          <w:right w:val="nil"/>
          <w:between w:val="nil"/>
        </w:pBdr>
        <w:spacing w:after="200"/>
        <w:rPr>
          <w:color w:val="000000"/>
        </w:rPr>
      </w:pPr>
      <w:bookmarkStart w:id="78" w:name="_147n2zr" w:colFirst="0" w:colLast="0"/>
      <w:bookmarkEnd w:id="78"/>
      <w:r w:rsidRPr="006226B0">
        <w:rPr>
          <w:color w:val="000000"/>
        </w:rPr>
        <w:lastRenderedPageBreak/>
        <w:t xml:space="preserve">Table 3. List of data types, subscripts, parameters (i.e., fixed effects), and random effects used to model the </w:t>
      </w:r>
      <w:proofErr w:type="spellStart"/>
      <w:r w:rsidRPr="006226B0">
        <w:rPr>
          <w:color w:val="000000"/>
        </w:rPr>
        <w:t>smolt</w:t>
      </w:r>
      <w:proofErr w:type="spellEnd"/>
      <w:r w:rsidRPr="006226B0">
        <w:rPr>
          <w:color w:val="000000"/>
        </w:rPr>
        <w:t xml:space="preserve"> to adult survival of spring/summer Chinook salmon originating from the Snake River Basin.</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B11759" w:rsidRPr="006226B0" w14:paraId="6B35D2ED" w14:textId="77777777">
        <w:trPr>
          <w:trHeight w:val="423"/>
        </w:trPr>
        <w:tc>
          <w:tcPr>
            <w:tcW w:w="2032" w:type="dxa"/>
            <w:tcBorders>
              <w:top w:val="single" w:sz="4" w:space="0" w:color="000000"/>
              <w:bottom w:val="single" w:sz="4" w:space="0" w:color="000000"/>
            </w:tcBorders>
          </w:tcPr>
          <w:p w14:paraId="03EDC00A" w14:textId="77777777" w:rsidR="00B11759" w:rsidRPr="006226B0" w:rsidRDefault="0086311F">
            <w:pPr>
              <w:spacing w:line="240" w:lineRule="auto"/>
            </w:pPr>
            <w:r w:rsidRPr="006226B0">
              <w:t>Type</w:t>
            </w:r>
          </w:p>
        </w:tc>
        <w:tc>
          <w:tcPr>
            <w:tcW w:w="1267" w:type="dxa"/>
            <w:tcBorders>
              <w:top w:val="single" w:sz="4" w:space="0" w:color="000000"/>
              <w:bottom w:val="single" w:sz="4" w:space="0" w:color="000000"/>
            </w:tcBorders>
          </w:tcPr>
          <w:p w14:paraId="52ECE34C" w14:textId="77777777" w:rsidR="00B11759" w:rsidRPr="006226B0" w:rsidRDefault="0086311F">
            <w:pPr>
              <w:spacing w:line="240" w:lineRule="auto"/>
            </w:pPr>
            <w:r w:rsidRPr="006226B0">
              <w:t>Symbol</w:t>
            </w:r>
          </w:p>
        </w:tc>
        <w:tc>
          <w:tcPr>
            <w:tcW w:w="6400" w:type="dxa"/>
            <w:tcBorders>
              <w:top w:val="single" w:sz="4" w:space="0" w:color="000000"/>
              <w:bottom w:val="single" w:sz="4" w:space="0" w:color="000000"/>
            </w:tcBorders>
          </w:tcPr>
          <w:p w14:paraId="64D8C621" w14:textId="77777777" w:rsidR="00B11759" w:rsidRPr="006226B0" w:rsidRDefault="0086311F">
            <w:pPr>
              <w:spacing w:line="240" w:lineRule="auto"/>
            </w:pPr>
            <w:r w:rsidRPr="006226B0">
              <w:t>Description</w:t>
            </w:r>
          </w:p>
        </w:tc>
      </w:tr>
      <w:tr w:rsidR="00B11759" w:rsidRPr="006226B0" w14:paraId="64358F47" w14:textId="77777777">
        <w:trPr>
          <w:trHeight w:val="408"/>
        </w:trPr>
        <w:tc>
          <w:tcPr>
            <w:tcW w:w="2032" w:type="dxa"/>
            <w:tcBorders>
              <w:top w:val="single" w:sz="4" w:space="0" w:color="000000"/>
              <w:left w:val="nil"/>
              <w:bottom w:val="nil"/>
              <w:right w:val="nil"/>
            </w:tcBorders>
          </w:tcPr>
          <w:p w14:paraId="0AE9C05E" w14:textId="77777777" w:rsidR="00B11759" w:rsidRPr="006226B0" w:rsidRDefault="0086311F">
            <w:pPr>
              <w:spacing w:line="240" w:lineRule="auto"/>
            </w:pPr>
            <w:r w:rsidRPr="006226B0">
              <w:t>Data</w:t>
            </w:r>
          </w:p>
        </w:tc>
        <w:tc>
          <w:tcPr>
            <w:tcW w:w="1267" w:type="dxa"/>
            <w:tcBorders>
              <w:top w:val="single" w:sz="4" w:space="0" w:color="000000"/>
              <w:left w:val="nil"/>
              <w:bottom w:val="nil"/>
              <w:right w:val="nil"/>
            </w:tcBorders>
          </w:tcPr>
          <w:p w14:paraId="448589C6" w14:textId="0FD30C67"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5203508A" w14:textId="77777777" w:rsidR="00B11759" w:rsidRPr="00B166D4" w:rsidRDefault="0086311F">
            <w:pPr>
              <w:spacing w:line="240" w:lineRule="auto"/>
            </w:pPr>
            <w:r w:rsidRPr="00B166D4">
              <w:t>Cohort of juvenile fish of rear type r migrating past Bonneville Dam on day j in year t</w:t>
            </w:r>
          </w:p>
        </w:tc>
      </w:tr>
      <w:tr w:rsidR="00B11759" w:rsidRPr="006226B0" w14:paraId="52FBD90D" w14:textId="77777777">
        <w:trPr>
          <w:trHeight w:val="408"/>
        </w:trPr>
        <w:tc>
          <w:tcPr>
            <w:tcW w:w="2032" w:type="dxa"/>
            <w:tcBorders>
              <w:top w:val="nil"/>
              <w:left w:val="nil"/>
              <w:bottom w:val="nil"/>
              <w:right w:val="nil"/>
            </w:tcBorders>
          </w:tcPr>
          <w:p w14:paraId="75C68C21" w14:textId="77777777" w:rsidR="00B11759" w:rsidRPr="006226B0" w:rsidRDefault="00B11759">
            <w:pPr>
              <w:spacing w:line="240" w:lineRule="auto"/>
            </w:pPr>
          </w:p>
        </w:tc>
        <w:tc>
          <w:tcPr>
            <w:tcW w:w="1267" w:type="dxa"/>
            <w:tcBorders>
              <w:top w:val="nil"/>
              <w:left w:val="nil"/>
              <w:bottom w:val="nil"/>
              <w:right w:val="nil"/>
            </w:tcBorders>
          </w:tcPr>
          <w:p w14:paraId="5CFAB90F" w14:textId="19B2F4C4"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199A6405" w14:textId="77777777" w:rsidR="00B11759" w:rsidRPr="00B166D4" w:rsidRDefault="0086311F">
            <w:pPr>
              <w:spacing w:line="240" w:lineRule="auto"/>
            </w:pPr>
            <w:r w:rsidRPr="00B166D4">
              <w:t>Number of fish from the juvenile cohort of rear type r migrating past Bonneville Dam on day j in year t that survived to adulthood</w:t>
            </w:r>
          </w:p>
        </w:tc>
      </w:tr>
      <w:tr w:rsidR="00B11759" w:rsidRPr="006226B0" w14:paraId="66D89261" w14:textId="77777777">
        <w:trPr>
          <w:trHeight w:val="408"/>
        </w:trPr>
        <w:tc>
          <w:tcPr>
            <w:tcW w:w="2032" w:type="dxa"/>
            <w:tcBorders>
              <w:top w:val="nil"/>
              <w:left w:val="nil"/>
              <w:bottom w:val="nil"/>
              <w:right w:val="nil"/>
            </w:tcBorders>
          </w:tcPr>
          <w:p w14:paraId="22C29B45" w14:textId="77777777" w:rsidR="00B11759" w:rsidRPr="006226B0" w:rsidRDefault="00B11759">
            <w:pPr>
              <w:spacing w:line="240" w:lineRule="auto"/>
            </w:pPr>
          </w:p>
        </w:tc>
        <w:tc>
          <w:tcPr>
            <w:tcW w:w="1267" w:type="dxa"/>
            <w:tcBorders>
              <w:top w:val="nil"/>
              <w:left w:val="nil"/>
              <w:bottom w:val="nil"/>
              <w:right w:val="nil"/>
            </w:tcBorders>
          </w:tcPr>
          <w:p w14:paraId="1ECB6DDA" w14:textId="40639728"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7D41F81E" w14:textId="77777777" w:rsidR="00B11759" w:rsidRPr="00B166D4" w:rsidRDefault="0086311F">
            <w:pPr>
              <w:spacing w:line="240" w:lineRule="auto"/>
            </w:pPr>
            <w:r w:rsidRPr="00B166D4">
              <w:t>Vector of environmental covariates for year t</w:t>
            </w:r>
          </w:p>
        </w:tc>
      </w:tr>
      <w:tr w:rsidR="00B11759" w:rsidRPr="006226B0" w14:paraId="7A9E20AD" w14:textId="77777777">
        <w:trPr>
          <w:trHeight w:val="408"/>
        </w:trPr>
        <w:tc>
          <w:tcPr>
            <w:tcW w:w="2032" w:type="dxa"/>
            <w:tcBorders>
              <w:top w:val="nil"/>
              <w:left w:val="nil"/>
              <w:bottom w:val="nil"/>
              <w:right w:val="nil"/>
            </w:tcBorders>
          </w:tcPr>
          <w:p w14:paraId="1D747A44" w14:textId="77777777" w:rsidR="00B11759" w:rsidRPr="006226B0" w:rsidRDefault="0086311F">
            <w:pPr>
              <w:spacing w:line="240" w:lineRule="auto"/>
            </w:pPr>
            <w:r w:rsidRPr="006226B0">
              <w:t>Index</w:t>
            </w:r>
          </w:p>
        </w:tc>
        <w:tc>
          <w:tcPr>
            <w:tcW w:w="1267" w:type="dxa"/>
            <w:tcBorders>
              <w:top w:val="nil"/>
              <w:left w:val="nil"/>
              <w:bottom w:val="nil"/>
              <w:right w:val="nil"/>
            </w:tcBorders>
          </w:tcPr>
          <w:p w14:paraId="1883532E" w14:textId="77777777" w:rsidR="00B11759" w:rsidRPr="006226B0" w:rsidRDefault="0086311F">
            <w:pPr>
              <w:spacing w:line="240" w:lineRule="auto"/>
              <w:jc w:val="center"/>
              <w:rPr>
                <w:b/>
              </w:rPr>
            </w:pPr>
            <w:r w:rsidRPr="006226B0">
              <w:t>r</w:t>
            </w:r>
          </w:p>
        </w:tc>
        <w:tc>
          <w:tcPr>
            <w:tcW w:w="6400" w:type="dxa"/>
            <w:tcBorders>
              <w:top w:val="nil"/>
              <w:left w:val="nil"/>
              <w:bottom w:val="nil"/>
              <w:right w:val="nil"/>
            </w:tcBorders>
          </w:tcPr>
          <w:p w14:paraId="011AC256" w14:textId="77777777" w:rsidR="00B11759" w:rsidRPr="006226B0" w:rsidRDefault="0086311F">
            <w:pPr>
              <w:spacing w:line="240" w:lineRule="auto"/>
              <w:rPr>
                <w:b/>
              </w:rPr>
            </w:pPr>
            <w:r w:rsidRPr="006226B0">
              <w:t>rearing type</w:t>
            </w:r>
          </w:p>
        </w:tc>
      </w:tr>
      <w:tr w:rsidR="00B11759" w:rsidRPr="006226B0" w14:paraId="4F8F4B91" w14:textId="77777777">
        <w:trPr>
          <w:trHeight w:val="437"/>
        </w:trPr>
        <w:tc>
          <w:tcPr>
            <w:tcW w:w="2032" w:type="dxa"/>
            <w:tcBorders>
              <w:top w:val="nil"/>
            </w:tcBorders>
          </w:tcPr>
          <w:p w14:paraId="1F5878F9" w14:textId="77777777" w:rsidR="00B11759" w:rsidRPr="006226B0" w:rsidRDefault="00B11759">
            <w:pPr>
              <w:spacing w:line="240" w:lineRule="auto"/>
            </w:pPr>
          </w:p>
        </w:tc>
        <w:tc>
          <w:tcPr>
            <w:tcW w:w="1267" w:type="dxa"/>
            <w:tcBorders>
              <w:top w:val="nil"/>
            </w:tcBorders>
          </w:tcPr>
          <w:p w14:paraId="2025ABAC" w14:textId="77777777" w:rsidR="00B11759" w:rsidRPr="006226B0" w:rsidRDefault="0086311F">
            <w:pPr>
              <w:spacing w:line="240" w:lineRule="auto"/>
              <w:jc w:val="center"/>
            </w:pPr>
            <w:r w:rsidRPr="006226B0">
              <w:t>j</w:t>
            </w:r>
          </w:p>
        </w:tc>
        <w:tc>
          <w:tcPr>
            <w:tcW w:w="6400" w:type="dxa"/>
            <w:tcBorders>
              <w:top w:val="nil"/>
            </w:tcBorders>
          </w:tcPr>
          <w:p w14:paraId="60379656" w14:textId="77777777" w:rsidR="00B11759" w:rsidRPr="006226B0" w:rsidRDefault="0086311F">
            <w:pPr>
              <w:spacing w:line="240" w:lineRule="auto"/>
            </w:pPr>
            <w:r w:rsidRPr="006226B0">
              <w:t>calendar day</w:t>
            </w:r>
          </w:p>
        </w:tc>
      </w:tr>
      <w:tr w:rsidR="00B11759" w:rsidRPr="006226B0" w14:paraId="4C621305" w14:textId="77777777">
        <w:trPr>
          <w:trHeight w:val="423"/>
        </w:trPr>
        <w:tc>
          <w:tcPr>
            <w:tcW w:w="2032" w:type="dxa"/>
          </w:tcPr>
          <w:p w14:paraId="4752C9D9" w14:textId="77777777" w:rsidR="00B11759" w:rsidRPr="006226B0" w:rsidRDefault="00B11759">
            <w:pPr>
              <w:spacing w:line="240" w:lineRule="auto"/>
            </w:pPr>
          </w:p>
        </w:tc>
        <w:tc>
          <w:tcPr>
            <w:tcW w:w="1267" w:type="dxa"/>
          </w:tcPr>
          <w:p w14:paraId="4E16714F" w14:textId="77777777" w:rsidR="00B11759" w:rsidRPr="006226B0" w:rsidRDefault="0086311F">
            <w:pPr>
              <w:spacing w:line="240" w:lineRule="auto"/>
              <w:jc w:val="center"/>
            </w:pPr>
            <w:r w:rsidRPr="006226B0">
              <w:t>t</w:t>
            </w:r>
          </w:p>
        </w:tc>
        <w:tc>
          <w:tcPr>
            <w:tcW w:w="6400" w:type="dxa"/>
          </w:tcPr>
          <w:p w14:paraId="4E05B79E" w14:textId="77777777" w:rsidR="00B11759" w:rsidRPr="006226B0" w:rsidRDefault="0086311F">
            <w:pPr>
              <w:spacing w:line="240" w:lineRule="auto"/>
            </w:pPr>
            <w:r w:rsidRPr="006226B0">
              <w:t>year</w:t>
            </w:r>
          </w:p>
        </w:tc>
      </w:tr>
      <w:tr w:rsidR="00B11759" w:rsidRPr="006226B0" w14:paraId="561B2027" w14:textId="77777777">
        <w:trPr>
          <w:trHeight w:val="423"/>
        </w:trPr>
        <w:tc>
          <w:tcPr>
            <w:tcW w:w="2032" w:type="dxa"/>
          </w:tcPr>
          <w:p w14:paraId="698092DC" w14:textId="77777777" w:rsidR="00B11759" w:rsidRPr="006226B0" w:rsidRDefault="0086311F">
            <w:pPr>
              <w:spacing w:line="240" w:lineRule="auto"/>
            </w:pPr>
            <w:r w:rsidRPr="006226B0">
              <w:t>Fixed-effects</w:t>
            </w:r>
          </w:p>
        </w:tc>
        <w:tc>
          <w:tcPr>
            <w:tcW w:w="1267" w:type="dxa"/>
          </w:tcPr>
          <w:p w14:paraId="048EFF48" w14:textId="1CCC8331"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7CE41C35" w14:textId="77777777" w:rsidR="00B11759" w:rsidRPr="00B166D4" w:rsidRDefault="0086311F">
            <w:pPr>
              <w:spacing w:line="240" w:lineRule="auto"/>
            </w:pPr>
            <w:r w:rsidRPr="00B166D4">
              <w:t xml:space="preserve">mean survival </w:t>
            </w:r>
          </w:p>
        </w:tc>
      </w:tr>
      <w:tr w:rsidR="00B11759" w:rsidRPr="006226B0" w14:paraId="285C07B5" w14:textId="77777777">
        <w:trPr>
          <w:trHeight w:val="423"/>
        </w:trPr>
        <w:tc>
          <w:tcPr>
            <w:tcW w:w="2032" w:type="dxa"/>
          </w:tcPr>
          <w:p w14:paraId="69AD5E98" w14:textId="77777777" w:rsidR="00B11759" w:rsidRPr="006226B0" w:rsidRDefault="00B11759">
            <w:pPr>
              <w:spacing w:line="240" w:lineRule="auto"/>
            </w:pPr>
          </w:p>
        </w:tc>
        <w:tc>
          <w:tcPr>
            <w:tcW w:w="1267" w:type="dxa"/>
          </w:tcPr>
          <w:p w14:paraId="3B12D2AC" w14:textId="42F4BC53" w:rsidR="00B11759" w:rsidRPr="006226B0" w:rsidRDefault="00F10645">
            <w:pPr>
              <w:jc w:val="center"/>
            </w:pPr>
            <m:oMathPara>
              <m:oMath>
                <m:r>
                  <m:rPr>
                    <m:sty m:val="p"/>
                  </m:rPr>
                  <w:rPr>
                    <w:rFonts w:ascii="Cambria Math" w:hAnsi="Cambria Math"/>
                  </w:rPr>
                  <m:t>β</m:t>
                </m:r>
              </m:oMath>
            </m:oMathPara>
          </w:p>
        </w:tc>
        <w:tc>
          <w:tcPr>
            <w:tcW w:w="6400" w:type="dxa"/>
          </w:tcPr>
          <w:p w14:paraId="5C28E813" w14:textId="77777777" w:rsidR="00B11759" w:rsidRPr="006226B0" w:rsidRDefault="0086311F">
            <w:pPr>
              <w:spacing w:line="240" w:lineRule="auto"/>
            </w:pPr>
            <w:r w:rsidRPr="006226B0">
              <w:t>vector of marine covariate parameters</w:t>
            </w:r>
          </w:p>
        </w:tc>
      </w:tr>
      <w:tr w:rsidR="00B11759" w:rsidRPr="006226B0" w14:paraId="16C5C065" w14:textId="77777777">
        <w:trPr>
          <w:trHeight w:val="437"/>
        </w:trPr>
        <w:tc>
          <w:tcPr>
            <w:tcW w:w="2032" w:type="dxa"/>
          </w:tcPr>
          <w:p w14:paraId="6DA06652" w14:textId="77777777" w:rsidR="00B11759" w:rsidRPr="006226B0" w:rsidRDefault="00B11759">
            <w:pPr>
              <w:spacing w:line="240" w:lineRule="auto"/>
            </w:pPr>
          </w:p>
        </w:tc>
        <w:tc>
          <w:tcPr>
            <w:tcW w:w="1267" w:type="dxa"/>
          </w:tcPr>
          <w:p w14:paraId="3D824124" w14:textId="4394A34B"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4909C48A" w14:textId="77777777" w:rsidR="00B11759" w:rsidRPr="00B166D4" w:rsidRDefault="0086311F">
            <w:pPr>
              <w:spacing w:line="240" w:lineRule="auto"/>
            </w:pPr>
            <w:r w:rsidRPr="00B166D4">
              <w:t>correlation coefficient for day effect</w:t>
            </w:r>
          </w:p>
        </w:tc>
      </w:tr>
      <w:tr w:rsidR="00B11759" w:rsidRPr="006226B0" w14:paraId="211596C2" w14:textId="77777777">
        <w:trPr>
          <w:trHeight w:val="423"/>
        </w:trPr>
        <w:tc>
          <w:tcPr>
            <w:tcW w:w="2032" w:type="dxa"/>
          </w:tcPr>
          <w:p w14:paraId="3B72A980" w14:textId="77777777" w:rsidR="00B11759" w:rsidRPr="006226B0" w:rsidRDefault="00B11759">
            <w:pPr>
              <w:spacing w:line="240" w:lineRule="auto"/>
            </w:pPr>
          </w:p>
        </w:tc>
        <w:tc>
          <w:tcPr>
            <w:tcW w:w="1267" w:type="dxa"/>
          </w:tcPr>
          <w:p w14:paraId="38DD5FED" w14:textId="175349A1"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FB5EB6E" w14:textId="77777777" w:rsidR="00B11759" w:rsidRPr="00B166D4" w:rsidRDefault="0086311F">
            <w:pPr>
              <w:spacing w:line="240" w:lineRule="auto"/>
            </w:pPr>
            <w:r w:rsidRPr="00B166D4">
              <w:t>correlation coefficient for yearly effect</w:t>
            </w:r>
          </w:p>
        </w:tc>
      </w:tr>
      <w:tr w:rsidR="00B11759" w:rsidRPr="006226B0" w14:paraId="34FA0A19" w14:textId="77777777">
        <w:trPr>
          <w:trHeight w:val="437"/>
        </w:trPr>
        <w:tc>
          <w:tcPr>
            <w:tcW w:w="2032" w:type="dxa"/>
          </w:tcPr>
          <w:p w14:paraId="54454201" w14:textId="77777777" w:rsidR="00B11759" w:rsidRPr="006226B0" w:rsidRDefault="00B11759">
            <w:pPr>
              <w:spacing w:line="240" w:lineRule="auto"/>
            </w:pPr>
          </w:p>
        </w:tc>
        <w:tc>
          <w:tcPr>
            <w:tcW w:w="1267" w:type="dxa"/>
          </w:tcPr>
          <w:p w14:paraId="0001FCAE" w14:textId="31CA7188"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7474A4B" w14:textId="77777777" w:rsidR="00B11759" w:rsidRPr="00B166D4" w:rsidRDefault="0086311F">
            <w:pPr>
              <w:spacing w:line="240" w:lineRule="auto"/>
            </w:pPr>
            <w:r w:rsidRPr="00B166D4">
              <w:t>correlation coefficient for the day effect in the day/year interaction</w:t>
            </w:r>
          </w:p>
        </w:tc>
      </w:tr>
      <w:tr w:rsidR="00B11759" w:rsidRPr="006226B0" w14:paraId="742851CD" w14:textId="77777777">
        <w:trPr>
          <w:trHeight w:val="685"/>
        </w:trPr>
        <w:tc>
          <w:tcPr>
            <w:tcW w:w="2032" w:type="dxa"/>
          </w:tcPr>
          <w:p w14:paraId="7762232A" w14:textId="77777777" w:rsidR="00B11759" w:rsidRPr="006226B0" w:rsidRDefault="00B11759">
            <w:pPr>
              <w:spacing w:line="240" w:lineRule="auto"/>
            </w:pPr>
          </w:p>
        </w:tc>
        <w:tc>
          <w:tcPr>
            <w:tcW w:w="1267" w:type="dxa"/>
          </w:tcPr>
          <w:p w14:paraId="0AEC0A68" w14:textId="0272600B"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C57ECE8" w14:textId="77777777" w:rsidR="00B11759" w:rsidRPr="00B166D4" w:rsidRDefault="0086311F">
            <w:pPr>
              <w:spacing w:line="240" w:lineRule="auto"/>
            </w:pPr>
            <w:r w:rsidRPr="00B166D4">
              <w:t>correlation coefficient for the year effect in the day/year interaction</w:t>
            </w:r>
          </w:p>
        </w:tc>
      </w:tr>
      <w:tr w:rsidR="00B11759" w:rsidRPr="006226B0" w14:paraId="7B7162EF" w14:textId="77777777">
        <w:trPr>
          <w:trHeight w:val="437"/>
        </w:trPr>
        <w:tc>
          <w:tcPr>
            <w:tcW w:w="2032" w:type="dxa"/>
          </w:tcPr>
          <w:p w14:paraId="49D7174A" w14:textId="77777777" w:rsidR="00B11759" w:rsidRPr="006226B0" w:rsidRDefault="00B11759">
            <w:pPr>
              <w:spacing w:line="240" w:lineRule="auto"/>
            </w:pPr>
          </w:p>
        </w:tc>
        <w:tc>
          <w:tcPr>
            <w:tcW w:w="1267" w:type="dxa"/>
          </w:tcPr>
          <w:p w14:paraId="5BA5486C" w14:textId="4C68EA25" w:rsidR="00B11759" w:rsidRPr="00B166D4" w:rsidRDefault="0017167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6ED84F91" w14:textId="77777777" w:rsidR="00B11759" w:rsidRPr="00B166D4" w:rsidRDefault="0086311F">
            <w:pPr>
              <w:spacing w:line="240" w:lineRule="auto"/>
            </w:pPr>
            <w:r w:rsidRPr="00B166D4">
              <w:t>variance of the day effect for rear type r</w:t>
            </w:r>
          </w:p>
        </w:tc>
      </w:tr>
      <w:tr w:rsidR="00B11759" w:rsidRPr="006226B0" w14:paraId="799C709B" w14:textId="77777777">
        <w:trPr>
          <w:trHeight w:val="685"/>
        </w:trPr>
        <w:tc>
          <w:tcPr>
            <w:tcW w:w="2032" w:type="dxa"/>
          </w:tcPr>
          <w:p w14:paraId="47ED755E" w14:textId="77777777" w:rsidR="00B11759" w:rsidRPr="006226B0" w:rsidRDefault="00B11759">
            <w:pPr>
              <w:spacing w:line="240" w:lineRule="auto"/>
            </w:pPr>
          </w:p>
        </w:tc>
        <w:tc>
          <w:tcPr>
            <w:tcW w:w="1267" w:type="dxa"/>
          </w:tcPr>
          <w:p w14:paraId="7BBC6B70" w14:textId="55D2F327" w:rsidR="00B11759" w:rsidRPr="00B166D4" w:rsidRDefault="0017167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0672B528" w14:textId="77777777" w:rsidR="00B11759" w:rsidRPr="00B166D4" w:rsidRDefault="0086311F">
            <w:pPr>
              <w:spacing w:line="240" w:lineRule="auto"/>
            </w:pPr>
            <w:r w:rsidRPr="00B166D4">
              <w:t>variance of the year effect for rear type r</w:t>
            </w:r>
          </w:p>
        </w:tc>
      </w:tr>
      <w:tr w:rsidR="00B11759" w:rsidRPr="006226B0" w14:paraId="7505F4C4" w14:textId="77777777">
        <w:trPr>
          <w:trHeight w:val="700"/>
        </w:trPr>
        <w:tc>
          <w:tcPr>
            <w:tcW w:w="2032" w:type="dxa"/>
          </w:tcPr>
          <w:p w14:paraId="0198E98A" w14:textId="77777777" w:rsidR="00B11759" w:rsidRPr="006226B0" w:rsidRDefault="00B11759">
            <w:pPr>
              <w:spacing w:line="240" w:lineRule="auto"/>
            </w:pPr>
          </w:p>
        </w:tc>
        <w:tc>
          <w:tcPr>
            <w:tcW w:w="1267" w:type="dxa"/>
          </w:tcPr>
          <w:p w14:paraId="62441717" w14:textId="7EA0A892" w:rsidR="00B11759" w:rsidRPr="00B166D4" w:rsidRDefault="0017167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6936C3E4" w14:textId="77777777" w:rsidR="00B11759" w:rsidRPr="00B166D4" w:rsidRDefault="0086311F">
            <w:pPr>
              <w:spacing w:line="240" w:lineRule="auto"/>
            </w:pPr>
            <w:r w:rsidRPr="00B166D4">
              <w:t>variance of the day year interaction for rear type r</w:t>
            </w:r>
          </w:p>
        </w:tc>
      </w:tr>
      <w:tr w:rsidR="00B11759" w:rsidRPr="006226B0" w14:paraId="731EBC4E" w14:textId="77777777">
        <w:trPr>
          <w:trHeight w:val="423"/>
        </w:trPr>
        <w:tc>
          <w:tcPr>
            <w:tcW w:w="2032" w:type="dxa"/>
          </w:tcPr>
          <w:p w14:paraId="008BF579" w14:textId="77777777" w:rsidR="00B11759" w:rsidRPr="006226B0" w:rsidRDefault="0086311F">
            <w:pPr>
              <w:spacing w:line="240" w:lineRule="auto"/>
            </w:pPr>
            <w:r w:rsidRPr="006226B0">
              <w:lastRenderedPageBreak/>
              <w:t>Random effects</w:t>
            </w:r>
          </w:p>
        </w:tc>
        <w:tc>
          <w:tcPr>
            <w:tcW w:w="1267" w:type="dxa"/>
          </w:tcPr>
          <w:p w14:paraId="1454D696" w14:textId="2B148D3C"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5B8F1BE" w14:textId="77777777" w:rsidR="00B11759" w:rsidRPr="00B166D4" w:rsidRDefault="0086311F">
            <w:pPr>
              <w:spacing w:line="240" w:lineRule="auto"/>
            </w:pPr>
            <w:r w:rsidRPr="00B166D4">
              <w:t>day effect for day j for rear type r</w:t>
            </w:r>
          </w:p>
        </w:tc>
      </w:tr>
      <w:tr w:rsidR="00B11759" w:rsidRPr="006226B0" w14:paraId="18C1E16E" w14:textId="77777777">
        <w:trPr>
          <w:trHeight w:val="437"/>
        </w:trPr>
        <w:tc>
          <w:tcPr>
            <w:tcW w:w="2032" w:type="dxa"/>
          </w:tcPr>
          <w:p w14:paraId="7D2B0052" w14:textId="77777777" w:rsidR="00B11759" w:rsidRPr="006226B0" w:rsidRDefault="00B11759">
            <w:pPr>
              <w:spacing w:line="240" w:lineRule="auto"/>
            </w:pPr>
          </w:p>
        </w:tc>
        <w:tc>
          <w:tcPr>
            <w:tcW w:w="1267" w:type="dxa"/>
          </w:tcPr>
          <w:p w14:paraId="75B8354F" w14:textId="666B1459"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36E20AB7" w14:textId="77777777" w:rsidR="00B11759" w:rsidRPr="00B166D4" w:rsidRDefault="0086311F">
            <w:pPr>
              <w:spacing w:line="240" w:lineRule="auto"/>
            </w:pPr>
            <w:r w:rsidRPr="00B166D4">
              <w:t>year effect for year y for rear type r</w:t>
            </w:r>
          </w:p>
        </w:tc>
      </w:tr>
      <w:tr w:rsidR="00B11759" w:rsidRPr="006226B0" w14:paraId="5C8E91B2" w14:textId="77777777">
        <w:trPr>
          <w:trHeight w:val="685"/>
        </w:trPr>
        <w:tc>
          <w:tcPr>
            <w:tcW w:w="2032" w:type="dxa"/>
            <w:tcBorders>
              <w:bottom w:val="single" w:sz="4" w:space="0" w:color="000000"/>
            </w:tcBorders>
          </w:tcPr>
          <w:p w14:paraId="60F1EF5B" w14:textId="77777777" w:rsidR="00B11759" w:rsidRPr="006226B0" w:rsidRDefault="00B11759">
            <w:pPr>
              <w:spacing w:line="240" w:lineRule="auto"/>
            </w:pPr>
          </w:p>
        </w:tc>
        <w:tc>
          <w:tcPr>
            <w:tcW w:w="1267" w:type="dxa"/>
            <w:tcBorders>
              <w:bottom w:val="single" w:sz="4" w:space="0" w:color="000000"/>
            </w:tcBorders>
          </w:tcPr>
          <w:p w14:paraId="3C787151" w14:textId="354D5602" w:rsidR="00B11759" w:rsidRPr="00B166D4" w:rsidRDefault="0017167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3A0028B" w14:textId="77777777" w:rsidR="00B11759" w:rsidRPr="00B166D4" w:rsidRDefault="0086311F">
            <w:pPr>
              <w:spacing w:line="240" w:lineRule="auto"/>
            </w:pPr>
            <w:r w:rsidRPr="00B166D4">
              <w:t>day/year effect for day j, year t, and rear type r</w:t>
            </w:r>
          </w:p>
        </w:tc>
      </w:tr>
    </w:tbl>
    <w:p w14:paraId="64783599" w14:textId="77777777" w:rsidR="00B11759" w:rsidRPr="006226B0" w:rsidRDefault="0086311F">
      <w:pPr>
        <w:spacing w:line="259" w:lineRule="auto"/>
        <w:rPr>
          <w:color w:val="000000"/>
        </w:rPr>
      </w:pPr>
      <w:r w:rsidRPr="006226B0">
        <w:br w:type="page"/>
      </w:r>
    </w:p>
    <w:p w14:paraId="72AD29E9" w14:textId="77777777" w:rsidR="00B11759" w:rsidRPr="006226B0" w:rsidRDefault="00B11759">
      <w:pPr>
        <w:spacing w:line="259" w:lineRule="auto"/>
        <w:rPr>
          <w:color w:val="000000"/>
        </w:rPr>
        <w:sectPr w:rsidR="00B11759" w:rsidRPr="006226B0" w:rsidSect="006226B0">
          <w:pgSz w:w="12240" w:h="15840"/>
          <w:pgMar w:top="1440" w:right="1440" w:bottom="1440" w:left="1440" w:header="720" w:footer="720" w:gutter="0"/>
          <w:lnNumType w:countBy="1" w:restart="continuous"/>
          <w:pgNumType w:start="1"/>
          <w:cols w:space="720" w:equalWidth="0">
            <w:col w:w="9360"/>
          </w:cols>
          <w:docGrid w:linePitch="326"/>
        </w:sectPr>
      </w:pPr>
    </w:p>
    <w:p w14:paraId="782DCF18" w14:textId="77777777" w:rsidR="00B11759" w:rsidRPr="006226B0" w:rsidRDefault="00B11759">
      <w:pPr>
        <w:spacing w:after="0" w:line="240" w:lineRule="auto"/>
      </w:pPr>
      <w:bookmarkStart w:id="79" w:name="_3o7alnk" w:colFirst="0" w:colLast="0"/>
      <w:bookmarkEnd w:id="79"/>
    </w:p>
    <w:p w14:paraId="106ECAE0" w14:textId="37084AC8" w:rsidR="00B11759" w:rsidRPr="006226B0" w:rsidRDefault="0086311F">
      <w:pPr>
        <w:pBdr>
          <w:top w:val="nil"/>
          <w:left w:val="nil"/>
          <w:bottom w:val="nil"/>
          <w:right w:val="nil"/>
          <w:between w:val="nil"/>
        </w:pBdr>
        <w:spacing w:after="200"/>
        <w:rPr>
          <w:color w:val="000000"/>
        </w:rPr>
      </w:pPr>
      <w:bookmarkStart w:id="80" w:name="_23ckvvd" w:colFirst="0" w:colLast="0"/>
      <w:bookmarkEnd w:id="80"/>
      <w:r w:rsidRPr="006226B0">
        <w:rPr>
          <w:color w:val="000000"/>
        </w:rPr>
        <w:t>Table 4.  Top models for each origin type based on the random effects and number of marine covariates. The gradient is a measure of the likelihood surface for the maximum likelihood estimate, PD Hessian stands for positive definite Hessian, and N.E. stands for not estimated.</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11759" w:rsidRPr="006226B0" w14:paraId="062E0700" w14:textId="77777777">
        <w:trPr>
          <w:trHeight w:val="300"/>
        </w:trPr>
        <w:tc>
          <w:tcPr>
            <w:tcW w:w="960" w:type="dxa"/>
            <w:tcBorders>
              <w:top w:val="single" w:sz="4" w:space="0" w:color="000000"/>
              <w:left w:val="nil"/>
              <w:bottom w:val="nil"/>
              <w:right w:val="nil"/>
            </w:tcBorders>
            <w:shd w:val="clear" w:color="auto" w:fill="auto"/>
            <w:vAlign w:val="bottom"/>
          </w:tcPr>
          <w:p w14:paraId="0569B04C" w14:textId="77777777" w:rsidR="00B11759" w:rsidRPr="00B166D4" w:rsidRDefault="00B11759">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429CFA92" w14:textId="77777777" w:rsidR="00B11759" w:rsidRPr="00B166D4" w:rsidRDefault="00B11759">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1B459E44" w14:textId="77777777" w:rsidR="00B11759" w:rsidRPr="00B166D4" w:rsidRDefault="0086311F">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58D54768" w14:textId="77777777" w:rsidR="00B11759" w:rsidRPr="00B166D4" w:rsidRDefault="0086311F">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09213D2C" w14:textId="77777777" w:rsidR="00B11759" w:rsidRPr="00B166D4" w:rsidRDefault="00B11759">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5B347309" w14:textId="77777777" w:rsidR="00B11759" w:rsidRPr="00B166D4" w:rsidRDefault="00B11759">
            <w:pPr>
              <w:spacing w:after="0" w:line="240" w:lineRule="auto"/>
              <w:rPr>
                <w:color w:val="000000"/>
                <w:sz w:val="22"/>
                <w:szCs w:val="22"/>
              </w:rPr>
            </w:pPr>
          </w:p>
        </w:tc>
      </w:tr>
      <w:tr w:rsidR="00B11759" w:rsidRPr="006226B0" w14:paraId="65074160" w14:textId="77777777" w:rsidTr="006226B0">
        <w:trPr>
          <w:trHeight w:val="300"/>
        </w:trPr>
        <w:tc>
          <w:tcPr>
            <w:tcW w:w="1170" w:type="dxa"/>
            <w:gridSpan w:val="2"/>
            <w:tcBorders>
              <w:top w:val="nil"/>
              <w:left w:val="nil"/>
              <w:bottom w:val="single" w:sz="4" w:space="0" w:color="000000"/>
              <w:right w:val="nil"/>
            </w:tcBorders>
            <w:shd w:val="clear" w:color="auto" w:fill="auto"/>
            <w:vAlign w:val="bottom"/>
          </w:tcPr>
          <w:p w14:paraId="2ECF3F9A" w14:textId="77777777" w:rsidR="00B11759" w:rsidRPr="006226B0" w:rsidRDefault="0086311F">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5FC7BE0D" w14:textId="7F9B76A5" w:rsidR="00B11759" w:rsidRPr="006226B0" w:rsidRDefault="00F10645">
            <w:pPr>
              <w:spacing w:after="0" w:line="240" w:lineRule="auto"/>
              <w:rPr>
                <w:color w:val="000000"/>
                <w:sz w:val="22"/>
                <w:szCs w:val="22"/>
              </w:rPr>
            </w:pPr>
            <m:oMath>
              <m:r>
                <m:rPr>
                  <m:sty m:val="p"/>
                </m:rPr>
                <w:rPr>
                  <w:rFonts w:ascii="Cambria Math" w:hAnsi="Cambria Math"/>
                </w:rPr>
                <m:t>Δ</m:t>
              </m:r>
            </m:oMath>
            <w:r w:rsidR="0086311F"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0CD2E107" w14:textId="09DBAFFF" w:rsidR="00B11759" w:rsidRPr="00B166D4" w:rsidRDefault="0086311F">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110F7707" w14:textId="54254E3F" w:rsidR="00B11759" w:rsidRPr="00B166D4" w:rsidRDefault="0086311F">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195604D6" w14:textId="4F849BC4" w:rsidR="00B11759" w:rsidRPr="00B166D4" w:rsidRDefault="0086311F">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14044F8D" w14:textId="77777777" w:rsidR="00B11759" w:rsidRPr="00B166D4" w:rsidRDefault="0086311F">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046C847B" w14:textId="77777777" w:rsidR="00B11759" w:rsidRPr="00B166D4" w:rsidRDefault="0086311F">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2231542" w14:textId="77777777" w:rsidR="00B11759" w:rsidRPr="00B166D4" w:rsidRDefault="0086311F">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26F3761F" w14:textId="77777777" w:rsidR="00B11759" w:rsidRPr="00B166D4" w:rsidRDefault="0086311F">
            <w:pPr>
              <w:spacing w:after="0" w:line="240" w:lineRule="auto"/>
              <w:rPr>
                <w:color w:val="000000"/>
                <w:sz w:val="22"/>
                <w:szCs w:val="22"/>
              </w:rPr>
            </w:pPr>
            <w:r w:rsidRPr="00B166D4">
              <w:rPr>
                <w:color w:val="000000"/>
                <w:sz w:val="22"/>
                <w:szCs w:val="22"/>
              </w:rPr>
              <w:t>PD Hessian</w:t>
            </w:r>
          </w:p>
        </w:tc>
      </w:tr>
      <w:tr w:rsidR="00B11759" w:rsidRPr="006226B0" w14:paraId="7F41843A" w14:textId="77777777" w:rsidTr="006226B0">
        <w:trPr>
          <w:trHeight w:val="300"/>
        </w:trPr>
        <w:tc>
          <w:tcPr>
            <w:tcW w:w="1170" w:type="dxa"/>
            <w:gridSpan w:val="2"/>
            <w:tcBorders>
              <w:top w:val="single" w:sz="4" w:space="0" w:color="000000"/>
              <w:left w:val="nil"/>
              <w:bottom w:val="nil"/>
              <w:right w:val="nil"/>
            </w:tcBorders>
            <w:shd w:val="clear" w:color="auto" w:fill="auto"/>
            <w:vAlign w:val="bottom"/>
          </w:tcPr>
          <w:p w14:paraId="6263EFF7" w14:textId="77777777" w:rsidR="00B11759" w:rsidRPr="006226B0" w:rsidRDefault="0086311F">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2EF9CCB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4030721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D95806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B6B8AB2"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37B486A3"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single" w:sz="4" w:space="0" w:color="000000"/>
              <w:left w:val="nil"/>
              <w:bottom w:val="nil"/>
              <w:right w:val="nil"/>
            </w:tcBorders>
            <w:shd w:val="clear" w:color="auto" w:fill="auto"/>
            <w:vAlign w:val="bottom"/>
          </w:tcPr>
          <w:p w14:paraId="239DE8FE"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single" w:sz="4" w:space="0" w:color="000000"/>
              <w:left w:val="nil"/>
              <w:bottom w:val="nil"/>
              <w:right w:val="nil"/>
            </w:tcBorders>
            <w:shd w:val="clear" w:color="auto" w:fill="auto"/>
            <w:vAlign w:val="bottom"/>
          </w:tcPr>
          <w:p w14:paraId="7C002093" w14:textId="77777777" w:rsidR="00B11759" w:rsidRPr="006226B0" w:rsidRDefault="0086311F">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2BEEB27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E5A2766" w14:textId="77777777" w:rsidTr="006226B0">
        <w:trPr>
          <w:trHeight w:val="300"/>
        </w:trPr>
        <w:tc>
          <w:tcPr>
            <w:tcW w:w="1170" w:type="dxa"/>
            <w:gridSpan w:val="2"/>
            <w:tcBorders>
              <w:top w:val="nil"/>
              <w:left w:val="nil"/>
              <w:bottom w:val="nil"/>
              <w:right w:val="nil"/>
            </w:tcBorders>
            <w:shd w:val="clear" w:color="auto" w:fill="auto"/>
            <w:vAlign w:val="bottom"/>
          </w:tcPr>
          <w:p w14:paraId="0F7A8EB9"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C2072D" w14:textId="77777777" w:rsidR="00B11759" w:rsidRPr="006226B0" w:rsidRDefault="0086311F">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0D9A3D7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135ACD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358CE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86C36A4"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A79038C" w14:textId="77777777" w:rsidR="00B11759" w:rsidRPr="006226B0" w:rsidRDefault="0086311F">
            <w:pPr>
              <w:spacing w:after="0" w:line="240" w:lineRule="auto"/>
              <w:rPr>
                <w:color w:val="000000"/>
                <w:sz w:val="22"/>
                <w:szCs w:val="22"/>
              </w:rPr>
            </w:pPr>
            <w:proofErr w:type="spellStart"/>
            <w:r w:rsidRPr="006226B0">
              <w:rPr>
                <w:color w:val="000000"/>
                <w:sz w:val="22"/>
                <w:szCs w:val="22"/>
              </w:rPr>
              <w:t>npgo.aut</w:t>
            </w:r>
            <w:proofErr w:type="spellEnd"/>
          </w:p>
        </w:tc>
        <w:tc>
          <w:tcPr>
            <w:tcW w:w="1002" w:type="dxa"/>
            <w:tcBorders>
              <w:top w:val="nil"/>
              <w:left w:val="nil"/>
              <w:bottom w:val="nil"/>
              <w:right w:val="nil"/>
            </w:tcBorders>
            <w:shd w:val="clear" w:color="auto" w:fill="auto"/>
            <w:vAlign w:val="bottom"/>
          </w:tcPr>
          <w:p w14:paraId="6F8A071F" w14:textId="77777777" w:rsidR="00B11759" w:rsidRPr="006226B0" w:rsidRDefault="0086311F">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1D40145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E815BBA" w14:textId="77777777" w:rsidTr="006226B0">
        <w:trPr>
          <w:trHeight w:val="300"/>
        </w:trPr>
        <w:tc>
          <w:tcPr>
            <w:tcW w:w="1170" w:type="dxa"/>
            <w:gridSpan w:val="2"/>
            <w:tcBorders>
              <w:top w:val="nil"/>
              <w:left w:val="nil"/>
              <w:bottom w:val="nil"/>
              <w:right w:val="nil"/>
            </w:tcBorders>
            <w:shd w:val="clear" w:color="auto" w:fill="auto"/>
            <w:vAlign w:val="bottom"/>
          </w:tcPr>
          <w:p w14:paraId="23A65850"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F96A9E3" w14:textId="77777777" w:rsidR="00B11759" w:rsidRPr="006226B0" w:rsidRDefault="0086311F">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1200457B"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2F76354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4E5F9F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5B29200"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E980915"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npgo.spr</w:t>
            </w:r>
            <w:proofErr w:type="spellEnd"/>
          </w:p>
        </w:tc>
        <w:tc>
          <w:tcPr>
            <w:tcW w:w="1002" w:type="dxa"/>
            <w:tcBorders>
              <w:top w:val="nil"/>
              <w:left w:val="nil"/>
              <w:bottom w:val="nil"/>
              <w:right w:val="nil"/>
            </w:tcBorders>
            <w:shd w:val="clear" w:color="auto" w:fill="auto"/>
            <w:vAlign w:val="bottom"/>
          </w:tcPr>
          <w:p w14:paraId="79A12080" w14:textId="77777777" w:rsidR="00B11759" w:rsidRPr="006226B0" w:rsidRDefault="0086311F">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3568BF5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42E237D" w14:textId="77777777" w:rsidTr="006226B0">
        <w:trPr>
          <w:trHeight w:val="300"/>
        </w:trPr>
        <w:tc>
          <w:tcPr>
            <w:tcW w:w="1170" w:type="dxa"/>
            <w:gridSpan w:val="2"/>
            <w:tcBorders>
              <w:top w:val="nil"/>
              <w:left w:val="nil"/>
              <w:bottom w:val="nil"/>
              <w:right w:val="nil"/>
            </w:tcBorders>
            <w:shd w:val="clear" w:color="auto" w:fill="auto"/>
            <w:vAlign w:val="bottom"/>
          </w:tcPr>
          <w:p w14:paraId="13A8B05C"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9827F54" w14:textId="77777777" w:rsidR="00B11759" w:rsidRPr="006226B0" w:rsidRDefault="0086311F">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2E5BA56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CE59C9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FB41D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BEEB53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2FABF8E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737930B3"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0B4E415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79F6BB3" w14:textId="77777777" w:rsidTr="006226B0">
        <w:trPr>
          <w:trHeight w:val="300"/>
        </w:trPr>
        <w:tc>
          <w:tcPr>
            <w:tcW w:w="1170" w:type="dxa"/>
            <w:gridSpan w:val="2"/>
            <w:tcBorders>
              <w:top w:val="nil"/>
              <w:left w:val="nil"/>
              <w:bottom w:val="nil"/>
              <w:right w:val="nil"/>
            </w:tcBorders>
            <w:shd w:val="clear" w:color="auto" w:fill="auto"/>
            <w:vAlign w:val="bottom"/>
          </w:tcPr>
          <w:p w14:paraId="09144DAD"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AF4A276" w14:textId="77777777" w:rsidR="00B11759" w:rsidRPr="006226B0" w:rsidRDefault="0086311F">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4609870C"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68EACB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A844AF5"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03C83A1"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4C927D2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2AD8D7FA" w14:textId="77777777" w:rsidR="00B11759" w:rsidRPr="006226B0" w:rsidRDefault="0086311F">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5BE2673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8E8E00F" w14:textId="77777777" w:rsidTr="006226B0">
        <w:trPr>
          <w:trHeight w:val="300"/>
        </w:trPr>
        <w:tc>
          <w:tcPr>
            <w:tcW w:w="1170" w:type="dxa"/>
            <w:gridSpan w:val="2"/>
            <w:tcBorders>
              <w:top w:val="nil"/>
              <w:left w:val="nil"/>
              <w:bottom w:val="nil"/>
              <w:right w:val="nil"/>
            </w:tcBorders>
            <w:shd w:val="clear" w:color="auto" w:fill="auto"/>
            <w:vAlign w:val="bottom"/>
          </w:tcPr>
          <w:p w14:paraId="59F37204"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69E1EF" w14:textId="77777777" w:rsidR="00B11759" w:rsidRPr="006226B0" w:rsidRDefault="0086311F">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580D8FE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B5650FC"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596D92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B9F4ECE"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99F1BA4"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37F41E26" w14:textId="77777777" w:rsidR="00B11759" w:rsidRPr="006226B0" w:rsidRDefault="0086311F">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2B355ACB"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A0A9C67" w14:textId="77777777" w:rsidTr="006226B0">
        <w:trPr>
          <w:trHeight w:val="300"/>
        </w:trPr>
        <w:tc>
          <w:tcPr>
            <w:tcW w:w="1170" w:type="dxa"/>
            <w:gridSpan w:val="2"/>
            <w:tcBorders>
              <w:top w:val="nil"/>
              <w:left w:val="nil"/>
              <w:bottom w:val="nil"/>
              <w:right w:val="nil"/>
            </w:tcBorders>
            <w:shd w:val="clear" w:color="auto" w:fill="auto"/>
            <w:vAlign w:val="bottom"/>
          </w:tcPr>
          <w:p w14:paraId="58E86FC5"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814CDFA" w14:textId="77777777" w:rsidR="00B11759" w:rsidRPr="006226B0" w:rsidRDefault="0086311F">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012EE1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9BA04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61424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53770EF"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2AF458F1"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7B04E067" w14:textId="77777777" w:rsidR="00B11759" w:rsidRPr="006226B0" w:rsidRDefault="0086311F">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0521BAD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9A76437" w14:textId="77777777">
        <w:trPr>
          <w:trHeight w:val="300"/>
        </w:trPr>
        <w:tc>
          <w:tcPr>
            <w:tcW w:w="1260" w:type="dxa"/>
            <w:gridSpan w:val="3"/>
            <w:tcBorders>
              <w:top w:val="nil"/>
              <w:left w:val="nil"/>
              <w:bottom w:val="nil"/>
              <w:right w:val="nil"/>
            </w:tcBorders>
            <w:shd w:val="clear" w:color="auto" w:fill="auto"/>
            <w:vAlign w:val="bottom"/>
          </w:tcPr>
          <w:p w14:paraId="041F1FBF" w14:textId="77777777" w:rsidR="00B11759" w:rsidRPr="006226B0" w:rsidRDefault="00B11759">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39118D79" w14:textId="77777777" w:rsidR="00B11759" w:rsidRPr="006226B0" w:rsidRDefault="00B11759">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716D1F70" w14:textId="77777777" w:rsidR="00B11759" w:rsidRPr="006226B0" w:rsidRDefault="00B11759">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5C0CA5" w14:textId="77777777" w:rsidR="00B11759" w:rsidRPr="006226B0" w:rsidRDefault="00B11759">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205DBA49" w14:textId="77777777" w:rsidR="00B11759" w:rsidRPr="006226B0" w:rsidRDefault="00B11759">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46C039AB" w14:textId="77777777" w:rsidR="00B11759" w:rsidRPr="006226B0" w:rsidRDefault="00B11759">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577139F9" w14:textId="77777777" w:rsidR="00B11759" w:rsidRPr="006226B0" w:rsidRDefault="00B11759">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2DC9F208" w14:textId="77777777" w:rsidR="00B11759" w:rsidRPr="006226B0" w:rsidRDefault="00B11759">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756D7F3" w14:textId="77777777" w:rsidR="00B11759" w:rsidRPr="006226B0" w:rsidRDefault="00B11759">
            <w:pPr>
              <w:spacing w:after="0" w:line="240" w:lineRule="auto"/>
              <w:jc w:val="center"/>
              <w:rPr>
                <w:color w:val="000000"/>
                <w:sz w:val="22"/>
                <w:szCs w:val="22"/>
              </w:rPr>
            </w:pPr>
          </w:p>
        </w:tc>
      </w:tr>
      <w:tr w:rsidR="00B11759" w:rsidRPr="006226B0" w14:paraId="24481B4D" w14:textId="77777777">
        <w:trPr>
          <w:trHeight w:val="300"/>
        </w:trPr>
        <w:tc>
          <w:tcPr>
            <w:tcW w:w="1260" w:type="dxa"/>
            <w:gridSpan w:val="3"/>
            <w:tcBorders>
              <w:top w:val="nil"/>
              <w:left w:val="nil"/>
              <w:bottom w:val="nil"/>
              <w:right w:val="nil"/>
            </w:tcBorders>
            <w:shd w:val="clear" w:color="auto" w:fill="auto"/>
            <w:vAlign w:val="bottom"/>
          </w:tcPr>
          <w:p w14:paraId="45BC4AC7" w14:textId="77777777" w:rsidR="00B11759" w:rsidRPr="006226B0" w:rsidRDefault="0086311F">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638D81F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46C0D4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EB73D4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6B6D16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E8CBCD4"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6834EB61" w14:textId="77777777" w:rsidR="00B11759" w:rsidRPr="006226B0" w:rsidRDefault="0086311F">
            <w:pPr>
              <w:spacing w:after="0" w:line="240" w:lineRule="auto"/>
              <w:rPr>
                <w:color w:val="000000"/>
                <w:sz w:val="22"/>
                <w:szCs w:val="22"/>
              </w:rPr>
            </w:pPr>
            <w:proofErr w:type="spellStart"/>
            <w:r w:rsidRPr="006226B0">
              <w:rPr>
                <w:color w:val="000000"/>
                <w:sz w:val="22"/>
                <w:szCs w:val="22"/>
              </w:rPr>
              <w:t>pdo.sum</w:t>
            </w:r>
            <w:proofErr w:type="spellEnd"/>
          </w:p>
        </w:tc>
        <w:tc>
          <w:tcPr>
            <w:tcW w:w="1002" w:type="dxa"/>
            <w:tcBorders>
              <w:top w:val="nil"/>
              <w:left w:val="nil"/>
              <w:bottom w:val="nil"/>
              <w:right w:val="nil"/>
            </w:tcBorders>
            <w:shd w:val="clear" w:color="auto" w:fill="auto"/>
            <w:vAlign w:val="bottom"/>
          </w:tcPr>
          <w:p w14:paraId="5136C453" w14:textId="77777777" w:rsidR="00B11759" w:rsidRPr="006226B0" w:rsidRDefault="0086311F">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3D16870F"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E3A924" w14:textId="77777777">
        <w:trPr>
          <w:trHeight w:val="300"/>
        </w:trPr>
        <w:tc>
          <w:tcPr>
            <w:tcW w:w="1260" w:type="dxa"/>
            <w:gridSpan w:val="3"/>
            <w:tcBorders>
              <w:top w:val="nil"/>
              <w:left w:val="nil"/>
              <w:bottom w:val="nil"/>
              <w:right w:val="nil"/>
            </w:tcBorders>
            <w:shd w:val="clear" w:color="auto" w:fill="auto"/>
            <w:vAlign w:val="bottom"/>
          </w:tcPr>
          <w:p w14:paraId="7D4C0C12"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780A18" w14:textId="77777777" w:rsidR="00B11759" w:rsidRPr="006226B0" w:rsidRDefault="0086311F">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3D2828C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8B1A0B4"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6EF2A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5EF12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6D55C612"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0E9C9235"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27A1C3D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943CE34" w14:textId="77777777">
        <w:trPr>
          <w:trHeight w:val="300"/>
        </w:trPr>
        <w:tc>
          <w:tcPr>
            <w:tcW w:w="1260" w:type="dxa"/>
            <w:gridSpan w:val="3"/>
            <w:tcBorders>
              <w:top w:val="nil"/>
              <w:left w:val="nil"/>
              <w:bottom w:val="nil"/>
              <w:right w:val="nil"/>
            </w:tcBorders>
            <w:shd w:val="clear" w:color="auto" w:fill="auto"/>
            <w:vAlign w:val="bottom"/>
          </w:tcPr>
          <w:p w14:paraId="4FDC71DD"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709166E" w14:textId="77777777" w:rsidR="00B11759" w:rsidRPr="006226B0" w:rsidRDefault="0086311F">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12AE706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91BBFB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4897B41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EE3B40F"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879" w:type="dxa"/>
            <w:tcBorders>
              <w:top w:val="nil"/>
              <w:left w:val="nil"/>
              <w:bottom w:val="nil"/>
              <w:right w:val="nil"/>
            </w:tcBorders>
            <w:shd w:val="clear" w:color="auto" w:fill="auto"/>
            <w:vAlign w:val="bottom"/>
          </w:tcPr>
          <w:p w14:paraId="007F9306"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3937EC20" w14:textId="77777777" w:rsidR="00B11759" w:rsidRPr="006226B0" w:rsidRDefault="0086311F">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316A622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9D03CC0" w14:textId="77777777">
        <w:trPr>
          <w:trHeight w:val="300"/>
        </w:trPr>
        <w:tc>
          <w:tcPr>
            <w:tcW w:w="1260" w:type="dxa"/>
            <w:gridSpan w:val="3"/>
            <w:tcBorders>
              <w:top w:val="nil"/>
              <w:left w:val="nil"/>
              <w:bottom w:val="nil"/>
              <w:right w:val="nil"/>
            </w:tcBorders>
            <w:shd w:val="clear" w:color="auto" w:fill="auto"/>
            <w:vAlign w:val="bottom"/>
          </w:tcPr>
          <w:p w14:paraId="194A73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83F3605" w14:textId="77777777" w:rsidR="00B11759" w:rsidRPr="006226B0" w:rsidRDefault="0086311F">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0C08433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406A5C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E12FAF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931D11C"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472FE5D4"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002" w:type="dxa"/>
            <w:tcBorders>
              <w:top w:val="nil"/>
              <w:left w:val="nil"/>
              <w:bottom w:val="nil"/>
              <w:right w:val="nil"/>
            </w:tcBorders>
            <w:shd w:val="clear" w:color="auto" w:fill="auto"/>
            <w:vAlign w:val="bottom"/>
          </w:tcPr>
          <w:p w14:paraId="1390DADF"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729633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04FAD1A" w14:textId="77777777">
        <w:trPr>
          <w:trHeight w:val="300"/>
        </w:trPr>
        <w:tc>
          <w:tcPr>
            <w:tcW w:w="1260" w:type="dxa"/>
            <w:gridSpan w:val="3"/>
            <w:tcBorders>
              <w:top w:val="nil"/>
              <w:left w:val="nil"/>
              <w:bottom w:val="nil"/>
              <w:right w:val="nil"/>
            </w:tcBorders>
            <w:shd w:val="clear" w:color="auto" w:fill="auto"/>
            <w:vAlign w:val="bottom"/>
          </w:tcPr>
          <w:p w14:paraId="54B770AF"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C6AC8BC" w14:textId="77777777" w:rsidR="00B11759" w:rsidRPr="006226B0" w:rsidRDefault="0086311F">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47A3A1F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B8A9B5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F761B1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0F9398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420245D"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nil"/>
              <w:right w:val="nil"/>
            </w:tcBorders>
            <w:shd w:val="clear" w:color="auto" w:fill="auto"/>
            <w:vAlign w:val="bottom"/>
          </w:tcPr>
          <w:p w14:paraId="401FF274"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24A530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09666B2" w14:textId="77777777">
        <w:trPr>
          <w:trHeight w:val="300"/>
        </w:trPr>
        <w:tc>
          <w:tcPr>
            <w:tcW w:w="1260" w:type="dxa"/>
            <w:gridSpan w:val="3"/>
            <w:tcBorders>
              <w:top w:val="nil"/>
              <w:left w:val="nil"/>
              <w:bottom w:val="nil"/>
              <w:right w:val="nil"/>
            </w:tcBorders>
            <w:shd w:val="clear" w:color="auto" w:fill="auto"/>
            <w:vAlign w:val="bottom"/>
          </w:tcPr>
          <w:p w14:paraId="3BB0A818"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32D7F0F" w14:textId="77777777" w:rsidR="00B11759" w:rsidRPr="006226B0" w:rsidRDefault="0086311F">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037009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C372B9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B903B8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7497CF2"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794B18F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5109BFC1" w14:textId="77777777" w:rsidR="00B11759" w:rsidRPr="006226B0" w:rsidRDefault="0086311F">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7E0E2B0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0DA83A" w14:textId="77777777">
        <w:trPr>
          <w:trHeight w:val="300"/>
        </w:trPr>
        <w:tc>
          <w:tcPr>
            <w:tcW w:w="1260" w:type="dxa"/>
            <w:gridSpan w:val="3"/>
            <w:tcBorders>
              <w:top w:val="nil"/>
              <w:left w:val="nil"/>
              <w:bottom w:val="nil"/>
              <w:right w:val="nil"/>
            </w:tcBorders>
            <w:shd w:val="clear" w:color="auto" w:fill="auto"/>
            <w:vAlign w:val="bottom"/>
          </w:tcPr>
          <w:p w14:paraId="24EE6D8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ED2DC9" w14:textId="77777777" w:rsidR="00B11759" w:rsidRPr="006226B0" w:rsidRDefault="0086311F">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4B025784"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3E43CD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5FFE94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5A59126"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4BBE53C4"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5FA074CC" w14:textId="77777777" w:rsidR="00B11759" w:rsidRPr="006226B0" w:rsidRDefault="0086311F">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9AD93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17A2EF3" w14:textId="77777777">
        <w:trPr>
          <w:trHeight w:val="300"/>
        </w:trPr>
        <w:tc>
          <w:tcPr>
            <w:tcW w:w="1260" w:type="dxa"/>
            <w:gridSpan w:val="3"/>
            <w:tcBorders>
              <w:top w:val="nil"/>
              <w:left w:val="nil"/>
              <w:bottom w:val="nil"/>
              <w:right w:val="nil"/>
            </w:tcBorders>
            <w:shd w:val="clear" w:color="auto" w:fill="auto"/>
            <w:vAlign w:val="bottom"/>
          </w:tcPr>
          <w:p w14:paraId="3DFB7BF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D02DE4" w14:textId="77777777" w:rsidR="00B11759" w:rsidRPr="006226B0" w:rsidRDefault="0086311F">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147D6F47"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B22BC8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EA84B2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9591B5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7A7BE87F"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7E9339EF" w14:textId="77777777" w:rsidR="00B11759" w:rsidRPr="006226B0" w:rsidRDefault="0086311F">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712271F1"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5A1ABF6" w14:textId="77777777">
        <w:trPr>
          <w:trHeight w:val="300"/>
        </w:trPr>
        <w:tc>
          <w:tcPr>
            <w:tcW w:w="1260" w:type="dxa"/>
            <w:gridSpan w:val="3"/>
            <w:tcBorders>
              <w:top w:val="nil"/>
              <w:left w:val="nil"/>
              <w:bottom w:val="nil"/>
              <w:right w:val="nil"/>
            </w:tcBorders>
            <w:shd w:val="clear" w:color="auto" w:fill="auto"/>
            <w:vAlign w:val="bottom"/>
          </w:tcPr>
          <w:p w14:paraId="5767F89E"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AB9A528" w14:textId="77777777" w:rsidR="00B11759" w:rsidRPr="006226B0" w:rsidRDefault="0086311F">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4F01CE9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13604A2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008BFC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B350A7"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C29D23C" w14:textId="77777777" w:rsidR="00B11759" w:rsidRPr="006226B0" w:rsidRDefault="0086311F">
            <w:pPr>
              <w:spacing w:after="0" w:line="240" w:lineRule="auto"/>
              <w:rPr>
                <w:color w:val="000000"/>
                <w:sz w:val="22"/>
                <w:szCs w:val="22"/>
              </w:rPr>
            </w:pPr>
            <w:proofErr w:type="spellStart"/>
            <w:r w:rsidRPr="006226B0">
              <w:rPr>
                <w:color w:val="000000"/>
                <w:sz w:val="22"/>
                <w:szCs w:val="22"/>
              </w:rPr>
              <w:t>oni.spr</w:t>
            </w:r>
            <w:proofErr w:type="spellEnd"/>
          </w:p>
        </w:tc>
        <w:tc>
          <w:tcPr>
            <w:tcW w:w="1002" w:type="dxa"/>
            <w:tcBorders>
              <w:top w:val="nil"/>
              <w:left w:val="nil"/>
              <w:bottom w:val="nil"/>
              <w:right w:val="nil"/>
            </w:tcBorders>
            <w:shd w:val="clear" w:color="auto" w:fill="auto"/>
            <w:vAlign w:val="bottom"/>
          </w:tcPr>
          <w:p w14:paraId="1B733126" w14:textId="77777777" w:rsidR="00B11759" w:rsidRPr="006226B0" w:rsidRDefault="0086311F">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D31414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E577736" w14:textId="77777777">
        <w:trPr>
          <w:trHeight w:val="300"/>
        </w:trPr>
        <w:tc>
          <w:tcPr>
            <w:tcW w:w="1260" w:type="dxa"/>
            <w:gridSpan w:val="3"/>
            <w:tcBorders>
              <w:top w:val="nil"/>
              <w:left w:val="nil"/>
              <w:bottom w:val="nil"/>
              <w:right w:val="nil"/>
            </w:tcBorders>
            <w:shd w:val="clear" w:color="auto" w:fill="auto"/>
            <w:vAlign w:val="bottom"/>
          </w:tcPr>
          <w:p w14:paraId="364EE9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C621F90" w14:textId="77777777" w:rsidR="00B11759" w:rsidRPr="006226B0" w:rsidRDefault="0086311F">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2B619548"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A8A6F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619902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DBC9DF0"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1803AB46" w14:textId="77777777" w:rsidR="00B11759" w:rsidRPr="006226B0" w:rsidRDefault="0086311F">
            <w:pPr>
              <w:spacing w:after="0" w:line="240" w:lineRule="auto"/>
              <w:rPr>
                <w:color w:val="000000"/>
                <w:sz w:val="22"/>
                <w:szCs w:val="22"/>
              </w:rPr>
            </w:pPr>
            <w:proofErr w:type="spellStart"/>
            <w:r w:rsidRPr="006226B0">
              <w:rPr>
                <w:color w:val="000000"/>
                <w:sz w:val="22"/>
                <w:szCs w:val="22"/>
              </w:rPr>
              <w:t>npi.spr</w:t>
            </w:r>
            <w:proofErr w:type="spellEnd"/>
          </w:p>
        </w:tc>
        <w:tc>
          <w:tcPr>
            <w:tcW w:w="1002" w:type="dxa"/>
            <w:tcBorders>
              <w:top w:val="nil"/>
              <w:left w:val="nil"/>
              <w:bottom w:val="nil"/>
              <w:right w:val="nil"/>
            </w:tcBorders>
            <w:shd w:val="clear" w:color="auto" w:fill="auto"/>
            <w:vAlign w:val="bottom"/>
          </w:tcPr>
          <w:p w14:paraId="5FCE60EA" w14:textId="77777777" w:rsidR="00B11759" w:rsidRPr="006226B0" w:rsidRDefault="0086311F">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0B68CB9A"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5055FF3" w14:textId="77777777">
        <w:trPr>
          <w:trHeight w:val="300"/>
        </w:trPr>
        <w:tc>
          <w:tcPr>
            <w:tcW w:w="1260" w:type="dxa"/>
            <w:gridSpan w:val="3"/>
            <w:tcBorders>
              <w:top w:val="nil"/>
              <w:left w:val="nil"/>
              <w:right w:val="nil"/>
            </w:tcBorders>
            <w:shd w:val="clear" w:color="auto" w:fill="auto"/>
            <w:vAlign w:val="bottom"/>
          </w:tcPr>
          <w:p w14:paraId="0C85292A" w14:textId="77777777" w:rsidR="00B11759" w:rsidRPr="006226B0" w:rsidRDefault="00B11759">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6B88DBDD" w14:textId="77777777" w:rsidR="00B11759" w:rsidRPr="006226B0" w:rsidRDefault="0086311F">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7C67A28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2ED3B90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0B6E88E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2A87D33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ersstWAcoast.spr</w:t>
            </w:r>
            <w:proofErr w:type="spellEnd"/>
          </w:p>
        </w:tc>
        <w:tc>
          <w:tcPr>
            <w:tcW w:w="1879" w:type="dxa"/>
            <w:tcBorders>
              <w:top w:val="nil"/>
              <w:left w:val="nil"/>
              <w:right w:val="nil"/>
            </w:tcBorders>
            <w:shd w:val="clear" w:color="auto" w:fill="auto"/>
            <w:vAlign w:val="bottom"/>
          </w:tcPr>
          <w:p w14:paraId="37BE22F8"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002" w:type="dxa"/>
            <w:tcBorders>
              <w:top w:val="nil"/>
              <w:left w:val="nil"/>
              <w:right w:val="nil"/>
            </w:tcBorders>
            <w:shd w:val="clear" w:color="auto" w:fill="auto"/>
            <w:vAlign w:val="bottom"/>
          </w:tcPr>
          <w:p w14:paraId="14505CF6" w14:textId="77777777" w:rsidR="00B11759" w:rsidRPr="006226B0" w:rsidRDefault="0086311F">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6A0B0D2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A5D6F4" w14:textId="77777777">
        <w:trPr>
          <w:trHeight w:val="300"/>
        </w:trPr>
        <w:tc>
          <w:tcPr>
            <w:tcW w:w="1260" w:type="dxa"/>
            <w:gridSpan w:val="3"/>
            <w:tcBorders>
              <w:top w:val="nil"/>
              <w:left w:val="nil"/>
              <w:bottom w:val="single" w:sz="4" w:space="0" w:color="000000"/>
              <w:right w:val="nil"/>
            </w:tcBorders>
            <w:shd w:val="clear" w:color="auto" w:fill="auto"/>
            <w:vAlign w:val="bottom"/>
          </w:tcPr>
          <w:p w14:paraId="7A3EB6A1" w14:textId="77777777" w:rsidR="00B11759" w:rsidRPr="006226B0" w:rsidRDefault="00B11759">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52F13805" w14:textId="77777777" w:rsidR="00B11759" w:rsidRPr="006226B0" w:rsidRDefault="0086311F">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0AFF09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7521625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1CC5AEC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66CF74D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single" w:sz="4" w:space="0" w:color="000000"/>
              <w:right w:val="nil"/>
            </w:tcBorders>
            <w:shd w:val="clear" w:color="auto" w:fill="auto"/>
            <w:vAlign w:val="bottom"/>
          </w:tcPr>
          <w:p w14:paraId="3FC246CE"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single" w:sz="4" w:space="0" w:color="000000"/>
              <w:right w:val="nil"/>
            </w:tcBorders>
            <w:shd w:val="clear" w:color="auto" w:fill="auto"/>
            <w:vAlign w:val="bottom"/>
          </w:tcPr>
          <w:p w14:paraId="1B23197D" w14:textId="77777777" w:rsidR="00B11759" w:rsidRPr="006226B0" w:rsidRDefault="0086311F">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2C95A34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bl>
    <w:p w14:paraId="0C34014C" w14:textId="77777777" w:rsidR="00B11759" w:rsidRPr="006226B0" w:rsidRDefault="00B11759"/>
    <w:p w14:paraId="42226BFE" w14:textId="77777777" w:rsidR="00B11759" w:rsidRPr="006226B0" w:rsidRDefault="0086311F">
      <w:pPr>
        <w:spacing w:after="0" w:line="240" w:lineRule="auto"/>
      </w:pPr>
      <w:bookmarkStart w:id="81" w:name="_ihv636" w:colFirst="0" w:colLast="0"/>
      <w:bookmarkEnd w:id="81"/>
      <w:r w:rsidRPr="006226B0">
        <w:br w:type="page"/>
      </w:r>
    </w:p>
    <w:p w14:paraId="3D95CFA2" w14:textId="5DA54D54" w:rsidR="00B11759" w:rsidRPr="006226B0" w:rsidRDefault="0086311F">
      <w:pPr>
        <w:pBdr>
          <w:top w:val="nil"/>
          <w:left w:val="nil"/>
          <w:bottom w:val="nil"/>
          <w:right w:val="nil"/>
          <w:between w:val="nil"/>
        </w:pBdr>
        <w:spacing w:after="200"/>
        <w:rPr>
          <w:color w:val="000000"/>
        </w:rPr>
      </w:pPr>
      <w:bookmarkStart w:id="82" w:name="_32hioqz" w:colFirst="0" w:colLast="0"/>
      <w:bookmarkEnd w:id="82"/>
      <w:r w:rsidRPr="006226B0">
        <w:rPr>
          <w:color w:val="000000"/>
        </w:rPr>
        <w:lastRenderedPageBreak/>
        <w:t>Table 5. Estimated fixed effects for the model with lowest marginal AIC values for wild spring/summer Chinook salmon, and the models with the lowest marginal AIC for hatchery fish with and without a random day effect included (N.E. means not estimated).</w:t>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11759" w:rsidRPr="006226B0" w14:paraId="0A2F2DB7" w14:textId="77777777">
        <w:trPr>
          <w:trHeight w:val="313"/>
        </w:trPr>
        <w:tc>
          <w:tcPr>
            <w:tcW w:w="2184" w:type="dxa"/>
            <w:tcBorders>
              <w:top w:val="single" w:sz="4" w:space="0" w:color="000000"/>
              <w:left w:val="nil"/>
              <w:right w:val="nil"/>
            </w:tcBorders>
            <w:shd w:val="clear" w:color="auto" w:fill="auto"/>
            <w:vAlign w:val="bottom"/>
          </w:tcPr>
          <w:p w14:paraId="374B43F5" w14:textId="77777777" w:rsidR="00B11759" w:rsidRPr="00B166D4" w:rsidRDefault="00B11759">
            <w:pPr>
              <w:spacing w:after="0" w:line="240" w:lineRule="auto"/>
              <w:jc w:val="center"/>
              <w:rPr>
                <w:sz w:val="22"/>
                <w:szCs w:val="22"/>
              </w:rPr>
            </w:pPr>
          </w:p>
        </w:tc>
        <w:tc>
          <w:tcPr>
            <w:tcW w:w="1092" w:type="dxa"/>
            <w:tcBorders>
              <w:top w:val="single" w:sz="4" w:space="0" w:color="000000"/>
              <w:left w:val="nil"/>
              <w:right w:val="nil"/>
            </w:tcBorders>
          </w:tcPr>
          <w:p w14:paraId="5D7ADA21" w14:textId="77777777" w:rsidR="00B11759" w:rsidRPr="00B166D4" w:rsidRDefault="00B11759">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4D0F12CF" w14:textId="77777777" w:rsidR="00B11759" w:rsidRPr="00B166D4" w:rsidRDefault="0086311F">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56515B7A" w14:textId="77777777" w:rsidR="00B11759" w:rsidRPr="00B166D4" w:rsidRDefault="0086311F">
            <w:pPr>
              <w:spacing w:after="0" w:line="240" w:lineRule="auto"/>
              <w:jc w:val="center"/>
              <w:rPr>
                <w:color w:val="000000"/>
                <w:sz w:val="22"/>
                <w:szCs w:val="22"/>
              </w:rPr>
            </w:pPr>
            <w:r w:rsidRPr="00B166D4">
              <w:rPr>
                <w:color w:val="000000"/>
                <w:sz w:val="22"/>
                <w:szCs w:val="22"/>
              </w:rPr>
              <w:t>Wild</w:t>
            </w:r>
          </w:p>
        </w:tc>
      </w:tr>
      <w:tr w:rsidR="00B11759" w:rsidRPr="006226B0" w14:paraId="1AF29E26" w14:textId="77777777">
        <w:trPr>
          <w:trHeight w:val="313"/>
        </w:trPr>
        <w:tc>
          <w:tcPr>
            <w:tcW w:w="2184" w:type="dxa"/>
            <w:tcBorders>
              <w:left w:val="nil"/>
              <w:bottom w:val="single" w:sz="4" w:space="0" w:color="000000"/>
              <w:right w:val="nil"/>
            </w:tcBorders>
            <w:shd w:val="clear" w:color="auto" w:fill="auto"/>
            <w:vAlign w:val="bottom"/>
          </w:tcPr>
          <w:p w14:paraId="4EF98984" w14:textId="77777777" w:rsidR="00B11759" w:rsidRPr="006226B0" w:rsidRDefault="0086311F">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561D6418" w14:textId="77777777" w:rsidR="00B11759" w:rsidRPr="006226B0" w:rsidRDefault="0086311F">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4095D013" w14:textId="77777777" w:rsidR="00B11759" w:rsidRPr="006226B0" w:rsidRDefault="0086311F">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4E5C3D32" w14:textId="77777777" w:rsidR="00B11759" w:rsidRPr="006226B0" w:rsidRDefault="0086311F">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43A48E44" w14:textId="77777777" w:rsidR="00B11759" w:rsidRPr="006226B0" w:rsidRDefault="00B11759">
            <w:pPr>
              <w:spacing w:after="0" w:line="240" w:lineRule="auto"/>
              <w:jc w:val="center"/>
              <w:rPr>
                <w:color w:val="000000"/>
                <w:sz w:val="22"/>
                <w:szCs w:val="22"/>
              </w:rPr>
            </w:pPr>
          </w:p>
        </w:tc>
      </w:tr>
      <w:tr w:rsidR="00B11759" w:rsidRPr="006226B0" w14:paraId="3994A0E1" w14:textId="77777777">
        <w:trPr>
          <w:trHeight w:val="313"/>
        </w:trPr>
        <w:tc>
          <w:tcPr>
            <w:tcW w:w="2184" w:type="dxa"/>
            <w:tcBorders>
              <w:top w:val="single" w:sz="4" w:space="0" w:color="000000"/>
              <w:left w:val="nil"/>
              <w:bottom w:val="nil"/>
              <w:right w:val="nil"/>
            </w:tcBorders>
            <w:shd w:val="clear" w:color="auto" w:fill="auto"/>
            <w:vAlign w:val="bottom"/>
          </w:tcPr>
          <w:p w14:paraId="68A9CA4E" w14:textId="77777777" w:rsidR="00B11759" w:rsidRPr="006226B0" w:rsidRDefault="0086311F">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54C2FC82" w14:textId="7838EA0B" w:rsidR="00B11759" w:rsidRPr="00B166D4" w:rsidRDefault="00171677">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575DEFD3"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49C6615F"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5A924CA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11759" w:rsidRPr="006226B0" w14:paraId="6E36ABA2" w14:textId="77777777">
        <w:trPr>
          <w:trHeight w:val="313"/>
        </w:trPr>
        <w:tc>
          <w:tcPr>
            <w:tcW w:w="2184" w:type="dxa"/>
            <w:tcBorders>
              <w:top w:val="nil"/>
              <w:left w:val="nil"/>
              <w:bottom w:val="nil"/>
              <w:right w:val="nil"/>
            </w:tcBorders>
            <w:shd w:val="clear" w:color="auto" w:fill="auto"/>
            <w:vAlign w:val="bottom"/>
          </w:tcPr>
          <w:p w14:paraId="15ECA046" w14:textId="77777777" w:rsidR="00B11759" w:rsidRPr="006226B0" w:rsidRDefault="0086311F">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31CD4A50" w14:textId="74EB27AA"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2BA8B156"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01A7F4A8"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3617E4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11759" w:rsidRPr="006226B0" w14:paraId="0260A348" w14:textId="77777777">
        <w:trPr>
          <w:trHeight w:val="313"/>
        </w:trPr>
        <w:tc>
          <w:tcPr>
            <w:tcW w:w="2184" w:type="dxa"/>
            <w:tcBorders>
              <w:top w:val="nil"/>
              <w:left w:val="nil"/>
              <w:bottom w:val="nil"/>
              <w:right w:val="nil"/>
            </w:tcBorders>
            <w:shd w:val="clear" w:color="auto" w:fill="auto"/>
            <w:vAlign w:val="bottom"/>
          </w:tcPr>
          <w:p w14:paraId="42634785" w14:textId="77777777" w:rsidR="00B11759" w:rsidRPr="006226B0" w:rsidRDefault="0086311F">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75BB9D7E" w14:textId="40F1AA4E"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3995E55B"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468CB43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1EE9975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11759" w:rsidRPr="006226B0" w14:paraId="4133C757" w14:textId="77777777">
        <w:trPr>
          <w:trHeight w:val="313"/>
        </w:trPr>
        <w:tc>
          <w:tcPr>
            <w:tcW w:w="2184" w:type="dxa"/>
            <w:tcBorders>
              <w:top w:val="nil"/>
              <w:left w:val="nil"/>
              <w:bottom w:val="nil"/>
              <w:right w:val="nil"/>
            </w:tcBorders>
            <w:shd w:val="clear" w:color="auto" w:fill="auto"/>
            <w:vAlign w:val="bottom"/>
          </w:tcPr>
          <w:p w14:paraId="5064A220" w14:textId="77777777" w:rsidR="00B11759" w:rsidRPr="006226B0" w:rsidRDefault="0086311F">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3FAC7C78" w14:textId="6B400F68" w:rsidR="00B11759" w:rsidRPr="00B166D4" w:rsidRDefault="0017167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572FE614"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639A68F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35BA254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11759" w:rsidRPr="006226B0" w14:paraId="579F952A" w14:textId="77777777">
        <w:trPr>
          <w:trHeight w:val="313"/>
        </w:trPr>
        <w:tc>
          <w:tcPr>
            <w:tcW w:w="2184" w:type="dxa"/>
            <w:tcBorders>
              <w:top w:val="nil"/>
              <w:left w:val="nil"/>
              <w:bottom w:val="nil"/>
              <w:right w:val="nil"/>
            </w:tcBorders>
            <w:shd w:val="clear" w:color="auto" w:fill="auto"/>
            <w:vAlign w:val="bottom"/>
          </w:tcPr>
          <w:p w14:paraId="7A732C32" w14:textId="77777777" w:rsidR="00B11759" w:rsidRPr="006226B0" w:rsidRDefault="0086311F">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2F7360F8" w14:textId="16433359" w:rsidR="00B11759" w:rsidRPr="00B166D4" w:rsidRDefault="0017167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785BC5A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73BACDB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6073DAD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11759" w:rsidRPr="006226B0" w14:paraId="722CF275" w14:textId="77777777">
        <w:trPr>
          <w:trHeight w:val="313"/>
        </w:trPr>
        <w:tc>
          <w:tcPr>
            <w:tcW w:w="2184" w:type="dxa"/>
            <w:tcBorders>
              <w:top w:val="nil"/>
              <w:left w:val="nil"/>
              <w:bottom w:val="nil"/>
              <w:right w:val="nil"/>
            </w:tcBorders>
            <w:shd w:val="clear" w:color="auto" w:fill="auto"/>
            <w:vAlign w:val="bottom"/>
          </w:tcPr>
          <w:p w14:paraId="202A6066" w14:textId="77777777" w:rsidR="00B11759" w:rsidRPr="006226B0" w:rsidRDefault="0086311F">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14C0F15D" w14:textId="49179C45" w:rsidR="00B11759" w:rsidRPr="00B166D4" w:rsidRDefault="0017167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48F83B2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76011942"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2332E2A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11759" w:rsidRPr="006226B0" w14:paraId="2F00AD60" w14:textId="77777777">
        <w:trPr>
          <w:trHeight w:val="313"/>
        </w:trPr>
        <w:tc>
          <w:tcPr>
            <w:tcW w:w="2184" w:type="dxa"/>
            <w:tcBorders>
              <w:top w:val="nil"/>
              <w:left w:val="nil"/>
              <w:right w:val="nil"/>
            </w:tcBorders>
            <w:shd w:val="clear" w:color="auto" w:fill="auto"/>
            <w:vAlign w:val="bottom"/>
          </w:tcPr>
          <w:p w14:paraId="415E66A5" w14:textId="77777777" w:rsidR="00B11759" w:rsidRPr="006226B0" w:rsidRDefault="0086311F">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D949065" w14:textId="1C00E478"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27746555"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37604446"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0327F57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11759" w:rsidRPr="006226B0" w14:paraId="358A849E" w14:textId="77777777">
        <w:trPr>
          <w:trHeight w:val="313"/>
        </w:trPr>
        <w:tc>
          <w:tcPr>
            <w:tcW w:w="2184" w:type="dxa"/>
            <w:tcBorders>
              <w:top w:val="nil"/>
              <w:left w:val="nil"/>
              <w:bottom w:val="single" w:sz="4" w:space="0" w:color="000000"/>
              <w:right w:val="nil"/>
            </w:tcBorders>
            <w:shd w:val="clear" w:color="auto" w:fill="auto"/>
            <w:vAlign w:val="bottom"/>
          </w:tcPr>
          <w:p w14:paraId="4807F8DE" w14:textId="77777777" w:rsidR="00B11759" w:rsidRPr="006226B0" w:rsidRDefault="0086311F">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E347F1" w14:textId="47103A5D"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E4BECF3"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51CDFE9E"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66ADD32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1E0E6822" w14:textId="77777777" w:rsidR="00B11759" w:rsidRPr="006226B0" w:rsidRDefault="00B11759">
      <w:pPr>
        <w:spacing w:line="240" w:lineRule="auto"/>
        <w:rPr>
          <w:b/>
          <w:vertAlign w:val="superscript"/>
        </w:rPr>
      </w:pPr>
    </w:p>
    <w:p w14:paraId="29BDA5D0" w14:textId="77777777" w:rsidR="00B11759" w:rsidRPr="006226B0" w:rsidRDefault="0086311F">
      <w:pPr>
        <w:spacing w:line="240" w:lineRule="auto"/>
      </w:pPr>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p>
    <w:p w14:paraId="6B8EDEA6" w14:textId="77777777" w:rsidR="00B11759" w:rsidRPr="006226B0" w:rsidRDefault="0086311F">
      <w:pPr>
        <w:spacing w:line="240" w:lineRule="auto"/>
      </w:pPr>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cui.spr</w:t>
      </w:r>
      <w:proofErr w:type="spellEnd"/>
      <w:r w:rsidRPr="006226B0">
        <w:t xml:space="preserve"> and </w:t>
      </w:r>
      <w:proofErr w:type="spellStart"/>
      <w:r w:rsidRPr="006226B0">
        <w:t>pdo.sum</w:t>
      </w:r>
      <w:proofErr w:type="spellEnd"/>
      <w:r w:rsidRPr="006226B0">
        <w:t>, respectively.</w:t>
      </w:r>
    </w:p>
    <w:p w14:paraId="63006816" w14:textId="77777777" w:rsidR="00B11759" w:rsidRPr="006226B0" w:rsidRDefault="00B11759"/>
    <w:p w14:paraId="21A5EF7B" w14:textId="77777777" w:rsidR="00B11759" w:rsidRPr="006226B0" w:rsidRDefault="0086311F">
      <w:pPr>
        <w:spacing w:after="0" w:line="240" w:lineRule="auto"/>
      </w:pPr>
      <w:r w:rsidRPr="006226B0">
        <w:br w:type="page"/>
      </w:r>
    </w:p>
    <w:p w14:paraId="75E11334" w14:textId="050DC8EA" w:rsidR="00B11759" w:rsidRPr="00B166D4" w:rsidRDefault="0086311F">
      <w:pPr>
        <w:pBdr>
          <w:top w:val="nil"/>
          <w:left w:val="nil"/>
          <w:bottom w:val="nil"/>
          <w:right w:val="nil"/>
          <w:between w:val="nil"/>
        </w:pBdr>
        <w:spacing w:after="200"/>
        <w:rPr>
          <w:color w:val="000000"/>
        </w:rPr>
      </w:pPr>
      <w:bookmarkStart w:id="83" w:name="_1hmsyys" w:colFirst="0" w:colLast="0"/>
      <w:bookmarkEnd w:id="83"/>
      <w:r w:rsidRPr="006226B0">
        <w:rPr>
          <w:color w:val="000000"/>
        </w:rPr>
        <w:lastRenderedPageBreak/>
        <w:t xml:space="preserve">Table 6.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Pr="00B166D4">
        <w:rPr>
          <w:color w:val="000000"/>
        </w:rPr>
        <w:t xml:space="preserve"> is -2 times the log-likelihood of model </w:t>
      </w:r>
      <w:r w:rsidRPr="006226B0">
        <w:rPr>
          <w:color w:val="000000"/>
        </w:rPr>
        <w:t>m</w:t>
      </w:r>
      <w:proofErr w:type="gramEnd"/>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11759" w:rsidRPr="006226B0" w14:paraId="2907E564" w14:textId="77777777">
        <w:trPr>
          <w:trHeight w:val="368"/>
        </w:trPr>
        <w:tc>
          <w:tcPr>
            <w:tcW w:w="3809" w:type="dxa"/>
            <w:tcBorders>
              <w:top w:val="single" w:sz="4" w:space="0" w:color="000000"/>
              <w:left w:val="nil"/>
              <w:bottom w:val="nil"/>
              <w:right w:val="nil"/>
            </w:tcBorders>
            <w:shd w:val="clear" w:color="auto" w:fill="auto"/>
            <w:vAlign w:val="bottom"/>
          </w:tcPr>
          <w:p w14:paraId="56AAA3B5" w14:textId="77777777" w:rsidR="00B11759" w:rsidRPr="00B166D4" w:rsidRDefault="00B11759">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6B572D4B" w14:textId="77777777" w:rsidR="00B11759" w:rsidRPr="00B166D4" w:rsidRDefault="0086311F">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0A718E96" w14:textId="77777777" w:rsidR="00B11759" w:rsidRPr="00B166D4" w:rsidRDefault="00B11759">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177B92E" w14:textId="77777777" w:rsidR="00B11759" w:rsidRPr="00B166D4" w:rsidRDefault="0086311F">
            <w:pPr>
              <w:spacing w:after="0" w:line="240" w:lineRule="auto"/>
              <w:jc w:val="center"/>
              <w:rPr>
                <w:color w:val="000000"/>
                <w:sz w:val="22"/>
                <w:szCs w:val="22"/>
              </w:rPr>
            </w:pPr>
            <w:r w:rsidRPr="00B166D4">
              <w:rPr>
                <w:color w:val="000000"/>
                <w:sz w:val="22"/>
                <w:szCs w:val="22"/>
              </w:rPr>
              <w:t>Deviance ratio</w:t>
            </w:r>
          </w:p>
        </w:tc>
      </w:tr>
      <w:tr w:rsidR="00B11759" w:rsidRPr="006226B0" w14:paraId="1FF950B6" w14:textId="77777777">
        <w:trPr>
          <w:trHeight w:val="368"/>
        </w:trPr>
        <w:tc>
          <w:tcPr>
            <w:tcW w:w="3809" w:type="dxa"/>
            <w:tcBorders>
              <w:top w:val="nil"/>
              <w:left w:val="nil"/>
              <w:bottom w:val="single" w:sz="4" w:space="0" w:color="000000"/>
              <w:right w:val="nil"/>
            </w:tcBorders>
            <w:shd w:val="clear" w:color="auto" w:fill="auto"/>
            <w:vAlign w:val="bottom"/>
          </w:tcPr>
          <w:p w14:paraId="2EF7F257" w14:textId="77777777" w:rsidR="00B11759" w:rsidRPr="006226B0" w:rsidRDefault="0086311F">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7918B23E"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437AEF08"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5E30DF25" w14:textId="77777777" w:rsidR="00B11759" w:rsidRPr="006226B0" w:rsidRDefault="00B11759">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13ED7519"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17B1EDB7"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r>
      <w:tr w:rsidR="00B11759" w:rsidRPr="006226B0" w14:paraId="0BDE9521" w14:textId="77777777">
        <w:trPr>
          <w:trHeight w:val="368"/>
        </w:trPr>
        <w:tc>
          <w:tcPr>
            <w:tcW w:w="3809" w:type="dxa"/>
            <w:tcBorders>
              <w:top w:val="single" w:sz="4" w:space="0" w:color="000000"/>
              <w:left w:val="nil"/>
              <w:bottom w:val="nil"/>
              <w:right w:val="nil"/>
            </w:tcBorders>
            <w:shd w:val="clear" w:color="auto" w:fill="auto"/>
            <w:vAlign w:val="bottom"/>
          </w:tcPr>
          <w:p w14:paraId="3A9A17AE" w14:textId="77777777" w:rsidR="00B11759" w:rsidRPr="006226B0" w:rsidRDefault="0086311F">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448B4594" w14:textId="77777777" w:rsidR="00B11759" w:rsidRPr="006226B0" w:rsidRDefault="0086311F">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2DF910AA" w14:textId="77777777" w:rsidR="00B11759" w:rsidRPr="006226B0" w:rsidRDefault="0086311F">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470111B0" w14:textId="77777777" w:rsidR="00B11759" w:rsidRPr="006226B0" w:rsidRDefault="00B11759">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0F10752B" w14:textId="77777777" w:rsidR="00B11759" w:rsidRPr="006226B0" w:rsidRDefault="0086311F">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056B9923" w14:textId="77777777" w:rsidR="00B11759" w:rsidRPr="006226B0" w:rsidRDefault="0086311F">
            <w:pPr>
              <w:spacing w:after="0" w:line="240" w:lineRule="auto"/>
              <w:jc w:val="right"/>
              <w:rPr>
                <w:color w:val="000000"/>
                <w:sz w:val="22"/>
                <w:szCs w:val="22"/>
              </w:rPr>
            </w:pPr>
            <w:r w:rsidRPr="006226B0">
              <w:rPr>
                <w:color w:val="000000"/>
                <w:sz w:val="22"/>
                <w:szCs w:val="22"/>
              </w:rPr>
              <w:t>0</w:t>
            </w:r>
          </w:p>
        </w:tc>
      </w:tr>
      <w:tr w:rsidR="00B11759" w:rsidRPr="006226B0" w14:paraId="006DDE7F" w14:textId="77777777">
        <w:trPr>
          <w:trHeight w:val="368"/>
        </w:trPr>
        <w:tc>
          <w:tcPr>
            <w:tcW w:w="3809" w:type="dxa"/>
            <w:tcBorders>
              <w:top w:val="nil"/>
              <w:left w:val="nil"/>
              <w:bottom w:val="nil"/>
              <w:right w:val="nil"/>
            </w:tcBorders>
            <w:shd w:val="clear" w:color="auto" w:fill="auto"/>
            <w:vAlign w:val="bottom"/>
          </w:tcPr>
          <w:p w14:paraId="750BDC6A" w14:textId="77777777" w:rsidR="00B11759" w:rsidRPr="006226B0" w:rsidRDefault="0086311F">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6313CF02" w14:textId="77777777" w:rsidR="00B11759" w:rsidRPr="006226B0" w:rsidRDefault="0086311F">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09F96D5A" w14:textId="77777777" w:rsidR="00B11759" w:rsidRPr="006226B0" w:rsidRDefault="0086311F">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40E4BF35"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22881FDC" w14:textId="77777777" w:rsidR="00B11759" w:rsidRPr="006226B0" w:rsidRDefault="0086311F">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5B3AF8F6" w14:textId="77777777" w:rsidR="00B11759" w:rsidRPr="006226B0" w:rsidRDefault="0086311F">
            <w:pPr>
              <w:spacing w:after="0" w:line="240" w:lineRule="auto"/>
              <w:jc w:val="right"/>
              <w:rPr>
                <w:color w:val="000000"/>
                <w:sz w:val="22"/>
                <w:szCs w:val="22"/>
              </w:rPr>
            </w:pPr>
            <w:r w:rsidRPr="006226B0">
              <w:rPr>
                <w:color w:val="000000"/>
                <w:sz w:val="22"/>
                <w:szCs w:val="22"/>
              </w:rPr>
              <w:t>0.077</w:t>
            </w:r>
          </w:p>
        </w:tc>
      </w:tr>
      <w:tr w:rsidR="00B11759" w:rsidRPr="006226B0" w14:paraId="65AF2EFA" w14:textId="77777777">
        <w:trPr>
          <w:trHeight w:val="368"/>
        </w:trPr>
        <w:tc>
          <w:tcPr>
            <w:tcW w:w="3809" w:type="dxa"/>
            <w:tcBorders>
              <w:top w:val="nil"/>
              <w:left w:val="nil"/>
              <w:bottom w:val="nil"/>
              <w:right w:val="nil"/>
            </w:tcBorders>
            <w:shd w:val="clear" w:color="auto" w:fill="auto"/>
            <w:vAlign w:val="bottom"/>
          </w:tcPr>
          <w:p w14:paraId="11FD5B8C" w14:textId="77777777" w:rsidR="00B11759" w:rsidRPr="006226B0" w:rsidRDefault="0086311F">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FADC02F" w14:textId="77777777" w:rsidR="00B11759" w:rsidRPr="006226B0" w:rsidRDefault="0086311F">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07B2A481" w14:textId="77777777" w:rsidR="00B11759" w:rsidRPr="006226B0" w:rsidRDefault="0086311F">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6B5DA75A"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02EA1445" w14:textId="77777777" w:rsidR="00B11759" w:rsidRPr="006226B0" w:rsidRDefault="0086311F">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918562F" w14:textId="77777777" w:rsidR="00B11759" w:rsidRPr="006226B0" w:rsidRDefault="0086311F">
            <w:pPr>
              <w:spacing w:after="0" w:line="240" w:lineRule="auto"/>
              <w:jc w:val="right"/>
              <w:rPr>
                <w:color w:val="000000"/>
                <w:sz w:val="22"/>
                <w:szCs w:val="22"/>
              </w:rPr>
            </w:pPr>
            <w:r w:rsidRPr="006226B0">
              <w:rPr>
                <w:color w:val="000000"/>
                <w:sz w:val="22"/>
                <w:szCs w:val="22"/>
              </w:rPr>
              <w:t>0.047</w:t>
            </w:r>
          </w:p>
        </w:tc>
      </w:tr>
      <w:tr w:rsidR="00B11759" w:rsidRPr="006226B0" w14:paraId="7AD83061" w14:textId="77777777">
        <w:trPr>
          <w:trHeight w:val="368"/>
        </w:trPr>
        <w:tc>
          <w:tcPr>
            <w:tcW w:w="3809" w:type="dxa"/>
            <w:tcBorders>
              <w:top w:val="nil"/>
              <w:left w:val="nil"/>
              <w:bottom w:val="nil"/>
              <w:right w:val="nil"/>
            </w:tcBorders>
            <w:shd w:val="clear" w:color="auto" w:fill="auto"/>
            <w:vAlign w:val="bottom"/>
          </w:tcPr>
          <w:p w14:paraId="0CAA1EDD" w14:textId="77777777" w:rsidR="00B11759" w:rsidRPr="006226B0" w:rsidRDefault="0086311F">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756EC94B"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362D2740" w14:textId="77777777" w:rsidR="00B11759" w:rsidRPr="006226B0" w:rsidRDefault="0086311F">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7D479664"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3E6179DB"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3C8CA664" w14:textId="77777777" w:rsidR="00B11759" w:rsidRPr="006226B0" w:rsidRDefault="0086311F">
            <w:pPr>
              <w:spacing w:after="0" w:line="240" w:lineRule="auto"/>
              <w:jc w:val="right"/>
              <w:rPr>
                <w:color w:val="000000"/>
                <w:sz w:val="22"/>
                <w:szCs w:val="22"/>
              </w:rPr>
            </w:pPr>
            <w:r w:rsidRPr="006226B0">
              <w:rPr>
                <w:color w:val="000000"/>
                <w:sz w:val="22"/>
                <w:szCs w:val="22"/>
              </w:rPr>
              <w:t>0.197</w:t>
            </w:r>
          </w:p>
        </w:tc>
      </w:tr>
      <w:tr w:rsidR="00B11759" w:rsidRPr="006226B0" w14:paraId="2CB5C762" w14:textId="77777777">
        <w:trPr>
          <w:trHeight w:val="368"/>
        </w:trPr>
        <w:tc>
          <w:tcPr>
            <w:tcW w:w="3809" w:type="dxa"/>
            <w:tcBorders>
              <w:top w:val="nil"/>
              <w:left w:val="nil"/>
              <w:right w:val="nil"/>
            </w:tcBorders>
            <w:shd w:val="clear" w:color="auto" w:fill="auto"/>
            <w:vAlign w:val="bottom"/>
          </w:tcPr>
          <w:p w14:paraId="52C4E236" w14:textId="77777777" w:rsidR="00B11759" w:rsidRPr="006226B0" w:rsidRDefault="0086311F">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66271DE3"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05B2795E" w14:textId="77777777" w:rsidR="00B11759" w:rsidRPr="006226B0" w:rsidRDefault="0086311F">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2AE6ADD8" w14:textId="77777777" w:rsidR="00B11759" w:rsidRPr="006226B0" w:rsidRDefault="00B11759">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6EA7EEC3"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3B7FB0FE" w14:textId="77777777" w:rsidR="00B11759" w:rsidRPr="006226B0" w:rsidRDefault="0086311F">
            <w:pPr>
              <w:spacing w:after="0" w:line="240" w:lineRule="auto"/>
              <w:jc w:val="right"/>
              <w:rPr>
                <w:color w:val="000000"/>
                <w:sz w:val="22"/>
                <w:szCs w:val="22"/>
              </w:rPr>
            </w:pPr>
            <w:r w:rsidRPr="006226B0">
              <w:rPr>
                <w:color w:val="000000"/>
                <w:sz w:val="22"/>
                <w:szCs w:val="22"/>
              </w:rPr>
              <w:t>0.198</w:t>
            </w:r>
          </w:p>
        </w:tc>
      </w:tr>
      <w:tr w:rsidR="00B11759" w:rsidRPr="006226B0" w14:paraId="095B2603" w14:textId="77777777">
        <w:trPr>
          <w:trHeight w:val="368"/>
        </w:trPr>
        <w:tc>
          <w:tcPr>
            <w:tcW w:w="3809" w:type="dxa"/>
            <w:tcBorders>
              <w:top w:val="nil"/>
              <w:left w:val="nil"/>
              <w:bottom w:val="single" w:sz="4" w:space="0" w:color="000000"/>
              <w:right w:val="nil"/>
            </w:tcBorders>
            <w:shd w:val="clear" w:color="auto" w:fill="auto"/>
            <w:vAlign w:val="bottom"/>
          </w:tcPr>
          <w:p w14:paraId="54AEBC8A" w14:textId="77777777" w:rsidR="00B11759" w:rsidRPr="006226B0" w:rsidRDefault="0086311F">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4E83CDFA" w14:textId="77777777" w:rsidR="00B11759" w:rsidRPr="006226B0" w:rsidRDefault="0086311F">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3181D37A" w14:textId="77777777" w:rsidR="00B11759" w:rsidRPr="006226B0" w:rsidRDefault="0086311F">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5C9AB920" w14:textId="77777777" w:rsidR="00B11759" w:rsidRPr="006226B0" w:rsidRDefault="00B11759">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36BCD73E" w14:textId="77777777" w:rsidR="00B11759" w:rsidRPr="006226B0" w:rsidRDefault="0086311F">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059A3E78" w14:textId="77777777" w:rsidR="00B11759" w:rsidRPr="006226B0" w:rsidRDefault="0086311F">
            <w:pPr>
              <w:spacing w:after="0" w:line="240" w:lineRule="auto"/>
              <w:jc w:val="right"/>
              <w:rPr>
                <w:color w:val="000000"/>
                <w:sz w:val="22"/>
                <w:szCs w:val="22"/>
              </w:rPr>
            </w:pPr>
            <w:r w:rsidRPr="006226B0">
              <w:rPr>
                <w:color w:val="000000"/>
                <w:sz w:val="22"/>
                <w:szCs w:val="22"/>
              </w:rPr>
              <w:t>0.208</w:t>
            </w:r>
          </w:p>
        </w:tc>
      </w:tr>
    </w:tbl>
    <w:p w14:paraId="08CDFF36" w14:textId="77777777" w:rsidR="00B11759" w:rsidRPr="006226B0" w:rsidRDefault="00B11759"/>
    <w:sectPr w:rsidR="00B11759"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andon.Chasco">
    <w15:presenceInfo w15:providerId="None" w15:userId="Brandon.Cha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21B3E"/>
    <w:rsid w:val="00044DBE"/>
    <w:rsid w:val="00050B1B"/>
    <w:rsid w:val="000C3BB6"/>
    <w:rsid w:val="00127BF1"/>
    <w:rsid w:val="00171677"/>
    <w:rsid w:val="001A7940"/>
    <w:rsid w:val="001B4DF9"/>
    <w:rsid w:val="001D5C1D"/>
    <w:rsid w:val="002313E1"/>
    <w:rsid w:val="00293ABB"/>
    <w:rsid w:val="002A74FF"/>
    <w:rsid w:val="00307FE4"/>
    <w:rsid w:val="003169D1"/>
    <w:rsid w:val="00366A3C"/>
    <w:rsid w:val="003C1FC2"/>
    <w:rsid w:val="003E78A8"/>
    <w:rsid w:val="004023BA"/>
    <w:rsid w:val="00427BE2"/>
    <w:rsid w:val="00474F74"/>
    <w:rsid w:val="004A7965"/>
    <w:rsid w:val="004B71C1"/>
    <w:rsid w:val="004F772E"/>
    <w:rsid w:val="00507270"/>
    <w:rsid w:val="00530DDB"/>
    <w:rsid w:val="00532405"/>
    <w:rsid w:val="00551756"/>
    <w:rsid w:val="005712BD"/>
    <w:rsid w:val="00571447"/>
    <w:rsid w:val="005B101B"/>
    <w:rsid w:val="005B1DCF"/>
    <w:rsid w:val="005C1F04"/>
    <w:rsid w:val="005D702A"/>
    <w:rsid w:val="005F274C"/>
    <w:rsid w:val="006226B0"/>
    <w:rsid w:val="00627797"/>
    <w:rsid w:val="006D59F4"/>
    <w:rsid w:val="007F168A"/>
    <w:rsid w:val="007F1B91"/>
    <w:rsid w:val="00821918"/>
    <w:rsid w:val="00834E94"/>
    <w:rsid w:val="00844132"/>
    <w:rsid w:val="0086311F"/>
    <w:rsid w:val="0092561A"/>
    <w:rsid w:val="00943CE7"/>
    <w:rsid w:val="0096025E"/>
    <w:rsid w:val="009A4CF9"/>
    <w:rsid w:val="009C4A6B"/>
    <w:rsid w:val="009C72EE"/>
    <w:rsid w:val="009D5DB1"/>
    <w:rsid w:val="009E6CAD"/>
    <w:rsid w:val="00A106AC"/>
    <w:rsid w:val="00A4225A"/>
    <w:rsid w:val="00A5509C"/>
    <w:rsid w:val="00A770B9"/>
    <w:rsid w:val="00B11759"/>
    <w:rsid w:val="00B166D4"/>
    <w:rsid w:val="00B23980"/>
    <w:rsid w:val="00B633D1"/>
    <w:rsid w:val="00BA3996"/>
    <w:rsid w:val="00C05905"/>
    <w:rsid w:val="00C2295E"/>
    <w:rsid w:val="00CA24E4"/>
    <w:rsid w:val="00CD53A9"/>
    <w:rsid w:val="00CE148C"/>
    <w:rsid w:val="00D44A2D"/>
    <w:rsid w:val="00D57F4F"/>
    <w:rsid w:val="00DA593C"/>
    <w:rsid w:val="00DF1D84"/>
    <w:rsid w:val="00DF59D3"/>
    <w:rsid w:val="00E25C43"/>
    <w:rsid w:val="00E70BDE"/>
    <w:rsid w:val="00EA59A6"/>
    <w:rsid w:val="00F0746D"/>
    <w:rsid w:val="00F1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www.nwfsc.noaa.gov/oceanconditions" TargetMode="External"/><Relationship Id="rId11" Type="http://schemas.openxmlformats.org/officeDocument/2006/relationships/image" Target="media/image5.tiff"/><Relationship Id="rId5" Type="http://schemas.openxmlformats.org/officeDocument/2006/relationships/hyperlink" Target="http://www.cbr.washington.edu/dart/cs/data/nmfs_sar/"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08913-72D7-4DC9-8CB2-1369D02FC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49</Pages>
  <Words>18008</Words>
  <Characters>102650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11</cp:revision>
  <dcterms:created xsi:type="dcterms:W3CDTF">2020-05-01T17:44:00Z</dcterms:created>
  <dcterms:modified xsi:type="dcterms:W3CDTF">2020-05-05T16:14:00Z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id="g7MpefiS"/&gt;&lt;style id="http://www.zotero.org/styles/plos-biology" hasBibliography="1" bibliographyStyleHasBeenSet="1"/&gt;&lt;prefs&gt;&lt;pref name="fieldType" value="Field"/&gt;&lt;/prefs&gt;&lt;/data&gt;</vt:lpwstr>
  </property>
</Properties>
</file>
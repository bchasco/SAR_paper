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6A7D27" w14:textId="77777777" w:rsidR="00B11759" w:rsidRPr="00F10645" w:rsidRDefault="0086311F">
      <w:r w:rsidRPr="00F10645">
        <w:t>Differential impacts of freshwater and marine covariates on wild and hatchery Chinook salmon marine survival</w:t>
      </w:r>
    </w:p>
    <w:p w14:paraId="6C4FF431" w14:textId="77777777" w:rsidR="00B11759" w:rsidRPr="00F10645" w:rsidRDefault="00B11759"/>
    <w:p w14:paraId="5257F063" w14:textId="2C040921" w:rsidR="00B11759" w:rsidRPr="00F10645" w:rsidRDefault="0086311F">
      <w:r w:rsidRPr="00F10645">
        <w:t>Brandon Chasco</w:t>
      </w:r>
      <w:r w:rsidRPr="00F10645">
        <w:rPr>
          <w:vertAlign w:val="superscript"/>
        </w:rPr>
        <w:t>1</w:t>
      </w:r>
      <w:ins w:id="0" w:author="Chasco, Brandon Edward" w:date="2020-08-26T11:18:00Z">
        <w:r w:rsidR="00697367">
          <w:rPr>
            <w:vertAlign w:val="superscript"/>
          </w:rPr>
          <w:t>,</w:t>
        </w:r>
      </w:ins>
      <w:ins w:id="1" w:author="Chasco, Brandon Edward" w:date="2020-08-26T11:15:00Z">
        <w:r w:rsidR="00697367">
          <w:rPr>
            <w:vertAlign w:val="superscript"/>
          </w:rPr>
          <w:t>*</w:t>
        </w:r>
      </w:ins>
      <w:r w:rsidRPr="00F10645">
        <w:t>, Brian Burke</w:t>
      </w:r>
      <w:ins w:id="2" w:author="Chasco, Brandon Edward" w:date="2020-08-26T11:13:00Z">
        <w:r w:rsidR="00F03AD7">
          <w:rPr>
            <w:vertAlign w:val="superscript"/>
          </w:rPr>
          <w:t>2</w:t>
        </w:r>
      </w:ins>
      <w:del w:id="3" w:author="Chasco, Brandon Edward" w:date="2020-08-26T11:13:00Z">
        <w:r w:rsidRPr="00F10645" w:rsidDel="00F03AD7">
          <w:rPr>
            <w:vertAlign w:val="superscript"/>
          </w:rPr>
          <w:delText>2</w:delText>
        </w:r>
      </w:del>
      <w:r w:rsidRPr="00F10645">
        <w:t>, Lisa Crozier</w:t>
      </w:r>
      <w:ins w:id="4" w:author="Chasco, Brandon Edward" w:date="2020-08-26T11:13:00Z">
        <w:r w:rsidR="00F03AD7">
          <w:rPr>
            <w:vertAlign w:val="superscript"/>
          </w:rPr>
          <w:t>2</w:t>
        </w:r>
      </w:ins>
      <w:del w:id="5" w:author="Chasco, Brandon Edward" w:date="2020-08-26T11:13:00Z">
        <w:r w:rsidRPr="00F10645" w:rsidDel="00F03AD7">
          <w:rPr>
            <w:vertAlign w:val="superscript"/>
          </w:rPr>
          <w:delText>2</w:delText>
        </w:r>
      </w:del>
      <w:r w:rsidRPr="00F10645">
        <w:t>, Rich Zabel</w:t>
      </w:r>
      <w:ins w:id="6" w:author="Chasco, Brandon Edward" w:date="2020-08-26T11:13:00Z">
        <w:r w:rsidR="00F03AD7">
          <w:rPr>
            <w:vertAlign w:val="superscript"/>
          </w:rPr>
          <w:t>2</w:t>
        </w:r>
      </w:ins>
      <w:del w:id="7" w:author="Chasco, Brandon Edward" w:date="2020-08-26T11:13:00Z">
        <w:r w:rsidRPr="00F10645" w:rsidDel="00F03AD7">
          <w:rPr>
            <w:vertAlign w:val="superscript"/>
          </w:rPr>
          <w:delText>2</w:delText>
        </w:r>
      </w:del>
    </w:p>
    <w:p w14:paraId="12ADF815" w14:textId="516A291C" w:rsidR="00B11759" w:rsidRPr="00F10645" w:rsidRDefault="0086311F" w:rsidP="000B716D">
      <w:pPr>
        <w:tabs>
          <w:tab w:val="left" w:pos="0"/>
        </w:tabs>
      </w:pPr>
      <w:bookmarkStart w:id="8" w:name="_gjdgxs" w:colFirst="0" w:colLast="0"/>
      <w:bookmarkEnd w:id="8"/>
      <w:r w:rsidRPr="00F10645">
        <w:rPr>
          <w:vertAlign w:val="superscript"/>
        </w:rPr>
        <w:t>1</w:t>
      </w:r>
      <w:r w:rsidRPr="00F10645">
        <w:t xml:space="preserve"> Fish Ecology Division, National Marine Fisheries Service, </w:t>
      </w:r>
      <w:r w:rsidR="00532405">
        <w:t>National Oceanic and Atmospheric Association</w:t>
      </w:r>
      <w:del w:id="9" w:author="Chasco, Brandon Edward" w:date="2020-08-26T11:13:00Z">
        <w:r w:rsidRPr="00F10645" w:rsidDel="00F03AD7">
          <w:delText xml:space="preserve">, </w:delText>
        </w:r>
        <w:r w:rsidR="00532405" w:rsidDel="00F03AD7">
          <w:delText>2032 Marine Dr. SE</w:delText>
        </w:r>
      </w:del>
      <w:r w:rsidR="00532405">
        <w:t xml:space="preserve">, </w:t>
      </w:r>
      <w:r w:rsidRPr="00F10645">
        <w:t xml:space="preserve">Newport, </w:t>
      </w:r>
      <w:del w:id="10" w:author="Chasco, Brandon Edward" w:date="2020-08-26T11:13:00Z">
        <w:r w:rsidRPr="00F10645" w:rsidDel="00F03AD7">
          <w:delText>97365</w:delText>
        </w:r>
      </w:del>
      <w:ins w:id="11" w:author="Chasco, Brandon Edward" w:date="2020-08-26T11:13:00Z">
        <w:r w:rsidR="00F03AD7">
          <w:t>OR</w:t>
        </w:r>
      </w:ins>
      <w:r w:rsidR="00532405">
        <w:t>, USA</w:t>
      </w:r>
    </w:p>
    <w:p w14:paraId="7081BEB3" w14:textId="1EBE99F5" w:rsidR="00F03AD7" w:rsidRPr="00F10645" w:rsidRDefault="00F03AD7" w:rsidP="00F03AD7">
      <w:pPr>
        <w:tabs>
          <w:tab w:val="left" w:pos="0"/>
        </w:tabs>
        <w:rPr>
          <w:ins w:id="12" w:author="Chasco, Brandon Edward" w:date="2020-08-26T11:14:00Z"/>
        </w:rPr>
      </w:pPr>
      <w:ins w:id="13" w:author="Chasco, Brandon Edward" w:date="2020-08-26T11:14:00Z">
        <w:r>
          <w:rPr>
            <w:vertAlign w:val="superscript"/>
          </w:rPr>
          <w:t>2</w:t>
        </w:r>
        <w:r w:rsidRPr="00F10645">
          <w:t xml:space="preserve"> Fish Ecology Division, National Marine Fisheries Service, </w:t>
        </w:r>
        <w:r>
          <w:t>National Oceanic and Atmospheric Association, Seattle</w:t>
        </w:r>
        <w:r w:rsidRPr="00F10645">
          <w:t xml:space="preserve">, </w:t>
        </w:r>
        <w:r>
          <w:t>WA, USA</w:t>
        </w:r>
      </w:ins>
    </w:p>
    <w:p w14:paraId="3713099B" w14:textId="6676A416" w:rsidR="00B11759" w:rsidRPr="00F10645" w:rsidDel="00F03AD7" w:rsidRDefault="0086311F">
      <w:pPr>
        <w:tabs>
          <w:tab w:val="left" w:pos="0"/>
        </w:tabs>
        <w:rPr>
          <w:del w:id="14" w:author="Chasco, Brandon Edward" w:date="2020-08-26T11:14:00Z"/>
        </w:rPr>
      </w:pPr>
      <w:del w:id="15" w:author="Chasco, Brandon Edward" w:date="2020-08-26T11:14:00Z">
        <w:r w:rsidRPr="00F10645" w:rsidDel="00F03AD7">
          <w:rPr>
            <w:vertAlign w:val="superscript"/>
          </w:rPr>
          <w:delText>2</w:delText>
        </w:r>
        <w:r w:rsidRPr="00F10645" w:rsidDel="00F03AD7">
          <w:delText xml:space="preserve"> Fish Ecology Division, National Marine Fisheries Service, </w:delText>
        </w:r>
        <w:r w:rsidR="00532405" w:rsidDel="00F03AD7">
          <w:delText>National Oceanic and Atmospheric Association</w:delText>
        </w:r>
        <w:r w:rsidRPr="00F10645" w:rsidDel="00F03AD7">
          <w:delText xml:space="preserve">, </w:delText>
        </w:r>
        <w:r w:rsidR="00532405" w:rsidDel="00F03AD7">
          <w:rPr>
            <w:rStyle w:val="lrzxr"/>
          </w:rPr>
          <w:delText>2725 Montlake Blvd E, Seattle, USA</w:delText>
        </w:r>
      </w:del>
    </w:p>
    <w:p w14:paraId="70646030" w14:textId="77777777" w:rsidR="00B11759" w:rsidRPr="00F10645" w:rsidRDefault="00B11759"/>
    <w:p w14:paraId="08E3F88D" w14:textId="77777777" w:rsidR="00697367" w:rsidRDefault="0086311F">
      <w:pPr>
        <w:rPr>
          <w:ins w:id="16" w:author="Chasco, Brandon Edward" w:date="2020-08-26T11:15:00Z"/>
        </w:rPr>
      </w:pPr>
      <w:bookmarkStart w:id="17" w:name="_30j0zll" w:colFirst="0" w:colLast="0"/>
      <w:bookmarkEnd w:id="17"/>
      <w:r w:rsidRPr="00F10645">
        <w:t>Short title: Integrated marine and freshwater effects on salmon survival</w:t>
      </w:r>
    </w:p>
    <w:p w14:paraId="143A8885" w14:textId="77777777" w:rsidR="00697367" w:rsidRDefault="00697367">
      <w:pPr>
        <w:rPr>
          <w:ins w:id="18" w:author="Chasco, Brandon Edward" w:date="2020-08-26T11:15:00Z"/>
        </w:rPr>
      </w:pPr>
    </w:p>
    <w:p w14:paraId="403A68C0" w14:textId="6A2BA2C1" w:rsidR="00697367" w:rsidRDefault="00697367">
      <w:pPr>
        <w:rPr>
          <w:ins w:id="19" w:author="Chasco, Brandon Edward" w:date="2020-08-26T11:15:00Z"/>
        </w:rPr>
      </w:pPr>
      <w:ins w:id="20" w:author="Chasco, Brandon Edward" w:date="2020-08-26T11:15:00Z">
        <w:r>
          <w:rPr>
            <w:vertAlign w:val="superscript"/>
          </w:rPr>
          <w:t>*</w:t>
        </w:r>
        <w:r>
          <w:t>Corresponding author</w:t>
        </w:r>
      </w:ins>
    </w:p>
    <w:p w14:paraId="59D190A1" w14:textId="5FF09F00" w:rsidR="00697367" w:rsidRDefault="00697367">
      <w:pPr>
        <w:rPr>
          <w:ins w:id="21" w:author="Chasco, Brandon Edward" w:date="2020-08-26T11:17:00Z"/>
        </w:rPr>
      </w:pPr>
      <w:ins w:id="22" w:author="Chasco, Brandon Edward" w:date="2020-08-26T11:15:00Z">
        <w:r>
          <w:t>E-mail:</w:t>
        </w:r>
      </w:ins>
      <w:ins w:id="23" w:author="Chasco, Brandon Edward" w:date="2020-08-26T11:16:00Z">
        <w:r>
          <w:t xml:space="preserve"> </w:t>
        </w:r>
      </w:ins>
      <w:ins w:id="24" w:author="Chasco, Brandon Edward" w:date="2020-08-26T11:17:00Z">
        <w:r>
          <w:fldChar w:fldCharType="begin"/>
        </w:r>
        <w:r>
          <w:instrText xml:space="preserve"> HYPERLINK "mailto:</w:instrText>
        </w:r>
      </w:ins>
      <w:ins w:id="25" w:author="Chasco, Brandon Edward" w:date="2020-08-26T11:16:00Z">
        <w:r>
          <w:instrText>Brandon.Chasco@noaa.gov</w:instrText>
        </w:r>
      </w:ins>
      <w:ins w:id="26" w:author="Chasco, Brandon Edward" w:date="2020-08-26T11:17:00Z">
        <w:r>
          <w:instrText xml:space="preserve">" </w:instrText>
        </w:r>
        <w:r>
          <w:fldChar w:fldCharType="separate"/>
        </w:r>
      </w:ins>
      <w:ins w:id="27" w:author="Chasco, Brandon Edward" w:date="2020-08-26T11:16:00Z">
        <w:r w:rsidRPr="00551CB6">
          <w:rPr>
            <w:rStyle w:val="Hyperlink"/>
          </w:rPr>
          <w:t>Brandon.Chasco@noaa.gov</w:t>
        </w:r>
      </w:ins>
      <w:ins w:id="28" w:author="Chasco, Brandon Edward" w:date="2020-08-26T11:17:00Z">
        <w:r>
          <w:fldChar w:fldCharType="end"/>
        </w:r>
      </w:ins>
    </w:p>
    <w:p w14:paraId="2970A916" w14:textId="3FB935ED" w:rsidR="00697367" w:rsidRPr="000B716D" w:rsidRDefault="00697367" w:rsidP="000B716D">
      <w:pPr>
        <w:rPr>
          <w:ins w:id="29" w:author="Chasco, Brandon Edward" w:date="2020-08-26T11:17:00Z"/>
        </w:rPr>
      </w:pPr>
      <w:ins w:id="30" w:author="Chasco, Brandon Edward" w:date="2020-08-26T11:19:00Z">
        <w:r w:rsidRPr="00697367">
          <w:rPr>
            <w:rPrChange w:id="31" w:author="Chasco, Brandon Edward" w:date="2020-08-26T11:19:00Z">
              <w:rPr>
                <w:vertAlign w:val="superscript"/>
              </w:rPr>
            </w:rPrChange>
          </w:rPr>
          <w:t>All</w:t>
        </w:r>
        <w:r>
          <w:rPr>
            <w:vertAlign w:val="superscript"/>
          </w:rPr>
          <w:t xml:space="preserve"> </w:t>
        </w:r>
      </w:ins>
      <w:ins w:id="32" w:author="Chasco, Brandon Edward" w:date="2020-08-26T11:17:00Z">
        <w:r>
          <w:t>authors contributed equally to this work.</w:t>
        </w:r>
      </w:ins>
    </w:p>
    <w:p w14:paraId="302C680F" w14:textId="77777777" w:rsidR="00697367" w:rsidRDefault="00697367">
      <w:pPr>
        <w:rPr>
          <w:ins w:id="33" w:author="Chasco, Brandon Edward" w:date="2020-08-26T11:17:00Z"/>
          <w:sz w:val="36"/>
          <w:szCs w:val="48"/>
        </w:rPr>
      </w:pPr>
      <w:ins w:id="34" w:author="Chasco, Brandon Edward" w:date="2020-08-26T11:17:00Z">
        <w:r>
          <w:br w:type="page"/>
        </w:r>
      </w:ins>
    </w:p>
    <w:p w14:paraId="55CB0C52" w14:textId="24C83881" w:rsidR="00B11759" w:rsidRPr="00F10645" w:rsidDel="00697367" w:rsidRDefault="0086311F">
      <w:pPr>
        <w:rPr>
          <w:del w:id="35" w:author="Chasco, Brandon Edward" w:date="2020-08-26T11:17:00Z"/>
        </w:rPr>
      </w:pPr>
      <w:del w:id="36" w:author="Chasco, Brandon Edward" w:date="2020-08-26T11:17:00Z">
        <w:r w:rsidRPr="00F10645" w:rsidDel="00697367">
          <w:lastRenderedPageBreak/>
          <w:br w:type="page"/>
        </w:r>
      </w:del>
    </w:p>
    <w:p w14:paraId="69A47B6E" w14:textId="77777777" w:rsidR="00B11759" w:rsidRPr="00F10645" w:rsidRDefault="0086311F">
      <w:pPr>
        <w:pStyle w:val="Heading1"/>
        <w:pPrChange w:id="37" w:author="Chasco, Brandon Edward" w:date="2020-08-26T10:31:00Z">
          <w:pPr/>
        </w:pPrChange>
      </w:pPr>
      <w:bookmarkStart w:id="38" w:name="_1fob9te" w:colFirst="0" w:colLast="0"/>
      <w:bookmarkEnd w:id="38"/>
      <w:r w:rsidRPr="006D27E2">
        <w:t>Abstract</w:t>
      </w:r>
    </w:p>
    <w:p w14:paraId="66201C66" w14:textId="2CC980C3" w:rsidR="00B11759" w:rsidRPr="00B166D4" w:rsidRDefault="0086311F">
      <w:pPr>
        <w:ind w:firstLine="720"/>
      </w:pPr>
      <w:r w:rsidRPr="00F10645">
        <w:t>Large-scale atmospheric conditions in the Northeast Pacific Ocean affect both the freshwater environment in the Columbia River Basin and marine conditions along the coasts of Oregon, Washington, and British Columbia, resulting in correlated conditions in the two environments. For migrating species, such as salmonids that move through multiple habitats, these correlations can amplify the impact of good or poor physical conditions on growth and survival, as movements among habitats may not alleviate effects of anomalous conditions.  Unfortunately, identifying the mechanistic drivers of salmon survival in space and time is hindered by these cross-habitat correlations. To address this issue, we modeled the marine survival of Snake River spring/summer Chinook salmon with multiple indices of the marine environment and an explicit treatment of the effect of arrival timing from freshwater to the ocean, and found that both habitats contribute to marine survival rates.  We show how this particular</w:t>
      </w:r>
      <w:r w:rsidR="009C72EE" w:rsidRPr="00B166D4">
        <w:t xml:space="preserve"> </w:t>
      </w:r>
      <w:r w:rsidRPr="00B166D4">
        <w:t>carryover effect of freshwater conditions on marine survival varies by year and rearing type (hatchery or wild), with a larger effect for wild fish. As environmental conditions change, incorporating effects from both freshwater and marine habitats into salmon survival models will become more important, and has the additional benefit of highlighting how management actions that affect arrival timing may improve marine survival.</w:t>
      </w:r>
    </w:p>
    <w:p w14:paraId="78EE7567" w14:textId="77777777" w:rsidR="00B11759" w:rsidRPr="00B166D4" w:rsidRDefault="0086311F">
      <w:r w:rsidRPr="00590648">
        <w:rPr>
          <w:b/>
          <w:sz w:val="36"/>
          <w:szCs w:val="36"/>
          <w:rPrChange w:id="39" w:author="Chasco, Brandon Edward" w:date="2020-08-26T10:07:00Z">
            <w:rPr>
              <w:b/>
            </w:rPr>
          </w:rPrChange>
        </w:rPr>
        <w:t>Keywords</w:t>
      </w:r>
      <w:r w:rsidRPr="00B166D4">
        <w:t>: Chinook salmon, hatchery versus wild, marine survival, carryover effects</w:t>
      </w:r>
    </w:p>
    <w:p w14:paraId="6F1AF663" w14:textId="416D5791" w:rsidR="00B11759" w:rsidRPr="00B166D4" w:rsidRDefault="0086311F">
      <w:proofErr w:type="gramStart"/>
      <w:r w:rsidRPr="00B166D4">
        <w:t>word</w:t>
      </w:r>
      <w:proofErr w:type="gramEnd"/>
      <w:r w:rsidRPr="00B166D4">
        <w:t xml:space="preserve"> count: abstract (</w:t>
      </w:r>
      <w:r w:rsidR="00532405">
        <w:t>208</w:t>
      </w:r>
      <w:r w:rsidRPr="00B166D4">
        <w:t>), main (</w:t>
      </w:r>
      <w:r w:rsidR="00532405">
        <w:t>5633</w:t>
      </w:r>
      <w:r w:rsidRPr="00B166D4">
        <w:t>), figures (</w:t>
      </w:r>
      <w:r w:rsidR="00532405">
        <w:t>410</w:t>
      </w:r>
      <w:r w:rsidRPr="00B166D4">
        <w:t>), tables (</w:t>
      </w:r>
      <w:r w:rsidR="00532405">
        <w:t>220</w:t>
      </w:r>
      <w:r w:rsidRPr="00B166D4">
        <w:t>), references (</w:t>
      </w:r>
      <w:r w:rsidR="00532405">
        <w:t>1350</w:t>
      </w:r>
      <w:r w:rsidRPr="00B166D4">
        <w:t>)</w:t>
      </w:r>
    </w:p>
    <w:p w14:paraId="786B2B79" w14:textId="77777777" w:rsidR="00B11759" w:rsidRPr="00B166D4" w:rsidRDefault="0086311F">
      <w:pPr>
        <w:pStyle w:val="Heading1"/>
        <w:pPrChange w:id="40" w:author="Chasco, Brandon Edward" w:date="2020-08-26T10:31:00Z">
          <w:pPr/>
        </w:pPrChange>
      </w:pPr>
      <w:bookmarkStart w:id="41" w:name="_3znysh7" w:colFirst="0" w:colLast="0"/>
      <w:bookmarkEnd w:id="41"/>
      <w:r w:rsidRPr="000B716D">
        <w:lastRenderedPageBreak/>
        <w:t>Introduction</w:t>
      </w:r>
    </w:p>
    <w:p w14:paraId="426FB65F" w14:textId="4A6F15C0" w:rsidR="00B11759" w:rsidRPr="00B166D4" w:rsidRDefault="0086311F" w:rsidP="005B101B">
      <w:pPr>
        <w:ind w:firstLine="720"/>
      </w:pPr>
      <w:r w:rsidRPr="00B166D4">
        <w:t xml:space="preserve">Snake River spring/summer Chinook salmon are an iconic species of the Pacific Northwest. Populations once supported large commercial and recreational fisheries, as well as subsistence for indigenous communities. However, </w:t>
      </w:r>
      <w:r w:rsidR="00530DDB">
        <w:t xml:space="preserve">their complex life </w:t>
      </w:r>
      <w:r w:rsidR="0092561A">
        <w:t xml:space="preserve">cycle leaves them vulnerable to the influences of climate and climate change at several life stages </w:t>
      </w:r>
      <w:r w:rsidR="00C2295E">
        <w:fldChar w:fldCharType="begin"/>
      </w:r>
      <w:r w:rsidR="00C2295E">
        <w:instrText xml:space="preserve"> ADDIN ZOTERO_ITEM CSL_CITATION {"citationID":"OgoluoDV","properties":{"formattedCitation":"[1]","plainCitation":"[1]","noteIndex":0},"citationItems":[{"id":135,"uris":["http://zotero.org/users/local/sALjQm7t/items/T5VAE8K9"],"uri":["http://zotero.org/users/local/sALjQm7t/items/T5VAE8K9"],"itemData":{"id":135,"type":"article-journal","container-title":"PloS one","issue":"7","note":"publisher: Public Library of Science","source":"Google Scholar","title":"Climate vulnerability assessment for Pacific salmon and steelhead in the California Current Large Marine Ecosystem","volume":"14","author":[{"family":"Crozier","given":"Lisa G."},{"family":"McClure","given":"Michelle M."},{"family":"Beechie","given":"Tim"},{"family":"Bograd","given":"Steven J."},{"family":"Boughton","given":"David A."},{"family":"Carr","given":"Mark"},{"family":"Cooney","given":"Thomas D."},{"family":"Dunham","given":"Jason B."},{"family":"Greene","given":"Correigh M."},{"family":"Haltuch","given":"Melissa A."}],"issued":{"date-parts":[["2019"]]}}}],"schema":"https://github.com/citation-style-language/schema/raw/master/csl-citation.json"} </w:instrText>
      </w:r>
      <w:r w:rsidR="00C2295E">
        <w:fldChar w:fldCharType="separate"/>
      </w:r>
      <w:r w:rsidR="00C2295E" w:rsidRPr="00C2295E">
        <w:t>[1]</w:t>
      </w:r>
      <w:r w:rsidR="00C2295E">
        <w:fldChar w:fldCharType="end"/>
      </w:r>
      <w:r w:rsidR="0092561A">
        <w:t xml:space="preserve">. </w:t>
      </w:r>
      <w:r w:rsidR="00427BE2">
        <w:t>Further</w:t>
      </w:r>
      <w:r w:rsidR="0092561A">
        <w:t>, the correlation of environmental conditions across space and time can exacerbate this vulnerability</w:t>
      </w:r>
      <w:r w:rsidR="00427BE2">
        <w:t>.</w:t>
      </w:r>
      <w:r w:rsidR="0092561A">
        <w:t xml:space="preserve"> </w:t>
      </w:r>
      <w:r w:rsidR="00427BE2">
        <w:t xml:space="preserve"> Indeed, recent research </w:t>
      </w:r>
      <w:r w:rsidR="00B166D4">
        <w:t xml:space="preserve">suggests that </w:t>
      </w:r>
      <w:r w:rsidR="0096025E" w:rsidRPr="00B166D4">
        <w:t>freshwater effects carry over into the marine realm</w:t>
      </w:r>
      <w:r w:rsidR="00B166D4">
        <w:t xml:space="preserve"> </w:t>
      </w:r>
      <w:r w:rsidR="0096025E" w:rsidRPr="00B166D4">
        <w:t xml:space="preserve">and </w:t>
      </w:r>
      <w:r w:rsidR="00B166D4">
        <w:t xml:space="preserve">may hinder </w:t>
      </w:r>
      <w:r w:rsidR="0096025E" w:rsidRPr="00B166D4">
        <w:t>recovery</w:t>
      </w:r>
      <w:r w:rsidRPr="00B166D4">
        <w:t xml:space="preserve"> </w:t>
      </w:r>
      <w:r w:rsidR="00B166D4">
        <w:fldChar w:fldCharType="begin"/>
      </w:r>
      <w:r w:rsidR="00C2295E">
        <w:instrText xml:space="preserve"> ADDIN ZOTERO_ITEM CSL_CITATION {"citationID":"xVacTVW7","properties":{"formattedCitation":"[2\\uc0\\u8211{}5]","plainCitation":"[2–5]","noteIndex":0},"citationItems":[{"id":81,"uris":["http://zotero.org/users/local/sALjQm7t/items/YGFHA2PH"],"uri":["http://zotero.org/users/local/sALjQm7t/items/YGFHA2PH"],"itemData":{"id":81,"type":"article-journal","container-title":"Fisheries Oceanography","issue":"6","note":"publisher: Wiley Online Library","page":"448–457","source":"Google Scholar","title":"Forecasting climate-induced changes in the survival of Snake River spring/summer Chinook salmon (Oncorhynchus tshawytscha)","volume":"14","author":[{"family":"Scheuerell","given":"Mark D."},{"family":"Williams","given":"John G."}],"issued":{"date-parts":[["2005"]]}}},{"id":47,"uris":["http://zotero.org/users/local/sALjQm7t/items/W2F2UTNZ"],"uri":["http://zotero.org/users/local/sALjQm7t/items/W2F2UTNZ"],"itemData":{"id":47,"type":"article-journal","container-title":"ICES Journal of Marine Science","issue":"7","note":"publisher: Oxford University Press","page":"1671–1682","source":"Google Scholar","title":"Spatial and temporal covariability in early ocean survival of Chinook salmon (Oncorhynchus tshawytscha) along the west coast of North America","volume":"71","author":[{"family":"Kilduff","given":"D. Patrick"},{"family":"Botsford","given":"Louis W."},{"family":"Teo","given":"Steven LH"}],"issued":{"date-parts":[["2014"]]}}},{"id":94,"uris":["http://zotero.org/users/local/sALjQm7t/items/C4BMZ6YZ"],"uri":["http://zotero.org/users/local/sALjQm7t/items/C4BMZ6YZ"],"itemData":{"id":94,"type":"article-journal","container-title":"Proceedings of the National Academy of Sciences","issue":"6","note":"publisher: National Acad Sciences","page":"1710–1715","source":"Google Scholar","title":"Ocean fronts drive marine fishery production and biogeochemical cycling","volume":"112","author":[{"family":"Woodson","given":"C. Brock"},{"family":"Litvin","given":"Steven Y."}],"issued":{"date-parts":[["2015"]]}}},{"id":97,"uris":["http://zotero.org/users/local/sALjQm7t/items/WSU4YKRV"],"uri":["http://zotero.org/users/local/sALjQm7t/items/WSU4YKRV"],"itemData":{"id":97,"type":"article-journal","container-title":"Marine Ecology Progress Series","page":"271–284","source":"Google Scholar","title":"Marine ecosystem perspectives on Chinook salmon recruitment: a synthesis of empirical and modeling studies from a California upwelling system","title-short":"Marine ecosystem perspectives on Chinook salmon recruitment","volume":"552","author":[{"family":"Wells","given":"Brian K."},{"family":"Santora","given":"Jarrod A."},{"family":"Schroeder","given":"Isaac D."},{"family":"Mantua","given":"Nathan"},{"family":"Sydeman","given":"William J."},{"family":"Huff","given":"David D."},{"family":"Field","given":"John C."}],"issued":{"date-parts":[["2016"]]}}}],"schema":"https://github.com/citation-style-language/schema/raw/master/csl-citation.json"} </w:instrText>
      </w:r>
      <w:r w:rsidR="00B166D4">
        <w:fldChar w:fldCharType="separate"/>
      </w:r>
      <w:r w:rsidR="00C2295E" w:rsidRPr="00C2295E">
        <w:t>[2–5]</w:t>
      </w:r>
      <w:r w:rsidR="00B166D4">
        <w:fldChar w:fldCharType="end"/>
      </w:r>
      <w:r w:rsidR="00B166D4">
        <w:t>, b</w:t>
      </w:r>
      <w:r w:rsidR="00571447" w:rsidRPr="00B166D4">
        <w:t>ut r</w:t>
      </w:r>
      <w:r w:rsidR="00E70BDE" w:rsidRPr="00B166D4">
        <w:t xml:space="preserve">ecent </w:t>
      </w:r>
      <w:r w:rsidR="00DF59D3" w:rsidRPr="00B166D4">
        <w:t>applications of generalized linear models</w:t>
      </w:r>
      <w:r w:rsidR="009A4CF9" w:rsidRPr="00B166D4">
        <w:t xml:space="preserve"> </w:t>
      </w:r>
      <w:r w:rsidR="00366A3C" w:rsidRPr="00B166D4">
        <w:t xml:space="preserve">to answer this question </w:t>
      </w:r>
      <w:r w:rsidR="009A4CF9" w:rsidRPr="00B166D4">
        <w:t>do not account for the random variability in the carry-over process</w:t>
      </w:r>
      <w:r w:rsidR="00DF59D3" w:rsidRPr="00B166D4">
        <w:t xml:space="preserve"> </w:t>
      </w:r>
      <w:r w:rsidR="009A4CF9" w:rsidRPr="00B166D4">
        <w:fldChar w:fldCharType="begin"/>
      </w:r>
      <w:r w:rsidR="00C2295E">
        <w:instrText xml:space="preserve"> ADDIN ZOTERO_ITEM CSL_CITATION {"citationID":"vn3U8k6f","properties":{"formattedCitation":"[6,7]","plainCitation":"[6,7]","noteIndex":0},"citationItems":[{"id":71,"uris":["http://zotero.org/users/local/sALjQm7t/items/8JRHJQD5"],"uri":["http://zotero.org/users/local/sALjQm7t/items/8JRHJQD5"],"itemData":{"id":71,"type":"article-journal","container-title":"Journal of Applied Ecology","issue":"5","note":"publisher: Wiley Online Library","page":"983–990","source":"Google Scholar","title":"Relating juvenile migration timing and survival to adulthood in two species of threatened Pacific salmon (Oncorhynchus spp.)","volume":"46","author":[{"family":"Scheuerell","given":"Mark D."},{"family":"Zabel","given":"Richard W."},{"family":"Sandford","given":"Benjamin P."}],"issued":{"date-parts":[["2009"]]}}},{"id":29,"uris":["http://zotero.org/users/local/sALjQm7t/items/TFS7YYDI"],"uri":["http://zotero.org/users/local/sALjQm7t/items/TFS7YYDI"],"itemData":{"id":29,"type":"article-journal","container-title":"Ecology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rsidR="009A4CF9" w:rsidRPr="00B166D4">
        <w:fldChar w:fldCharType="separate"/>
      </w:r>
      <w:r w:rsidR="00C2295E" w:rsidRPr="00C2295E">
        <w:t>[6,7]</w:t>
      </w:r>
      <w:r w:rsidR="009A4CF9" w:rsidRPr="00B166D4">
        <w:fldChar w:fldCharType="end"/>
      </w:r>
      <w:r w:rsidR="004023BA">
        <w:t xml:space="preserve">. These simplifications of complex processes in </w:t>
      </w:r>
      <w:r w:rsidR="00F0746D">
        <w:t xml:space="preserve">salmon survival models may </w:t>
      </w:r>
      <w:r w:rsidR="00DF59D3" w:rsidRPr="00B166D4">
        <w:t>lead</w:t>
      </w:r>
      <w:r w:rsidR="00366A3C" w:rsidRPr="00B166D4">
        <w:t xml:space="preserve"> </w:t>
      </w:r>
      <w:r w:rsidR="00021B3E">
        <w:t xml:space="preserve">to </w:t>
      </w:r>
      <w:r w:rsidR="00366A3C" w:rsidRPr="00B166D4">
        <w:t xml:space="preserve">biases in the parameter estimates and </w:t>
      </w:r>
      <w:r w:rsidR="004023BA">
        <w:t xml:space="preserve">narrow estimates of the </w:t>
      </w:r>
      <w:r w:rsidR="00DF59D3" w:rsidRPr="00B166D4">
        <w:t xml:space="preserve">standard errors </w:t>
      </w:r>
      <w:r w:rsidR="004023BA">
        <w:t xml:space="preserve">for </w:t>
      </w:r>
      <w:r w:rsidR="00DF59D3" w:rsidRPr="00B166D4">
        <w:t xml:space="preserve">parameters and derived variables </w:t>
      </w:r>
      <w:r w:rsidR="00DF59D3" w:rsidRPr="00B166D4">
        <w:fldChar w:fldCharType="begin"/>
      </w:r>
      <w:r w:rsidR="00C2295E">
        <w:instrText xml:space="preserve"> ADDIN ZOTERO_ITEM CSL_CITATION {"citationID":"0un5GBZC","properties":{"formattedCitation":"[8]","plainCitation":"[8]","noteIndex":0},"citationItems":[{"id":99,"uris":["http://zotero.org/users/local/sALjQm7t/items/SFAVI2AJ"],"uri":["http://zotero.org/users/local/sALjQm7t/items/SFAVI2AJ"],"itemData":{"id":99,"type":"article-journal","container-title":"ICES Journal of Marine Science","issue":"5","note":"publisher: Oxford University Press","page":"1245–1256","source":"Google Scholar","title":"Mixed effects: a unifying framework for statistical modelling in fisheries biology","title-short":"Mixed effects","volume":"72","author":[{"family":"Thorson","given":"James T."},{"family":"Minto","given":"Coilin"}],"issued":{"date-parts":[["2015"]]}}}],"schema":"https://github.com/citation-style-language/schema/raw/master/csl-citation.json"} </w:instrText>
      </w:r>
      <w:r w:rsidR="00DF59D3" w:rsidRPr="00B166D4">
        <w:fldChar w:fldCharType="separate"/>
      </w:r>
      <w:r w:rsidR="00C2295E" w:rsidRPr="00C2295E">
        <w:t>[8]</w:t>
      </w:r>
      <w:r w:rsidR="00DF59D3" w:rsidRPr="00B166D4">
        <w:fldChar w:fldCharType="end"/>
      </w:r>
      <w:r w:rsidR="004023BA">
        <w:t>, which may compromise our ability to make robust forecasts under future environmental conditions and management scenarios</w:t>
      </w:r>
      <w:r w:rsidR="00DF59D3" w:rsidRPr="00B166D4">
        <w:t xml:space="preserve">. </w:t>
      </w:r>
    </w:p>
    <w:p w14:paraId="52B42643" w14:textId="38E41F15" w:rsidR="00B11759" w:rsidRPr="00B166D4" w:rsidRDefault="0086311F">
      <w:pPr>
        <w:ind w:firstLine="720"/>
      </w:pPr>
      <w:r w:rsidRPr="00B166D4">
        <w:t xml:space="preserve">Chinook salmon are a </w:t>
      </w:r>
      <w:proofErr w:type="spellStart"/>
      <w:r w:rsidRPr="00B166D4">
        <w:t>semelparous</w:t>
      </w:r>
      <w:proofErr w:type="spellEnd"/>
      <w:r w:rsidRPr="00B166D4">
        <w:t xml:space="preserve"> fish with a complex life history, and their survival depends on processes in both freshwater and marine environments over thousands of kilometers </w:t>
      </w:r>
      <w:r w:rsidR="00B166D4">
        <w:fldChar w:fldCharType="begin"/>
      </w:r>
      <w:r w:rsidR="00C2295E">
        <w:instrText xml:space="preserve"> ADDIN ZOTERO_ITEM CSL_CITATION {"citationID":"wHrGDX7h","properties":{"formattedCitation":"[9]","plainCitation":"[9]","noteIndex":0},"citationItems":[{"id":60,"uris":["http://zotero.org/users/local/sALjQm7t/items/2CJ2SFVB"],"uri":["http://zotero.org/users/local/sALjQm7t/items/2CJ2SFVB"],"itemData":{"id":60,"type":"book","publisher":"University of Washington press","source":"Google Scholar","title":"The behavior and ecology of Pacific salmon and trout","author":[{"family":"Quinn","given":"Thomas P."}],"issued":{"date-parts":[["2018"]]}}}],"schema":"https://github.com/citation-style-language/schema/raw/master/csl-citation.json"} </w:instrText>
      </w:r>
      <w:r w:rsidR="00B166D4">
        <w:fldChar w:fldCharType="separate"/>
      </w:r>
      <w:r w:rsidR="00C2295E" w:rsidRPr="00C2295E">
        <w:t>[9]</w:t>
      </w:r>
      <w:r w:rsidR="00B166D4">
        <w:fldChar w:fldCharType="end"/>
      </w:r>
      <w:r w:rsidRPr="00B166D4">
        <w:t xml:space="preserve">. The majority of </w:t>
      </w:r>
      <w:r w:rsidR="00507270" w:rsidRPr="00B166D4">
        <w:t>spring/sum</w:t>
      </w:r>
      <w:r w:rsidR="00EA59A6">
        <w:t>m</w:t>
      </w:r>
      <w:r w:rsidR="00507270" w:rsidRPr="00B166D4">
        <w:t xml:space="preserve">er </w:t>
      </w:r>
      <w:r w:rsidRPr="00B166D4">
        <w:t>Chinook salmon in the Snake River ESU spend two years in freshwater</w:t>
      </w:r>
      <w:r w:rsidR="00507270" w:rsidRPr="00B166D4">
        <w:t xml:space="preserve"> from the adult spawning migration to the juvenile outmigration</w:t>
      </w:r>
      <w:r w:rsidRPr="00B166D4">
        <w:t xml:space="preserve"> and two years in the ocean</w:t>
      </w:r>
      <w:r w:rsidR="0096025E" w:rsidRPr="00B166D4">
        <w:t xml:space="preserve">, with ocean survival showing strong dependence on climatic conditions </w:t>
      </w:r>
      <w:r w:rsidR="00B166D4">
        <w:fldChar w:fldCharType="begin"/>
      </w:r>
      <w:r w:rsidR="00C2295E">
        <w:instrText xml:space="preserve"> ADDIN ZOTERO_ITEM CSL_CITATION {"citationID":"Es2qsXi0","properties":{"formattedCitation":"[10,11]","plainCitation":"[10,11]","noteIndex":0},"citationItems":[{"id":53,"uris":["http://zotero.org/users/local/sALjQm7t/items/9UF5MGLA"],"uri":["http://zotero.org/users/local/sALjQm7t/items/9UF5MGLA"],"itemData":{"id":53,"type":"article-journal","container-title":"Encyclopedia of global environmental change","note":"publisher: Wiley &amp; Sons Chichester, UK","page":"592–594","source":"Google Scholar","title":"Pacific-Decadal Oscillation (PDO)","volume":"1","author":[{"family":"Mantua","given":"Nathan J."},{"family":"Hare","given":"S."}],"issued":{"date-parts":[["2002"]]}}},{"id":130,"uris":["http://zotero.org/users/local/sALjQm7t/items/URYPTEUZ"],"uri":["http://zotero.org/users/local/sALjQm7t/items/URYPTEUZ"],"itemData":{"id":130,"type":"article-journal","container-title":"Conservation Biology","issue":"1","note":"publisher: Wiley Online Library","page":"190–200","source":"Google Scholar","title":"The interplay between climate variability and density dependence in the population viability of Chinook salmon","volume":"20","author":[{"family":"Zabel","given":"Richard W."},{"family":"Scheuerell","given":"Mark D."},{"family":"McCLURE","given":"MICHELLE M."},{"family":"Williams","given":"John G."}],"issued":{"date-parts":[["2006"]]}}}],"schema":"https://github.com/citation-style-language/schema/raw/master/csl-citation.json"} </w:instrText>
      </w:r>
      <w:r w:rsidR="00B166D4">
        <w:fldChar w:fldCharType="separate"/>
      </w:r>
      <w:r w:rsidR="00C2295E" w:rsidRPr="00C2295E">
        <w:t>[10,11]</w:t>
      </w:r>
      <w:r w:rsidR="00B166D4">
        <w:fldChar w:fldCharType="end"/>
      </w:r>
      <w:r w:rsidRPr="00B166D4">
        <w:t xml:space="preserve">. </w:t>
      </w:r>
      <w:r w:rsidR="00427BE2">
        <w:t>D</w:t>
      </w:r>
      <w:r w:rsidRPr="00B166D4">
        <w:t xml:space="preserve">ata from juvenile Chinook salmon </w:t>
      </w:r>
      <w:r w:rsidR="0096025E" w:rsidRPr="00B166D4">
        <w:t xml:space="preserve">uniquely </w:t>
      </w:r>
      <w:r w:rsidRPr="00B166D4">
        <w:t xml:space="preserve">tagged in the freshwater environment and detected as returning adults suggest that the period when salmon first enter the marine environment is critical to overall marine survival </w:t>
      </w:r>
      <w:r w:rsidR="00B166D4">
        <w:fldChar w:fldCharType="begin"/>
      </w:r>
      <w:r w:rsidR="00C2295E">
        <w:instrText xml:space="preserve"> ADDIN ZOTERO_ITEM CSL_CITATION {"citationID":"zvJlovEP","properties":{"formattedCitation":"[12\\uc0\\u8211{}14]","plainCitation":"[12–14]","noteIndex":0},"citationItems":[{"id":10,"uris":["http://zotero.org/users/local/sALjQm7t/items/JK6IAFHB"],"uri":["http://zotero.org/users/local/sALjQm7t/items/JK6IAFHB"],"itemData":{"id":10,"type":"article-journal","container-title":"Transactions of the American Fisheries Society","issue":"4","note":"publisher: Taylor &amp; Francis","page":"444–455","source":"Google Scholar","title":"Spiny dogfish predation on chinook and coho salmon and the potential effects on hatchery-produced salmon","volume":"121","author":[{"family":"Beamish","given":"Richard J."},{"family":"Thomson","given":"Barbara L."},{"family":"McFarlane","given":"Gordon A."}],"issued":{"date-parts":[["1992"]]}}},{"id":23,"uris":["http://zotero.org/users/local/sALjQm7t/items/KK8NFRB8"],"uri":["http://zotero.org/users/local/sALjQm7t/items/KK8NFRB8"],"itemData":{"id":23,"type":"article-journal","container-title":"Canadian Journal of Fisheries and Aquatic Sciences","issue":"2","note":"publisher: NRC Research Press","page":"232–240","source":"Google Scholar","title":"Rapid growth in the early marine period improves the marine survival of Chinook salmon (Oncorhynchus tshawytscha) in Puget Sound, Washington","volume":"68","author":[{"family":"Duffy","given":"Elisabeth J."},{"family":"Beauchamp","given":"David A."}],"issued":{"date-parts":[["2011"]]}}},{"id":15,"uris":["http://zotero.org/users/local/sALjQm7t/items/L6FQHC8U"],"uri":["http://zotero.org/users/local/sALjQm7t/items/L6FQHC8U"],"itemData":{"id":15,"type":"article-journal","container-title":"Scientific Reports","issue":"1","note":"publisher: Nature Publishing Group","page":"1–14","source":"Google Scholar","title":"Competing tradeoffs between increasing marine mammal predation and fisheries harvest of Chinook salmon","volume":"7","author":[{"family":"Chasco","given":"Brandon E."},{"family":"Kaplan","given":"Isaac C."},{"family":"Thomas","given":"Austen C."},{"family":"Acevedo-Gutiérrez","given":"Alejandro"},{"family":"Noren","given":"Dawn P."},{"family":"Ford","given":"Michael J."},{"family":"Hanson","given":"M. Bradley"},{"family":"Scordino","given":"Jonathan J."},{"family":"Jeffries","given":"Steven J."},{"family":"Marshall","given":"Kristin N."}],"issued":{"date-parts":[["2017"]]}}}],"schema":"https://github.com/citation-style-language/schema/raw/master/csl-citation.json"} </w:instrText>
      </w:r>
      <w:r w:rsidR="00B166D4">
        <w:fldChar w:fldCharType="separate"/>
      </w:r>
      <w:r w:rsidR="00C2295E" w:rsidRPr="00C2295E">
        <w:t>[12–14]</w:t>
      </w:r>
      <w:r w:rsidR="00B166D4">
        <w:fldChar w:fldCharType="end"/>
      </w:r>
      <w:r w:rsidRPr="00B166D4">
        <w:t xml:space="preserve">.  Unfortunately, many of the specific mechanisms of mortality during this period are not well known.  </w:t>
      </w:r>
    </w:p>
    <w:p w14:paraId="642CCAAE" w14:textId="57196F2C" w:rsidR="00B11759" w:rsidRPr="00B166D4" w:rsidRDefault="0086311F">
      <w:pPr>
        <w:ind w:firstLine="720"/>
      </w:pPr>
      <w:r w:rsidRPr="00B166D4">
        <w:lastRenderedPageBreak/>
        <w:t xml:space="preserve">Evaluating drivers of survival for migrating animals is difficult because the interaction between physical processes at local, regional, and basin scales commonly results in correlated conditions across nearby habitat types. In the Columbia River Basin, inter-annual variability in freshwater conditions tends to be correlated with variability in regional marine conditions </w:t>
      </w:r>
      <w:r w:rsidR="00B166D4">
        <w:fldChar w:fldCharType="begin"/>
      </w:r>
      <w:r w:rsidR="00C2295E">
        <w:instrText xml:space="preserve"> ADDIN ZOTERO_ITEM CSL_CITATION {"citationID":"Us06BE80","properties":{"formattedCitation":"[7,15]","plainCitation":"[7,15]","noteIndex":0},"citationItems":[{"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P."}],"issued":{"date-parts":[["2018"]]}}},{"id":88,"uris":["http://zotero.org/users/local/sALjQm7t/items/7XZT67NV"],"uri":["http://zotero.org/users/local/sALjQm7t/items/7XZT67NV"],"itemData":{"id":88,"type":"article-journal","container-title":"Canadian Journal of Zoology","issue":"3","note":"publisher: NRC Research Press","page":"542–555","source":"Google Scholar","title":"The timing of adult sockeye salmon migration into fresh water: adaptations by populations to prevailing thermal regimes","title-short":"The timing of adult sockeye salmon migration into fresh water","volume":"80","author":[{"family":"Hodgson","given":"Sayre"},{"family":"Quinn","given":"Thomas P."}],"issued":{"date-parts":[["2002"]]}}}],"schema":"https://github.com/citation-style-language/schema/raw/master/csl-citation.json"} </w:instrText>
      </w:r>
      <w:r w:rsidR="00B166D4">
        <w:fldChar w:fldCharType="separate"/>
      </w:r>
      <w:r w:rsidR="00C2295E" w:rsidRPr="00C2295E">
        <w:t>[7,15]</w:t>
      </w:r>
      <w:r w:rsidR="00B166D4">
        <w:fldChar w:fldCharType="end"/>
      </w:r>
      <w:r w:rsidRPr="00B166D4">
        <w:t xml:space="preserve">, as both habitats are driven by large-scale atmospheric and oceanographic </w:t>
      </w:r>
      <w:r w:rsidR="0096025E" w:rsidRPr="00B166D4">
        <w:t>forces</w:t>
      </w:r>
      <w:r w:rsidRPr="00B166D4">
        <w:t xml:space="preserve">.  This correlation has the potential to amplify (or dampen) anomalous conditions in multiple habitats simultaneously, thus complicating our ability to identify causative mechanisms of variability in salmon survival </w:t>
      </w:r>
      <w:r w:rsidR="00B166D4">
        <w:fldChar w:fldCharType="begin"/>
      </w:r>
      <w:r w:rsidR="00C2295E">
        <w:instrText xml:space="preserve"> ADDIN ZOTERO_ITEM CSL_CITATION {"citationID":"XowbID6M","properties":{"formattedCitation":"[16]","plainCitation":"[16]","noteIndex":0},"citationItems":[{"id":91,"uris":["http://zotero.org/users/local/sALjQm7t/items/AD4GDKUQ"],"uri":["http://zotero.org/users/local/sALjQm7t/items/AD4GDKUQ"],"itemData":{"id":91,"type":"article-journal","container-title":"Proceedings of the Royal Society B","issue":"1890","note":"publisher: The Royal Society","page":"20181855","source":"Google Scholar","title":"Non-stationary climate–salmon relationships in the Gulf of Alaska","volume":"285","author":[{"family":"Litzow","given":"Michael A."},{"family":"Ciannelli","given":"Lorenzo"},{"family":"Puerta","given":"Patricia"},{"family":"Wettstein","given":"Justin J."},{"family":"Rykaczewski","given":"Ryan R."},{"family":"Opiekun","given":"Michael"}],"issued":{"date-parts":[["2018"]]}}}],"schema":"https://github.com/citation-style-language/schema/raw/master/csl-citation.json"} </w:instrText>
      </w:r>
      <w:r w:rsidR="00B166D4">
        <w:fldChar w:fldCharType="separate"/>
      </w:r>
      <w:r w:rsidR="00C2295E" w:rsidRPr="00C2295E">
        <w:t>[16]</w:t>
      </w:r>
      <w:r w:rsidR="00B166D4">
        <w:fldChar w:fldCharType="end"/>
      </w:r>
      <w:r w:rsidRPr="00B166D4">
        <w:t>.</w:t>
      </w:r>
    </w:p>
    <w:p w14:paraId="25685618" w14:textId="79F02A52" w:rsidR="00B11759" w:rsidRPr="00B166D4" w:rsidRDefault="001D2038">
      <w:pPr>
        <w:ind w:firstLine="720"/>
      </w:pPr>
      <w:ins w:id="42" w:author="Chasco, Brandon Edward" w:date="2020-07-20T10:03:00Z">
        <w:r>
          <w:t xml:space="preserve">Carryover effects are effects that “carry over” from one </w:t>
        </w:r>
        <w:del w:id="43" w:author="Lisa.Crozier" w:date="2020-07-24T07:48:00Z">
          <w:r w:rsidDel="00523B06">
            <w:delText xml:space="preserve">experimental </w:delText>
          </w:r>
        </w:del>
      </w:ins>
      <w:ins w:id="44" w:author="Lisa.Crozier" w:date="2020-07-24T07:48:00Z">
        <w:r w:rsidR="00523B06">
          <w:t>life stage</w:t>
        </w:r>
      </w:ins>
      <w:ins w:id="45" w:author="Chasco, Brandon Edward" w:date="2020-07-20T10:03:00Z">
        <w:del w:id="46" w:author="Lisa.Crozier" w:date="2020-07-24T07:48:00Z">
          <w:r w:rsidDel="00523B06">
            <w:delText>condition</w:delText>
          </w:r>
        </w:del>
        <w:r>
          <w:t xml:space="preserve"> to another</w:t>
        </w:r>
      </w:ins>
      <w:ins w:id="47" w:author="Chasco, Brandon Edward" w:date="2020-08-26T09:38:00Z">
        <w:r w:rsidR="009B0FE2">
          <w:t xml:space="preserve"> </w:t>
        </w:r>
      </w:ins>
      <w:r w:rsidR="009B0FE2">
        <w:fldChar w:fldCharType="begin"/>
      </w:r>
      <w:r w:rsidR="009B0FE2">
        <w:instrText xml:space="preserve"> ADDIN ZOTERO_ITEM CSL_CITATION {"citationID":"5t0JMlem","properties":{"formattedCitation":"[17]","plainCitation":"[17]","noteIndex":0},"citationItems":[{"id":191,"uris":["http://zotero.org/users/local/sALjQm7t/items/TZTRBEB2"],"uri":["http://zotero.org/users/local/sALjQm7t/items/TZTRBEB2"],"itemData":{"id":191,"type":"article-journal","container-title":"Ecosphere","issue":"3","note":"publisher: Wiley Online Library","page":"1–11","source":"Google Scholar","title":"Biological carryover effects: linking common concepts and mechanisms in ecology and evolution","title-short":"Biological carryover effects","volume":"5","author":[{"family":"O'Connor","given":"Constance M."},{"family":"Norris","given":"D. Ryan"},{"family":"Crossin","given":"Glenn T."},{"family":"Cooke","given":"Steven J."}],"issued":{"date-parts":[["2014"]]}}}],"schema":"https://github.com/citation-style-language/schema/raw/master/csl-citation.json"} </w:instrText>
      </w:r>
      <w:r w:rsidR="009B0FE2">
        <w:fldChar w:fldCharType="separate"/>
      </w:r>
      <w:r w:rsidR="009B0FE2" w:rsidRPr="009B0FE2">
        <w:t>[17]</w:t>
      </w:r>
      <w:r w:rsidR="009B0FE2">
        <w:fldChar w:fldCharType="end"/>
      </w:r>
      <w:ins w:id="48" w:author="Chasco, Brandon Edward" w:date="2020-07-20T10:03:00Z">
        <w:r>
          <w:t xml:space="preserve">. </w:t>
        </w:r>
      </w:ins>
      <w:ins w:id="49" w:author="Chasco, Brandon Edward" w:date="2020-08-26T09:38:00Z">
        <w:r w:rsidR="005F5427">
          <w:t>W</w:t>
        </w:r>
        <w:r w:rsidR="005F5427" w:rsidRPr="00523B06">
          <w:t>e propose the</w:t>
        </w:r>
        <w:r w:rsidR="005F5427">
          <w:t xml:space="preserve"> </w:t>
        </w:r>
        <w:r w:rsidR="005F5427" w:rsidRPr="00523B06">
          <w:t>working d</w:t>
        </w:r>
        <w:r w:rsidR="006D27E2">
          <w:t>efinition: i</w:t>
        </w:r>
        <w:r w:rsidR="005F5427" w:rsidRPr="00523B06">
          <w:t>n an ecological context, carryover effects occur in any situation in which an individual’s previous history and experience explains their current performance in a given situation</w:t>
        </w:r>
        <w:r w:rsidR="005F5427">
          <w:t xml:space="preserve">. </w:t>
        </w:r>
      </w:ins>
      <w:ins w:id="50" w:author="Chasco, Brandon Edward" w:date="2020-07-20T10:12:00Z">
        <w:r>
          <w:t>While effects such a</w:t>
        </w:r>
      </w:ins>
      <w:ins w:id="51" w:author="Lisa.Crozier" w:date="2020-07-24T07:48:00Z">
        <w:r w:rsidR="00523B06">
          <w:t>s</w:t>
        </w:r>
      </w:ins>
      <w:ins w:id="52" w:author="Chasco, Brandon Edward" w:date="2020-07-20T10:12:00Z">
        <w:r>
          <w:t xml:space="preserve"> length, weight, and freshwater environmental covariate</w:t>
        </w:r>
      </w:ins>
      <w:ins w:id="53" w:author="Chasco, Brandon Edward" w:date="2020-07-20T11:25:00Z">
        <w:r w:rsidR="00D025D9">
          <w:t>s</w:t>
        </w:r>
      </w:ins>
      <w:ins w:id="54" w:author="Chasco, Brandon Edward" w:date="2020-07-20T10:12:00Z">
        <w:r>
          <w:t xml:space="preserve"> may</w:t>
        </w:r>
      </w:ins>
      <w:ins w:id="55" w:author="Brian Burke" w:date="2020-07-23T13:27:00Z">
        <w:r w:rsidR="00E1727B">
          <w:t xml:space="preserve"> </w:t>
        </w:r>
      </w:ins>
      <w:ins w:id="56" w:author="Chasco, Brandon Edward" w:date="2020-07-20T10:12:00Z">
        <w:r>
          <w:t>be explored in future analyses</w:t>
        </w:r>
      </w:ins>
      <w:ins w:id="57" w:author="Lisa.Crozier" w:date="2020-07-24T08:12:00Z">
        <w:r w:rsidR="003135DC">
          <w:t xml:space="preserve"> [7]</w:t>
        </w:r>
      </w:ins>
      <w:ins w:id="58" w:author="Chasco, Brandon Edward" w:date="2020-07-20T10:08:00Z">
        <w:r>
          <w:t>,</w:t>
        </w:r>
      </w:ins>
      <w:ins w:id="59" w:author="Chasco, Brandon Edward" w:date="2020-07-20T10:04:00Z">
        <w:r>
          <w:t xml:space="preserve"> we </w:t>
        </w:r>
      </w:ins>
      <w:ins w:id="60" w:author="Chasco, Brandon Edward" w:date="2020-07-20T11:18:00Z">
        <w:r w:rsidR="0041612B">
          <w:t>focused our</w:t>
        </w:r>
      </w:ins>
      <w:ins w:id="61" w:author="Chasco, Brandon Edward" w:date="2020-07-20T10:08:00Z">
        <w:r>
          <w:t xml:space="preserve"> </w:t>
        </w:r>
      </w:ins>
      <w:ins w:id="62" w:author="Chasco, Brandon Edward" w:date="2020-07-20T11:25:00Z">
        <w:r w:rsidR="00D025D9">
          <w:t>attention</w:t>
        </w:r>
      </w:ins>
      <w:ins w:id="63" w:author="Chasco, Brandon Edward" w:date="2020-07-20T10:09:00Z">
        <w:r>
          <w:t xml:space="preserve"> </w:t>
        </w:r>
      </w:ins>
      <w:ins w:id="64" w:author="Chasco, Brandon Edward" w:date="2020-07-20T11:18:00Z">
        <w:r w:rsidR="0041612B">
          <w:t xml:space="preserve">on </w:t>
        </w:r>
      </w:ins>
      <w:ins w:id="65" w:author="Chasco, Brandon Edward" w:date="2020-07-20T10:04:00Z">
        <w:r>
          <w:t xml:space="preserve">how phenology </w:t>
        </w:r>
      </w:ins>
      <w:ins w:id="66" w:author="Chasco, Brandon Edward" w:date="2020-07-20T10:08:00Z">
        <w:r>
          <w:t xml:space="preserve">(i.e., migration timing) </w:t>
        </w:r>
      </w:ins>
      <w:ins w:id="67" w:author="Chasco, Brandon Edward" w:date="2020-07-20T10:07:00Z">
        <w:r>
          <w:t xml:space="preserve">in the freshwater environment (the </w:t>
        </w:r>
        <w:del w:id="68" w:author="Lisa.Crozier" w:date="2020-07-24T07:58:00Z">
          <w:r w:rsidDel="00523B06">
            <w:delText>first experimental condition</w:delText>
          </w:r>
        </w:del>
      </w:ins>
      <w:ins w:id="69" w:author="Lisa.Crozier" w:date="2020-07-24T07:58:00Z">
        <w:r w:rsidR="00523B06">
          <w:t>previous history</w:t>
        </w:r>
      </w:ins>
      <w:ins w:id="70" w:author="Chasco, Brandon Edward" w:date="2020-07-20T10:07:00Z">
        <w:r>
          <w:t xml:space="preserve">) </w:t>
        </w:r>
      </w:ins>
      <w:ins w:id="71" w:author="Chasco, Brandon Edward" w:date="2020-07-20T11:19:00Z">
        <w:r w:rsidR="0041612B">
          <w:t xml:space="preserve">carries over to the </w:t>
        </w:r>
      </w:ins>
      <w:ins w:id="72" w:author="Chasco, Brandon Edward" w:date="2020-07-20T10:06:00Z">
        <w:r>
          <w:t>survival</w:t>
        </w:r>
      </w:ins>
      <w:ins w:id="73" w:author="Chasco, Brandon Edward" w:date="2020-07-20T10:07:00Z">
        <w:r>
          <w:t xml:space="preserve"> in the marine environment (the </w:t>
        </w:r>
        <w:del w:id="74" w:author="Lisa.Crozier" w:date="2020-07-24T07:59:00Z">
          <w:r w:rsidDel="00A06379">
            <w:delText>second experimental condition</w:delText>
          </w:r>
        </w:del>
      </w:ins>
      <w:ins w:id="75" w:author="Lisa.Crozier" w:date="2020-07-24T07:59:00Z">
        <w:r w:rsidR="00A06379">
          <w:t>current life stage</w:t>
        </w:r>
      </w:ins>
      <w:ins w:id="76" w:author="Chasco, Brandon Edward" w:date="2020-07-20T10:08:00Z">
        <w:r>
          <w:t>)</w:t>
        </w:r>
      </w:ins>
      <w:ins w:id="77" w:author="Chasco, Brandon Edward" w:date="2020-07-20T10:06:00Z">
        <w:r>
          <w:t xml:space="preserve">. </w:t>
        </w:r>
      </w:ins>
      <w:ins w:id="78" w:author="Chasco, Brandon Edward" w:date="2020-07-20T10:12:00Z">
        <w:r w:rsidR="00C06405">
          <w:t xml:space="preserve">In part, we </w:t>
        </w:r>
        <w:r>
          <w:t>have focused our attention on phenology because of the large emphasis</w:t>
        </w:r>
      </w:ins>
      <w:ins w:id="79" w:author="Chasco, Brandon Edward" w:date="2020-07-20T11:26:00Z">
        <w:r w:rsidR="00D025D9">
          <w:t xml:space="preserve"> that</w:t>
        </w:r>
      </w:ins>
      <w:ins w:id="80" w:author="Chasco, Brandon Edward" w:date="2020-07-20T10:12:00Z">
        <w:r>
          <w:t xml:space="preserve"> </w:t>
        </w:r>
      </w:ins>
      <w:ins w:id="81" w:author="Chasco, Brandon Edward" w:date="2020-07-20T10:14:00Z">
        <w:r w:rsidR="00C06405">
          <w:t xml:space="preserve">co-managers of the Columbia Basin have </w:t>
        </w:r>
      </w:ins>
      <w:ins w:id="82" w:author="Chasco, Brandon Edward" w:date="2020-07-20T10:12:00Z">
        <w:r>
          <w:t xml:space="preserve">placed on </w:t>
        </w:r>
      </w:ins>
      <w:ins w:id="83" w:author="Chasco, Brandon Edward" w:date="2020-07-20T10:15:00Z">
        <w:r w:rsidR="00C06405">
          <w:t xml:space="preserve">restoring the natural migration conditions for </w:t>
        </w:r>
      </w:ins>
      <w:ins w:id="84" w:author="Chasco, Brandon Edward" w:date="2020-07-20T10:12:00Z">
        <w:r>
          <w:t>juvenile salmon</w:t>
        </w:r>
      </w:ins>
      <w:ins w:id="85" w:author="Chasco, Brandon Edward" w:date="2020-07-20T10:16:00Z">
        <w:r w:rsidR="00C06405">
          <w:t xml:space="preserve">. </w:t>
        </w:r>
      </w:ins>
      <w:ins w:id="86" w:author="Rich Zabel" w:date="2020-07-21T12:38:00Z">
        <w:r w:rsidR="009971F0">
          <w:t xml:space="preserve">In particular, </w:t>
        </w:r>
      </w:ins>
      <w:ins w:id="87" w:author="Rich Zabel" w:date="2020-07-21T12:39:00Z">
        <w:r w:rsidR="009971F0">
          <w:t xml:space="preserve">the practice of </w:t>
        </w:r>
      </w:ins>
      <w:ins w:id="88" w:author="Lisa.Crozier" w:date="2020-07-24T07:59:00Z">
        <w:r w:rsidR="00A06379">
          <w:t xml:space="preserve">transporting fish in barges around dams and </w:t>
        </w:r>
      </w:ins>
      <w:ins w:id="89" w:author="Rich Zabel" w:date="2020-07-21T12:39:00Z">
        <w:r w:rsidR="009971F0">
          <w:t>spilling more water over the top of dams has decreased delay</w:t>
        </w:r>
      </w:ins>
      <w:ins w:id="90" w:author="Rich Zabel" w:date="2020-07-21T12:40:00Z">
        <w:r w:rsidR="009971F0">
          <w:t xml:space="preserve">, resulting in fish arriving at the estuary </w:t>
        </w:r>
      </w:ins>
      <w:ins w:id="91" w:author="Rich Zabel" w:date="2020-07-21T12:41:00Z">
        <w:r w:rsidR="009971F0">
          <w:t xml:space="preserve">earlier. </w:t>
        </w:r>
      </w:ins>
      <w:del w:id="92" w:author="Chasco, Brandon Edward" w:date="2020-07-20T10:08:00Z">
        <w:r w:rsidR="0086311F" w:rsidRPr="00B166D4" w:rsidDel="001D2038">
          <w:delText>Moreover, t</w:delText>
        </w:r>
      </w:del>
      <w:ins w:id="93" w:author="Chasco, Brandon Edward" w:date="2020-07-20T10:16:00Z">
        <w:del w:id="94" w:author="Lisa.Crozier" w:date="2020-07-24T08:02:00Z">
          <w:r w:rsidR="00C06405" w:rsidDel="00A06379">
            <w:delText>However, t</w:delText>
          </w:r>
        </w:del>
      </w:ins>
      <w:del w:id="95" w:author="Lisa.Crozier" w:date="2020-07-24T08:02:00Z">
        <w:r w:rsidR="0086311F" w:rsidRPr="00B166D4" w:rsidDel="00A06379">
          <w:delText xml:space="preserve">he potential for </w:delText>
        </w:r>
      </w:del>
      <w:ins w:id="96" w:author="Chasco, Brandon Edward" w:date="2020-07-20T10:17:00Z">
        <w:del w:id="97" w:author="Lisa.Crozier" w:date="2020-07-24T08:02:00Z">
          <w:r w:rsidR="00C06405" w:rsidDel="00A06379">
            <w:delText xml:space="preserve">phenological </w:delText>
          </w:r>
        </w:del>
      </w:ins>
      <w:del w:id="98" w:author="Lisa.Crozier" w:date="2020-07-24T08:02:00Z">
        <w:r w:rsidR="0086311F" w:rsidRPr="00B166D4" w:rsidDel="00A06379">
          <w:delText xml:space="preserve">carryover effects </w:delText>
        </w:r>
        <w:r w:rsidR="00B166D4" w:rsidDel="00A06379">
          <w:fldChar w:fldCharType="begin"/>
        </w:r>
        <w:r w:rsidR="00C2295E" w:rsidDel="00A06379">
          <w:delInstrText xml:space="preserve"> ADDIN ZOTERO_ITEM CSL_CITATION {"citationID":"ggwzWIMZ","properties":{"formattedCitation":"[7]","plainCitation":"[7]","noteIndex":0},"citationItems":[{"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delInstrText>
        </w:r>
        <w:r w:rsidR="00B166D4" w:rsidDel="00A06379">
          <w:fldChar w:fldCharType="separate"/>
        </w:r>
        <w:r w:rsidR="00C2295E" w:rsidRPr="00C2295E" w:rsidDel="00A06379">
          <w:delText>[7]</w:delText>
        </w:r>
        <w:r w:rsidR="00B166D4" w:rsidDel="00A06379">
          <w:fldChar w:fldCharType="end"/>
        </w:r>
        <w:r w:rsidR="0086311F" w:rsidRPr="00B166D4" w:rsidDel="00A06379">
          <w:delText xml:space="preserve"> from one environment to another are difficult to incorporate into analyses.</w:delText>
        </w:r>
      </w:del>
      <w:r w:rsidR="0086311F" w:rsidRPr="00B166D4">
        <w:t xml:space="preserve"> </w:t>
      </w:r>
      <w:ins w:id="99" w:author="Lisa.Crozier" w:date="2020-07-24T08:04:00Z">
        <w:r w:rsidR="00A06379">
          <w:t>Given the controversy over juvenile transportation and the economic cost of spilling water over hydroelectric dams</w:t>
        </w:r>
      </w:ins>
      <w:ins w:id="100" w:author="Chasco, Brandon Edward" w:date="2020-08-26T09:39:00Z">
        <w:r w:rsidR="009B0FE2">
          <w:t xml:space="preserve"> </w:t>
        </w:r>
      </w:ins>
      <w:r w:rsidR="009B0FE2">
        <w:fldChar w:fldCharType="begin"/>
      </w:r>
      <w:r w:rsidR="009B0FE2">
        <w:instrText xml:space="preserve"> ADDIN ZOTERO_ITEM CSL_CITATION {"citationID":"44Q2QB3P","properties":{"formattedCitation":"[18]","plainCitation":"[18]","noteIndex":0},"citationItems":[{"id":193,"uris":["http://zotero.org/users/local/sALjQm7t/items/FJFSNVZA"],"uri":["http://zotero.org/users/local/sALjQm7t/items/FJFSNVZA"],"itemData":{"id":193,"type":"article-journal","container-title":"Conservation Biology","issue":"2","note":"publisher: JSTOR","page":"479–481","source":"Google Scholar","title":"Cost-Effective Management of Snake River Chinook Salmon: Response to Wilson et al.","title-short":"Cost-Effective Management of Snake River Chinook Salmon","volume":"23","author":[{"family":"Halsing","given":"David L."},{"family":"Moore","given":"Michael R."}],"issued":{"date-parts":[["2009"]]}}}],"schema":"https://github.com/citation-style-language/schema/raw/master/csl-citation.json"} </w:instrText>
      </w:r>
      <w:r w:rsidR="009B0FE2">
        <w:fldChar w:fldCharType="separate"/>
      </w:r>
      <w:r w:rsidR="009B0FE2" w:rsidRPr="009B0FE2">
        <w:t>[18]</w:t>
      </w:r>
      <w:r w:rsidR="009B0FE2">
        <w:fldChar w:fldCharType="end"/>
      </w:r>
      <w:ins w:id="101" w:author="Lisa.Crozier" w:date="2020-07-24T08:04:00Z">
        <w:r w:rsidR="00A06379">
          <w:t>, avoiding the imposition of a fixed form of this relationship is especially important.</w:t>
        </w:r>
      </w:ins>
      <w:r w:rsidR="0086311F" w:rsidRPr="00B166D4">
        <w:t xml:space="preserve"> </w:t>
      </w:r>
      <w:ins w:id="102" w:author="Brandon.Chasco" w:date="2020-07-20T09:50:00Z">
        <w:del w:id="103" w:author="Chasco, Brandon Edward" w:date="2020-07-20T10:09:00Z">
          <w:r w:rsidR="00F463FA" w:rsidDel="001D2038">
            <w:delText xml:space="preserve">Carryover effects a simply </w:delText>
          </w:r>
        </w:del>
      </w:ins>
      <w:r w:rsidR="0086311F" w:rsidRPr="00B166D4">
        <w:t xml:space="preserve">Despite evidence showing that the conditions in the freshwater environment play an important role in determining ocean survival by influencing salmon growth rates, condition, and their </w:t>
      </w:r>
      <w:r w:rsidR="0086311F" w:rsidRPr="00B166D4">
        <w:lastRenderedPageBreak/>
        <w:t xml:space="preserve">spatiotemporal proximity to predator populations </w:t>
      </w:r>
      <w:r w:rsidR="00B166D4">
        <w:fldChar w:fldCharType="begin"/>
      </w:r>
      <w:r w:rsidR="00C2295E">
        <w:instrText xml:space="preserve"> ADDIN ZOTERO_ITEM CSL_CITATION {"citationID":"Ug3JfNK9","properties":{"formattedCitation":"[6,7,12\\uc0\\u8211{}14]","plainCitation":"[6,7,12–14]","noteIndex":0},"citationItems":[{"id":71,"uris":["http://zotero.org/users/local/sALjQm7t/items/8JRHJQD5"],"uri":["http://zotero.org/users/local/sALjQm7t/items/8JRHJQD5"],"itemData":{"id":71,"type":"article-journal","container-title":"Journal of Applied Ecology","issue":"5","note":"publisher: Wiley Online Library","page":"983–990","source":"Google Scholar","title":"Relating juvenile migration timing and survival to adulthood in two species of threatened Pacific salmon (Oncorhynchus spp.)","volume":"46","author":[{"family":"Scheuerell","given":"Mark D."},{"family":"Zabel","given":"Richard W."},{"family":"Sandford","given":"Benjamin P."}],"issued":{"date-parts":[["2009"]]}}},{"id":29,"uris":["http://zotero.org/users/local/sALjQm7t/items/TFS7YYDI"],"uri":["http://zotero.org/users/local/sALjQm7t/items/TFS7YYDI"],"itemData":{"id":29,"type":"article-journal","container-title":"Ecology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P."}],"issued":{"date-parts":[["2018"]]}}},{"id":10,"uris":["http://zotero.org/users/local/sALjQm7t/items/JK6IAFHB"],"uri":["http://zotero.org/users/local/sALjQm7t/items/JK6IAFHB"],"itemData":{"id":10,"type":"article-journal","container-title":"Transactions of the American Fisheries Society","issue":"4","note":"publisher: Taylor &amp; Francis","page":"444–455","source":"Google Scholar","title":"Spiny dogfish predation on chinook and coho salmon and the potential effects on hatchery-produced salmon","volume":"121","author":[{"family":"Beamish","given":"Richard J."},{"family":"Thomson","given":"Barbara L."},{"family":"McFarlane","given":"Gordon A."}],"issued":{"date-parts":[["1992"]]}}},{"id":23,"uris":["http://zotero.org/users/local/sALjQm7t/items/KK8NFRB8"],"uri":["http://zotero.org/users/local/sALjQm7t/items/KK8NFRB8"],"itemData":{"id":23,"type":"article-journal","container-title":"Canadian Journal of Fisheries and Aquatic Sciences","issue":"2","note":"publisher: NRC Research Press","page":"232–240","source":"Google Scholar","title":"Rapid growth in the early marine period improves the marine survival of Chinook salmon (Oncorhynchus tshawytscha) in Puget Sound, Washington","volume":"68","author":[{"family":"Duffy","given":"Elisabeth J."},{"family":"Beauchamp","given":"David A."}],"issued":{"date-parts":[["2011"]]}}},{"id":15,"uris":["http://zotero.org/users/local/sALjQm7t/items/L6FQHC8U"],"uri":["http://zotero.org/users/local/sALjQm7t/items/L6FQHC8U"],"itemData":{"id":15,"type":"article-journal","container-title":"Scientific Reports","issue":"1","note":"publisher: Nature Publishing Group","page":"1–14","source":"Google Scholar","title":"Competing tradeoffs between increasing marine mammal predation and fisheries harvest of Chinook salmon","volume":"7","author":[{"family":"Chasco","given":"Brandon E."},{"family":"Kaplan","given":"Isaac C."},{"family":"Thomas","given":"Austen C."},{"family":"Acevedo-Gutiérrez","given":"Alejandro"},{"family":"Noren","given":"Dawn P."},{"family":"Ford","given":"Michael J."},{"family":"Hanson","given":"M. Bradley"},{"family":"Scordino","given":"Jonathan J."},{"family":"Jeffries","given":"Steven J."},{"family":"Marshall","given":"Kristin N."}],"issued":{"date-parts":[["2017"]]}}}],"schema":"https://github.com/citation-style-language/schema/raw/master/csl-citation.json"} </w:instrText>
      </w:r>
      <w:r w:rsidR="00B166D4">
        <w:fldChar w:fldCharType="separate"/>
      </w:r>
      <w:r w:rsidR="00C2295E" w:rsidRPr="00C2295E">
        <w:t>[6,7,12–14]</w:t>
      </w:r>
      <w:r w:rsidR="00B166D4">
        <w:fldChar w:fldCharType="end"/>
      </w:r>
      <w:r w:rsidR="0086311F" w:rsidRPr="00B166D4">
        <w:t>, many questions about carryover effects from the freshwater environment remain. In this effort, we provide a generalized statistical model</w:t>
      </w:r>
      <w:r w:rsidR="00507270" w:rsidRPr="00B166D4">
        <w:t xml:space="preserve"> with</w:t>
      </w:r>
      <w:r w:rsidR="0086311F" w:rsidRPr="00B166D4">
        <w:t xml:space="preserve"> which scientists and managers can effectively integrate the complex interacting effects of environmental conditions across multiple habitats. Here, we use a multivariate random effects model to decouple the latent effects of arrival timing from other sources of marine mortality to improve our understanding of the factors affecting the survival of</w:t>
      </w:r>
      <w:r w:rsidR="00E25C43" w:rsidRPr="00B166D4">
        <w:t xml:space="preserve"> Snake River</w:t>
      </w:r>
      <w:r w:rsidR="0086311F" w:rsidRPr="00B166D4">
        <w:t xml:space="preserve"> spring/summer Chinook salmon between 2000 and 2015. </w:t>
      </w:r>
      <w:ins w:id="104" w:author="Lisa.Crozier" w:date="2020-07-24T08:10:00Z">
        <w:r w:rsidR="003135DC">
          <w:t>This approach can be extended to other carry-over effects.</w:t>
        </w:r>
      </w:ins>
      <w:r w:rsidR="0086311F" w:rsidRPr="00B166D4">
        <w:t xml:space="preserve"> The analysis is based on a rich dataset consisting of over 285,000 </w:t>
      </w:r>
      <w:r w:rsidR="00E25C43" w:rsidRPr="00B166D4">
        <w:t>individually</w:t>
      </w:r>
      <w:r w:rsidR="0086311F" w:rsidRPr="00B166D4">
        <w:t xml:space="preserve">-tagged </w:t>
      </w:r>
      <w:r w:rsidR="00E25C43" w:rsidRPr="00B166D4">
        <w:t>fish</w:t>
      </w:r>
      <w:r w:rsidR="0086311F" w:rsidRPr="00B166D4">
        <w:t>.</w:t>
      </w:r>
    </w:p>
    <w:p w14:paraId="1C646103" w14:textId="77777777" w:rsidR="00B26111" w:rsidRPr="00B166D4" w:rsidRDefault="00B26111">
      <w:pPr>
        <w:pStyle w:val="Heading1"/>
        <w:pPrChange w:id="105" w:author="Chasco, Brandon Edward" w:date="2020-08-26T10:31:00Z">
          <w:pPr/>
        </w:pPrChange>
      </w:pPr>
      <w:bookmarkStart w:id="106" w:name="_2et92p0" w:colFirst="0" w:colLast="0"/>
      <w:bookmarkEnd w:id="106"/>
      <w:r w:rsidRPr="000B716D">
        <w:t>Methods</w:t>
      </w:r>
    </w:p>
    <w:p w14:paraId="51EA7A45" w14:textId="77777777" w:rsidR="00B26111" w:rsidRPr="00543281" w:rsidRDefault="00B26111">
      <w:pPr>
        <w:pStyle w:val="Heading2"/>
        <w:rPr>
          <w:rPrChange w:id="107" w:author="Chasco, Brandon Edward" w:date="2020-08-26T10:27:00Z">
            <w:rPr>
              <w:i/>
            </w:rPr>
          </w:rPrChange>
        </w:rPr>
        <w:pPrChange w:id="108" w:author="Chasco, Brandon Edward" w:date="2020-08-26T10:31:00Z">
          <w:pPr/>
        </w:pPrChange>
      </w:pPr>
      <w:r w:rsidRPr="00543281">
        <w:rPr>
          <w:rPrChange w:id="109" w:author="Chasco, Brandon Edward" w:date="2020-08-26T10:27:00Z">
            <w:rPr>
              <w:b/>
              <w:i/>
            </w:rPr>
          </w:rPrChange>
        </w:rPr>
        <w:t>Fish data</w:t>
      </w:r>
    </w:p>
    <w:p w14:paraId="2B617C2A" w14:textId="525745E7" w:rsidR="00B26111" w:rsidRDefault="00B26111" w:rsidP="00B26111">
      <w:pPr>
        <w:ind w:firstLine="720"/>
        <w:rPr>
          <w:ins w:id="110" w:author="Chasco, Brandon Edward" w:date="2020-08-26T11:39:00Z"/>
        </w:rPr>
      </w:pPr>
      <w:r w:rsidRPr="00B166D4">
        <w:t xml:space="preserve">We used Passive Integrated Transponder (PIT) data provided by Columbia Basin Research (CBR, cbr.washington.edu) via PIT Tag Information Systems (PTAGIS, www.ptagis.org) to estimate the survival of juvenile </w:t>
      </w:r>
      <w:r w:rsidRPr="000C3BB6">
        <w:t xml:space="preserve">salmon. We considered data for all out-migrating yearling spring/summer Chinook salmon tagged in the Snake River Basin detected from 2000 to 2015 at Bonneville Dam -- the furthest downstream dam on the Columbia River.  We marked a fish as having survived the marine stage if it was detected at Bonneville Dam (or farther upstream for less than 2% (5,712 out of 285,600) of fish that were missed at Bonneville Dam) as an adult.  The data included </w:t>
      </w:r>
      <w:proofErr w:type="spellStart"/>
      <w:r w:rsidRPr="006226B0">
        <w:t>i</w:t>
      </w:r>
      <w:proofErr w:type="spellEnd"/>
      <w:r w:rsidRPr="00B166D4">
        <w:t xml:space="preserve">) last detection date at Bonneville Dam as juveniles, </w:t>
      </w:r>
      <w:r w:rsidRPr="006226B0">
        <w:t>ii</w:t>
      </w:r>
      <w:r w:rsidRPr="00B166D4">
        <w:t xml:space="preserve">) rear type (hatchery or wild), and </w:t>
      </w:r>
      <w:r w:rsidRPr="006226B0">
        <w:t>iii</w:t>
      </w:r>
      <w:r w:rsidRPr="00B166D4">
        <w:t xml:space="preserve">) whether the fish was detected in the Columbia River as an adult. We excluded all fish with an unknown rearing type (i.e., hatchery versus wild), geographic </w:t>
      </w:r>
      <w:r w:rsidRPr="00B166D4">
        <w:lastRenderedPageBreak/>
        <w:t xml:space="preserve">regions with fewer than 200 individuals (over the 16 years), those fish released or tagged below the confluence of the Snake and Columbia Rivers, fish that returned to spawn in less than one year, and fish that </w:t>
      </w:r>
      <w:ins w:id="111" w:author="Brandon.Chasco" w:date="2020-07-20T09:35:00Z">
        <w:r w:rsidR="00CC0419">
          <w:t>did not volitionally migrate (</w:t>
        </w:r>
      </w:ins>
      <w:ins w:id="112" w:author="Brian Burke" w:date="2020-07-23T13:32:00Z">
        <w:r w:rsidR="00E1727B">
          <w:t>i.</w:t>
        </w:r>
      </w:ins>
      <w:ins w:id="113" w:author="Brandon.Chasco" w:date="2020-07-20T09:35:00Z">
        <w:r w:rsidR="00CC0419">
          <w:t>e.</w:t>
        </w:r>
        <w:del w:id="114" w:author="Brian Burke" w:date="2020-07-23T13:32:00Z">
          <w:r w:rsidR="00CC0419" w:rsidDel="00E1727B">
            <w:delText>g.</w:delText>
          </w:r>
        </w:del>
        <w:r w:rsidR="00CC0419">
          <w:t xml:space="preserve">, </w:t>
        </w:r>
      </w:ins>
      <w:del w:id="115" w:author="Brandon.Chasco" w:date="2020-07-20T09:35:00Z">
        <w:r w:rsidRPr="00B166D4" w:rsidDel="00CC0419">
          <w:delText xml:space="preserve">were </w:delText>
        </w:r>
      </w:del>
      <w:ins w:id="116" w:author="Rich Zabel" w:date="2020-07-21T12:49:00Z">
        <w:r w:rsidR="008533AE">
          <w:t xml:space="preserve">placed into barges to avoid passage through the </w:t>
        </w:r>
        <w:proofErr w:type="spellStart"/>
        <w:r w:rsidR="008533AE">
          <w:t>hydrosystem</w:t>
        </w:r>
      </w:ins>
      <w:proofErr w:type="spellEnd"/>
      <w:del w:id="117" w:author="Rich Zabel" w:date="2020-07-21T12:49:00Z">
        <w:r w:rsidRPr="00B166D4" w:rsidDel="008533AE">
          <w:delText>barged</w:delText>
        </w:r>
      </w:del>
      <w:ins w:id="118" w:author="Brandon.Chasco" w:date="2020-07-20T09:35:00Z">
        <w:r w:rsidR="00CC0419">
          <w:t>)</w:t>
        </w:r>
      </w:ins>
      <w:r w:rsidRPr="00B166D4">
        <w:t xml:space="preserve"> downstream as juveniles. </w:t>
      </w:r>
      <w:ins w:id="119" w:author="Brandon.Chasco" w:date="2020-07-20T09:36:00Z">
        <w:r w:rsidR="00CC0419">
          <w:t xml:space="preserve">Additionally, </w:t>
        </w:r>
      </w:ins>
      <w:del w:id="120" w:author="Brandon.Chasco" w:date="2020-07-20T09:36:00Z">
        <w:r w:rsidRPr="00B166D4" w:rsidDel="00CC0419">
          <w:delText>W</w:delText>
        </w:r>
      </w:del>
      <w:ins w:id="121" w:author="Brandon.Chasco" w:date="2020-07-20T09:36:00Z">
        <w:r w:rsidR="00CC0419">
          <w:t>w</w:t>
        </w:r>
      </w:ins>
      <w:r w:rsidRPr="00B166D4">
        <w:t xml:space="preserve">e excluded fish that passed Bonneville Dam prior to April </w:t>
      </w:r>
      <w:r w:rsidRPr="005B101B">
        <w:t>9</w:t>
      </w:r>
      <w:r w:rsidRPr="005B101B">
        <w:rPr>
          <w:vertAlign w:val="superscript"/>
        </w:rPr>
        <w:t>th</w:t>
      </w:r>
      <w:r>
        <w:t xml:space="preserve"> (day 100)</w:t>
      </w:r>
      <w:r w:rsidRPr="00B166D4">
        <w:t xml:space="preserve"> or later than </w:t>
      </w:r>
      <w:r>
        <w:t>July</w:t>
      </w:r>
      <w:r w:rsidRPr="00B166D4">
        <w:t xml:space="preserve"> </w:t>
      </w:r>
      <w:r>
        <w:t>8</w:t>
      </w:r>
      <w:r w:rsidRPr="00B166D4">
        <w:rPr>
          <w:vertAlign w:val="superscript"/>
        </w:rPr>
        <w:t>th</w:t>
      </w:r>
      <w:r>
        <w:t xml:space="preserve"> (day 190)</w:t>
      </w:r>
      <w:r w:rsidRPr="00B166D4">
        <w:t>; these fish account for &lt;0.</w:t>
      </w:r>
      <w:r>
        <w:t>14</w:t>
      </w:r>
      <w:r w:rsidRPr="00B166D4">
        <w:t xml:space="preserve">% of the total observations. </w:t>
      </w:r>
      <w:ins w:id="122" w:author="Brandon.Chasco" w:date="2020-07-20T09:37:00Z">
        <w:del w:id="123" w:author="Chasco, Brandon Edward" w:date="2020-07-20T11:27:00Z">
          <w:r w:rsidR="00CC0419" w:rsidDel="0029431B">
            <w:delText>Because t</w:delText>
          </w:r>
        </w:del>
      </w:ins>
      <w:ins w:id="124" w:author="Chasco, Brandon Edward" w:date="2020-07-20T11:27:00Z">
        <w:r w:rsidR="0029431B">
          <w:t>T</w:t>
        </w:r>
      </w:ins>
      <w:ins w:id="125" w:author="Brandon.Chasco" w:date="2020-07-20T09:37:00Z">
        <w:r w:rsidR="00CC0419">
          <w:t xml:space="preserve">here is very little data to inform the temporal </w:t>
        </w:r>
      </w:ins>
      <w:ins w:id="126" w:author="Brandon.Chasco" w:date="2020-07-20T09:41:00Z">
        <w:r w:rsidR="009B5B90">
          <w:t xml:space="preserve">autocorrelation </w:t>
        </w:r>
      </w:ins>
      <w:ins w:id="127" w:author="Brandon.Chasco" w:date="2020-07-20T09:40:00Z">
        <w:r w:rsidR="009B5B90">
          <w:t xml:space="preserve">at the margins of the </w:t>
        </w:r>
      </w:ins>
      <w:ins w:id="128" w:author="Brandon.Chasco" w:date="2020-07-20T09:41:00Z">
        <w:r w:rsidR="009B5B90">
          <w:t xml:space="preserve">migration </w:t>
        </w:r>
      </w:ins>
      <w:ins w:id="129" w:author="Brandon.Chasco" w:date="2020-07-20T09:40:00Z">
        <w:r w:rsidR="009B5B90">
          <w:t>period</w:t>
        </w:r>
      </w:ins>
      <w:ins w:id="130" w:author="Brandon.Chasco" w:date="2020-07-20T09:37:00Z">
        <w:r w:rsidR="00CC0419">
          <w:t xml:space="preserve">, </w:t>
        </w:r>
      </w:ins>
      <w:ins w:id="131" w:author="Chasco, Brandon Edward" w:date="2020-07-20T11:28:00Z">
        <w:r w:rsidR="0029431B">
          <w:t xml:space="preserve">and </w:t>
        </w:r>
      </w:ins>
      <w:ins w:id="132" w:author="Brandon.Chasco" w:date="2020-07-20T09:42:00Z">
        <w:r w:rsidR="009B5B90">
          <w:t xml:space="preserve">an initial analysis demonstrated that </w:t>
        </w:r>
      </w:ins>
      <w:ins w:id="133" w:author="Brandon.Chasco" w:date="2020-07-20T09:37:00Z">
        <w:r w:rsidR="00CC0419">
          <w:t>r</w:t>
        </w:r>
      </w:ins>
      <w:ins w:id="134" w:author="Brandon.Chasco" w:date="2020-07-20T09:36:00Z">
        <w:r w:rsidR="00CC0419">
          <w:t xml:space="preserve">emoving these observations </w:t>
        </w:r>
      </w:ins>
      <w:ins w:id="135" w:author="Brandon.Chasco" w:date="2020-07-20T09:41:00Z">
        <w:r w:rsidR="009B5B90">
          <w:t xml:space="preserve">greatly </w:t>
        </w:r>
      </w:ins>
      <w:ins w:id="136" w:author="Brandon.Chasco" w:date="2020-07-20T09:36:00Z">
        <w:r w:rsidR="00CC0419">
          <w:t xml:space="preserve">improved the </w:t>
        </w:r>
      </w:ins>
      <w:ins w:id="137" w:author="Chasco, Brandon Edward" w:date="2020-07-20T11:20:00Z">
        <w:r w:rsidR="0041612B">
          <w:t xml:space="preserve">speed and </w:t>
        </w:r>
      </w:ins>
      <w:ins w:id="138" w:author="Brandon.Chasco" w:date="2020-07-20T09:36:00Z">
        <w:r w:rsidR="00CC0419">
          <w:t>convergence of the model</w:t>
        </w:r>
      </w:ins>
      <w:ins w:id="139" w:author="Chasco, Brandon Edward" w:date="2020-07-20T11:20:00Z">
        <w:r w:rsidR="0041612B">
          <w:t xml:space="preserve"> </w:t>
        </w:r>
      </w:ins>
      <w:ins w:id="140" w:author="Chasco, Brandon Edward" w:date="2020-07-20T11:21:00Z">
        <w:r w:rsidR="0041612B">
          <w:t xml:space="preserve">fit </w:t>
        </w:r>
      </w:ins>
      <w:ins w:id="141" w:author="Chasco, Brandon Edward" w:date="2020-07-20T11:20:00Z">
        <w:r w:rsidR="0041612B">
          <w:t xml:space="preserve">with little change in the </w:t>
        </w:r>
      </w:ins>
      <w:ins w:id="142" w:author="Chasco, Brandon Edward" w:date="2020-07-20T11:21:00Z">
        <w:r w:rsidR="0041612B">
          <w:t>estimates of model parameters</w:t>
        </w:r>
      </w:ins>
      <w:ins w:id="143" w:author="Brandon.Chasco" w:date="2020-07-20T09:38:00Z">
        <w:r w:rsidR="00CC0419">
          <w:t>.</w:t>
        </w:r>
      </w:ins>
      <w:ins w:id="144" w:author="Brandon.Chasco" w:date="2020-07-20T09:36:00Z">
        <w:r w:rsidR="00CC0419">
          <w:t xml:space="preserve"> </w:t>
        </w:r>
      </w:ins>
      <w:del w:id="145" w:author="Brandon.Chasco" w:date="2020-07-20T09:38:00Z">
        <w:r w:rsidRPr="00B166D4" w:rsidDel="00CC0419">
          <w:delText xml:space="preserve">This resulted in </w:delText>
        </w:r>
      </w:del>
      <w:ins w:id="146" w:author="Brandon.Chasco" w:date="2020-07-20T09:38:00Z">
        <w:r w:rsidR="00CC0419">
          <w:t xml:space="preserve">In total, there were </w:t>
        </w:r>
      </w:ins>
      <w:r w:rsidRPr="00B166D4">
        <w:t>285,</w:t>
      </w:r>
      <w:r>
        <w:t xml:space="preserve"> 244</w:t>
      </w:r>
      <w:r w:rsidRPr="00B166D4">
        <w:t xml:space="preserve"> individuals for this analysis</w:t>
      </w:r>
      <w:r w:rsidR="0001188D">
        <w:t xml:space="preserve"> (</w:t>
      </w:r>
      <w:r w:rsidR="0001188D">
        <w:fldChar w:fldCharType="begin"/>
      </w:r>
      <w:r w:rsidR="0001188D">
        <w:instrText xml:space="preserve"> REF _Ref39754432 \h </w:instrText>
      </w:r>
      <w:r w:rsidR="0001188D">
        <w:fldChar w:fldCharType="separate"/>
      </w:r>
      <w:r w:rsidR="00D27709">
        <w:t xml:space="preserve">Table </w:t>
      </w:r>
      <w:r w:rsidR="00D27709">
        <w:rPr>
          <w:noProof/>
        </w:rPr>
        <w:t>1</w:t>
      </w:r>
      <w:r w:rsidR="0001188D">
        <w:fldChar w:fldCharType="end"/>
      </w:r>
      <w:r w:rsidR="0001188D">
        <w:t>)</w:t>
      </w:r>
      <w:r w:rsidRPr="00B166D4">
        <w:t>. All PIT-tag files are available on the CBR website (</w:t>
      </w:r>
      <w:hyperlink r:id="rId7">
        <w:r w:rsidRPr="00B166D4">
          <w:rPr>
            <w:color w:val="1155CC"/>
            <w:u w:val="single"/>
          </w:rPr>
          <w:t>http://www.cbr.washington.edu/dart/cs/data/nmfs_sar/</w:t>
        </w:r>
      </w:hyperlink>
      <w:r w:rsidRPr="00B166D4">
        <w:t xml:space="preserve">). </w:t>
      </w:r>
    </w:p>
    <w:moveToRangeStart w:id="147" w:author="Chasco, Brandon Edward" w:date="2020-08-26T11:39:00Z" w:name="move49334406"/>
    <w:p w14:paraId="4569F80D" w14:textId="7D7274B6" w:rsidR="00E1020B" w:rsidRPr="00B166D4" w:rsidRDefault="00E1020B" w:rsidP="00E1020B">
      <w:pPr>
        <w:rPr>
          <w:moveTo w:id="148" w:author="Chasco, Brandon Edward" w:date="2020-08-26T11:39:00Z"/>
          <w:color w:val="000000"/>
        </w:rPr>
      </w:pPr>
      <w:moveTo w:id="149" w:author="Chasco, Brandon Edward" w:date="2020-08-26T11:39:00Z">
        <w:r>
          <w:fldChar w:fldCharType="begin"/>
        </w:r>
        <w:r>
          <w:instrText xml:space="preserve"> REF _Ref39754173 \h </w:instrText>
        </w:r>
      </w:moveTo>
      <w:r>
        <w:instrText xml:space="preserve"> \* MERGEFORMAT </w:instrText>
      </w:r>
      <w:moveTo w:id="150" w:author="Chasco, Brandon Edward" w:date="2020-08-26T11:39:00Z">
        <w:r>
          <w:fldChar w:fldCharType="separate"/>
        </w:r>
        <w:r>
          <w:t xml:space="preserve">Table </w:t>
        </w:r>
        <w:r>
          <w:rPr>
            <w:noProof/>
          </w:rPr>
          <w:t>1</w:t>
        </w:r>
        <w:r>
          <w:t xml:space="preserve">. </w:t>
        </w:r>
      </w:moveTo>
      <w:ins w:id="151" w:author="Chasco, Brandon Edward" w:date="2020-08-26T15:51:00Z">
        <w:r w:rsidR="00D602C3" w:rsidRPr="00D602C3">
          <w:rPr>
            <w:b/>
            <w:rPrChange w:id="152" w:author="Chasco, Brandon Edward" w:date="2020-08-26T15:51:00Z">
              <w:rPr/>
            </w:rPrChange>
          </w:rPr>
          <w:t>Sample sizes for spring/summer Chinook salmon.</w:t>
        </w:r>
        <w:r w:rsidR="00D602C3">
          <w:t xml:space="preserve"> </w:t>
        </w:r>
      </w:ins>
      <w:moveTo w:id="153" w:author="Chasco, Brandon Edward" w:date="2020-08-26T11:39:00Z">
        <w:r w:rsidRPr="00D602C3">
          <w:rPr>
            <w:rPrChange w:id="154" w:author="Chasco, Brandon Edward" w:date="2020-08-26T15:51:00Z">
              <w:rPr/>
            </w:rPrChange>
          </w:rPr>
          <w:t>Sample size of hatchery and wild juvenile Chinook salmon from different watersheds within the Snake River Basin</w:t>
        </w:r>
        <w:r w:rsidRPr="00B166D4">
          <w:t>.</w:t>
        </w:r>
        <w:r>
          <w:fldChar w:fldCharType="end"/>
        </w:r>
      </w:moveTo>
    </w:p>
    <w:tbl>
      <w:tblPr>
        <w:tblStyle w:val="a"/>
        <w:tblW w:w="7908" w:type="dxa"/>
        <w:tblInd w:w="2" w:type="dxa"/>
        <w:tblLayout w:type="fixed"/>
        <w:tblLook w:val="0600" w:firstRow="0" w:lastRow="0" w:firstColumn="0" w:lastColumn="0" w:noHBand="1" w:noVBand="1"/>
      </w:tblPr>
      <w:tblGrid>
        <w:gridCol w:w="4938"/>
        <w:gridCol w:w="1530"/>
        <w:gridCol w:w="1440"/>
      </w:tblGrid>
      <w:tr w:rsidR="00E1020B" w:rsidRPr="006226B0" w14:paraId="656881EB" w14:textId="77777777" w:rsidTr="001C7249">
        <w:tc>
          <w:tcPr>
            <w:tcW w:w="4938" w:type="dxa"/>
            <w:tcBorders>
              <w:top w:val="single" w:sz="4" w:space="0" w:color="000000"/>
              <w:bottom w:val="single" w:sz="4" w:space="0" w:color="000000"/>
            </w:tcBorders>
            <w:shd w:val="clear" w:color="auto" w:fill="auto"/>
            <w:tcMar>
              <w:top w:w="100" w:type="dxa"/>
              <w:left w:w="100" w:type="dxa"/>
              <w:bottom w:w="100" w:type="dxa"/>
              <w:right w:w="100" w:type="dxa"/>
            </w:tcMar>
          </w:tcPr>
          <w:p w14:paraId="0D5DE341" w14:textId="77777777" w:rsidR="00E1020B" w:rsidRPr="00B166D4" w:rsidRDefault="00E1020B" w:rsidP="001C7249">
            <w:pPr>
              <w:widowControl w:val="0"/>
              <w:pBdr>
                <w:top w:val="nil"/>
                <w:left w:val="nil"/>
                <w:bottom w:val="nil"/>
                <w:right w:val="nil"/>
                <w:between w:val="nil"/>
              </w:pBdr>
              <w:spacing w:after="0" w:line="240" w:lineRule="auto"/>
              <w:rPr>
                <w:moveTo w:id="155" w:author="Chasco, Brandon Edward" w:date="2020-08-26T11:39:00Z"/>
              </w:rPr>
            </w:pPr>
            <w:moveTo w:id="156" w:author="Chasco, Brandon Edward" w:date="2020-08-26T11:39:00Z">
              <w:r w:rsidRPr="00B166D4">
                <w:t>Watershed</w:t>
              </w:r>
            </w:moveTo>
          </w:p>
        </w:tc>
        <w:tc>
          <w:tcPr>
            <w:tcW w:w="1530" w:type="dxa"/>
            <w:tcBorders>
              <w:top w:val="single" w:sz="4" w:space="0" w:color="000000"/>
              <w:bottom w:val="single" w:sz="4" w:space="0" w:color="000000"/>
            </w:tcBorders>
            <w:shd w:val="clear" w:color="auto" w:fill="auto"/>
            <w:tcMar>
              <w:top w:w="100" w:type="dxa"/>
              <w:left w:w="100" w:type="dxa"/>
              <w:bottom w:w="100" w:type="dxa"/>
              <w:right w:w="100" w:type="dxa"/>
            </w:tcMar>
          </w:tcPr>
          <w:p w14:paraId="65E3EC35" w14:textId="77777777" w:rsidR="00E1020B" w:rsidRPr="00B166D4" w:rsidRDefault="00E1020B" w:rsidP="001C7249">
            <w:pPr>
              <w:widowControl w:val="0"/>
              <w:pBdr>
                <w:top w:val="nil"/>
                <w:left w:val="nil"/>
                <w:bottom w:val="nil"/>
                <w:right w:val="nil"/>
                <w:between w:val="nil"/>
              </w:pBdr>
              <w:spacing w:after="0" w:line="240" w:lineRule="auto"/>
              <w:jc w:val="right"/>
              <w:rPr>
                <w:moveTo w:id="157" w:author="Chasco, Brandon Edward" w:date="2020-08-26T11:39:00Z"/>
              </w:rPr>
            </w:pPr>
            <w:moveTo w:id="158" w:author="Chasco, Brandon Edward" w:date="2020-08-26T11:39:00Z">
              <w:r w:rsidRPr="00B166D4">
                <w:t>Hatchery</w:t>
              </w:r>
            </w:moveTo>
          </w:p>
        </w:tc>
        <w:tc>
          <w:tcPr>
            <w:tcW w:w="1440" w:type="dxa"/>
            <w:tcBorders>
              <w:top w:val="single" w:sz="4" w:space="0" w:color="000000"/>
              <w:bottom w:val="single" w:sz="4" w:space="0" w:color="000000"/>
            </w:tcBorders>
            <w:shd w:val="clear" w:color="auto" w:fill="auto"/>
            <w:tcMar>
              <w:top w:w="100" w:type="dxa"/>
              <w:left w:w="100" w:type="dxa"/>
              <w:bottom w:w="100" w:type="dxa"/>
              <w:right w:w="100" w:type="dxa"/>
            </w:tcMar>
          </w:tcPr>
          <w:p w14:paraId="73E9A4E9" w14:textId="77777777" w:rsidR="00E1020B" w:rsidRPr="00B166D4" w:rsidRDefault="00E1020B" w:rsidP="001C7249">
            <w:pPr>
              <w:widowControl w:val="0"/>
              <w:pBdr>
                <w:top w:val="nil"/>
                <w:left w:val="nil"/>
                <w:bottom w:val="nil"/>
                <w:right w:val="nil"/>
                <w:between w:val="nil"/>
              </w:pBdr>
              <w:spacing w:after="0" w:line="240" w:lineRule="auto"/>
              <w:jc w:val="right"/>
              <w:rPr>
                <w:moveTo w:id="159" w:author="Chasco, Brandon Edward" w:date="2020-08-26T11:39:00Z"/>
              </w:rPr>
            </w:pPr>
            <w:moveTo w:id="160" w:author="Chasco, Brandon Edward" w:date="2020-08-26T11:39:00Z">
              <w:r w:rsidRPr="00B166D4">
                <w:t>Wild</w:t>
              </w:r>
            </w:moveTo>
          </w:p>
        </w:tc>
      </w:tr>
      <w:tr w:rsidR="00E1020B" w:rsidRPr="006226B0" w14:paraId="25156ABB" w14:textId="77777777" w:rsidTr="001C7249">
        <w:tc>
          <w:tcPr>
            <w:tcW w:w="4938" w:type="dxa"/>
            <w:tcBorders>
              <w:top w:val="single" w:sz="4" w:space="0" w:color="000000"/>
            </w:tcBorders>
            <w:tcMar>
              <w:top w:w="100" w:type="dxa"/>
              <w:left w:w="100" w:type="dxa"/>
              <w:bottom w:w="100" w:type="dxa"/>
              <w:right w:w="100" w:type="dxa"/>
            </w:tcMar>
          </w:tcPr>
          <w:p w14:paraId="754CF733" w14:textId="77777777" w:rsidR="00E1020B" w:rsidRPr="006226B0" w:rsidRDefault="00E1020B" w:rsidP="001C7249">
            <w:pPr>
              <w:widowControl w:val="0"/>
              <w:spacing w:after="0" w:line="240" w:lineRule="auto"/>
              <w:rPr>
                <w:moveTo w:id="161" w:author="Chasco, Brandon Edward" w:date="2020-08-26T11:39:00Z"/>
              </w:rPr>
            </w:pPr>
            <w:moveTo w:id="162" w:author="Chasco, Brandon Edward" w:date="2020-08-26T11:39:00Z">
              <w:r w:rsidRPr="006226B0">
                <w:t>Clearwater</w:t>
              </w:r>
            </w:moveTo>
          </w:p>
        </w:tc>
        <w:tc>
          <w:tcPr>
            <w:tcW w:w="1530" w:type="dxa"/>
            <w:tcBorders>
              <w:top w:val="single" w:sz="4" w:space="0" w:color="000000"/>
            </w:tcBorders>
            <w:tcMar>
              <w:top w:w="100" w:type="dxa"/>
              <w:left w:w="100" w:type="dxa"/>
              <w:bottom w:w="100" w:type="dxa"/>
              <w:right w:w="100" w:type="dxa"/>
            </w:tcMar>
          </w:tcPr>
          <w:p w14:paraId="24B44FC6" w14:textId="77777777" w:rsidR="00E1020B" w:rsidRPr="006226B0" w:rsidRDefault="00E1020B" w:rsidP="001C7249">
            <w:pPr>
              <w:widowControl w:val="0"/>
              <w:spacing w:after="0" w:line="240" w:lineRule="auto"/>
              <w:jc w:val="right"/>
              <w:rPr>
                <w:moveTo w:id="163" w:author="Chasco, Brandon Edward" w:date="2020-08-26T11:39:00Z"/>
              </w:rPr>
            </w:pPr>
            <w:moveTo w:id="164" w:author="Chasco, Brandon Edward" w:date="2020-08-26T11:39:00Z">
              <w:r w:rsidRPr="006226B0">
                <w:t>88,895</w:t>
              </w:r>
            </w:moveTo>
          </w:p>
        </w:tc>
        <w:tc>
          <w:tcPr>
            <w:tcW w:w="1440" w:type="dxa"/>
            <w:tcBorders>
              <w:top w:val="single" w:sz="4" w:space="0" w:color="000000"/>
            </w:tcBorders>
            <w:tcMar>
              <w:top w:w="100" w:type="dxa"/>
              <w:left w:w="100" w:type="dxa"/>
              <w:bottom w:w="100" w:type="dxa"/>
              <w:right w:w="100" w:type="dxa"/>
            </w:tcMar>
          </w:tcPr>
          <w:p w14:paraId="3465164D" w14:textId="77777777" w:rsidR="00E1020B" w:rsidRPr="006226B0" w:rsidRDefault="00E1020B" w:rsidP="001C7249">
            <w:pPr>
              <w:widowControl w:val="0"/>
              <w:spacing w:after="0" w:line="240" w:lineRule="auto"/>
              <w:jc w:val="right"/>
              <w:rPr>
                <w:moveTo w:id="165" w:author="Chasco, Brandon Edward" w:date="2020-08-26T11:39:00Z"/>
              </w:rPr>
            </w:pPr>
            <w:moveTo w:id="166" w:author="Chasco, Brandon Edward" w:date="2020-08-26T11:39:00Z">
              <w:r w:rsidRPr="006226B0">
                <w:t>4,512</w:t>
              </w:r>
            </w:moveTo>
          </w:p>
        </w:tc>
      </w:tr>
      <w:tr w:rsidR="00E1020B" w:rsidRPr="006226B0" w14:paraId="37E7F66C" w14:textId="77777777" w:rsidTr="001C7249">
        <w:tc>
          <w:tcPr>
            <w:tcW w:w="4938" w:type="dxa"/>
            <w:tcMar>
              <w:top w:w="100" w:type="dxa"/>
              <w:left w:w="100" w:type="dxa"/>
              <w:bottom w:w="100" w:type="dxa"/>
              <w:right w:w="100" w:type="dxa"/>
            </w:tcMar>
          </w:tcPr>
          <w:p w14:paraId="41AC4AD8" w14:textId="77777777" w:rsidR="00E1020B" w:rsidRPr="006226B0" w:rsidRDefault="00E1020B" w:rsidP="001C7249">
            <w:pPr>
              <w:widowControl w:val="0"/>
              <w:spacing w:after="0" w:line="240" w:lineRule="auto"/>
              <w:rPr>
                <w:moveTo w:id="167" w:author="Chasco, Brandon Edward" w:date="2020-08-26T11:39:00Z"/>
              </w:rPr>
            </w:pPr>
            <w:moveTo w:id="168" w:author="Chasco, Brandon Edward" w:date="2020-08-26T11:39:00Z">
              <w:r w:rsidRPr="006226B0">
                <w:t xml:space="preserve">Grande </w:t>
              </w:r>
              <w:proofErr w:type="spellStart"/>
              <w:r w:rsidRPr="006226B0">
                <w:t>Rhonde</w:t>
              </w:r>
              <w:proofErr w:type="spellEnd"/>
              <w:r w:rsidRPr="006226B0">
                <w:t xml:space="preserve"> and Wallowa</w:t>
              </w:r>
            </w:moveTo>
          </w:p>
        </w:tc>
        <w:tc>
          <w:tcPr>
            <w:tcW w:w="1530" w:type="dxa"/>
            <w:tcMar>
              <w:top w:w="100" w:type="dxa"/>
              <w:left w:w="100" w:type="dxa"/>
              <w:bottom w:w="100" w:type="dxa"/>
              <w:right w:w="100" w:type="dxa"/>
            </w:tcMar>
          </w:tcPr>
          <w:p w14:paraId="09C0222E" w14:textId="77777777" w:rsidR="00E1020B" w:rsidRPr="006226B0" w:rsidRDefault="00E1020B" w:rsidP="001C7249">
            <w:pPr>
              <w:widowControl w:val="0"/>
              <w:spacing w:after="0" w:line="240" w:lineRule="auto"/>
              <w:jc w:val="right"/>
              <w:rPr>
                <w:moveTo w:id="169" w:author="Chasco, Brandon Edward" w:date="2020-08-26T11:39:00Z"/>
              </w:rPr>
            </w:pPr>
            <w:moveTo w:id="170" w:author="Chasco, Brandon Edward" w:date="2020-08-26T11:39:00Z">
              <w:r w:rsidRPr="006226B0">
                <w:t>16,956</w:t>
              </w:r>
            </w:moveTo>
          </w:p>
        </w:tc>
        <w:tc>
          <w:tcPr>
            <w:tcW w:w="1440" w:type="dxa"/>
            <w:tcMar>
              <w:top w:w="100" w:type="dxa"/>
              <w:left w:w="100" w:type="dxa"/>
              <w:bottom w:w="100" w:type="dxa"/>
              <w:right w:w="100" w:type="dxa"/>
            </w:tcMar>
          </w:tcPr>
          <w:p w14:paraId="2AEBECCB" w14:textId="77777777" w:rsidR="00E1020B" w:rsidRPr="006226B0" w:rsidRDefault="00E1020B" w:rsidP="001C7249">
            <w:pPr>
              <w:widowControl w:val="0"/>
              <w:spacing w:after="0" w:line="240" w:lineRule="auto"/>
              <w:jc w:val="right"/>
              <w:rPr>
                <w:moveTo w:id="171" w:author="Chasco, Brandon Edward" w:date="2020-08-26T11:39:00Z"/>
              </w:rPr>
            </w:pPr>
            <w:moveTo w:id="172" w:author="Chasco, Brandon Edward" w:date="2020-08-26T11:39:00Z">
              <w:r w:rsidRPr="006226B0">
                <w:t>5,636</w:t>
              </w:r>
            </w:moveTo>
          </w:p>
        </w:tc>
      </w:tr>
      <w:tr w:rsidR="00E1020B" w:rsidRPr="006226B0" w14:paraId="4F839A41" w14:textId="77777777" w:rsidTr="001C7249">
        <w:tc>
          <w:tcPr>
            <w:tcW w:w="4938" w:type="dxa"/>
            <w:tcMar>
              <w:top w:w="100" w:type="dxa"/>
              <w:left w:w="100" w:type="dxa"/>
              <w:bottom w:w="100" w:type="dxa"/>
              <w:right w:w="100" w:type="dxa"/>
            </w:tcMar>
          </w:tcPr>
          <w:p w14:paraId="58E55C6F" w14:textId="77777777" w:rsidR="00E1020B" w:rsidRPr="006226B0" w:rsidRDefault="00E1020B" w:rsidP="001C7249">
            <w:pPr>
              <w:widowControl w:val="0"/>
              <w:spacing w:after="0" w:line="240" w:lineRule="auto"/>
              <w:rPr>
                <w:moveTo w:id="173" w:author="Chasco, Brandon Edward" w:date="2020-08-26T11:39:00Z"/>
              </w:rPr>
            </w:pPr>
            <w:proofErr w:type="spellStart"/>
            <w:moveTo w:id="174" w:author="Chasco, Brandon Edward" w:date="2020-08-26T11:39:00Z">
              <w:r w:rsidRPr="006226B0">
                <w:t>Imnaha</w:t>
              </w:r>
              <w:proofErr w:type="spellEnd"/>
              <w:r w:rsidRPr="006226B0">
                <w:t xml:space="preserve">, </w:t>
              </w:r>
              <w:proofErr w:type="spellStart"/>
              <w:r w:rsidRPr="006226B0">
                <w:t>Pahsimeroi</w:t>
              </w:r>
              <w:proofErr w:type="spellEnd"/>
              <w:r w:rsidRPr="006226B0">
                <w:t>, South Fork Salmon</w:t>
              </w:r>
            </w:moveTo>
          </w:p>
        </w:tc>
        <w:tc>
          <w:tcPr>
            <w:tcW w:w="1530" w:type="dxa"/>
            <w:tcMar>
              <w:top w:w="100" w:type="dxa"/>
              <w:left w:w="100" w:type="dxa"/>
              <w:bottom w:w="100" w:type="dxa"/>
              <w:right w:w="100" w:type="dxa"/>
            </w:tcMar>
          </w:tcPr>
          <w:p w14:paraId="7217E7F0" w14:textId="77777777" w:rsidR="00E1020B" w:rsidRPr="006226B0" w:rsidRDefault="00E1020B" w:rsidP="001C7249">
            <w:pPr>
              <w:widowControl w:val="0"/>
              <w:spacing w:after="0" w:line="240" w:lineRule="auto"/>
              <w:jc w:val="right"/>
              <w:rPr>
                <w:moveTo w:id="175" w:author="Chasco, Brandon Edward" w:date="2020-08-26T11:39:00Z"/>
              </w:rPr>
            </w:pPr>
            <w:moveTo w:id="176" w:author="Chasco, Brandon Edward" w:date="2020-08-26T11:39:00Z">
              <w:r w:rsidRPr="006226B0">
                <w:t>60,215</w:t>
              </w:r>
            </w:moveTo>
          </w:p>
        </w:tc>
        <w:tc>
          <w:tcPr>
            <w:tcW w:w="1440" w:type="dxa"/>
            <w:tcMar>
              <w:top w:w="100" w:type="dxa"/>
              <w:left w:w="100" w:type="dxa"/>
              <w:bottom w:w="100" w:type="dxa"/>
              <w:right w:w="100" w:type="dxa"/>
            </w:tcMar>
          </w:tcPr>
          <w:p w14:paraId="1A29C552" w14:textId="77777777" w:rsidR="00E1020B" w:rsidRPr="006226B0" w:rsidRDefault="00E1020B" w:rsidP="001C7249">
            <w:pPr>
              <w:widowControl w:val="0"/>
              <w:spacing w:after="0" w:line="240" w:lineRule="auto"/>
              <w:jc w:val="right"/>
              <w:rPr>
                <w:moveTo w:id="177" w:author="Chasco, Brandon Edward" w:date="2020-08-26T11:39:00Z"/>
              </w:rPr>
            </w:pPr>
            <w:moveTo w:id="178" w:author="Chasco, Brandon Edward" w:date="2020-08-26T11:39:00Z">
              <w:r w:rsidRPr="006226B0">
                <w:t>14,622</w:t>
              </w:r>
            </w:moveTo>
          </w:p>
        </w:tc>
      </w:tr>
      <w:tr w:rsidR="00E1020B" w:rsidRPr="006226B0" w14:paraId="67FF6B40" w14:textId="77777777" w:rsidTr="001C7249">
        <w:tc>
          <w:tcPr>
            <w:tcW w:w="4938" w:type="dxa"/>
            <w:tcMar>
              <w:top w:w="100" w:type="dxa"/>
              <w:left w:w="100" w:type="dxa"/>
              <w:bottom w:w="100" w:type="dxa"/>
              <w:right w:w="100" w:type="dxa"/>
            </w:tcMar>
          </w:tcPr>
          <w:p w14:paraId="06C183B0" w14:textId="77777777" w:rsidR="00E1020B" w:rsidRPr="006226B0" w:rsidRDefault="00E1020B" w:rsidP="001C7249">
            <w:pPr>
              <w:widowControl w:val="0"/>
              <w:spacing w:after="0" w:line="240" w:lineRule="auto"/>
              <w:rPr>
                <w:moveTo w:id="179" w:author="Chasco, Brandon Edward" w:date="2020-08-26T11:39:00Z"/>
              </w:rPr>
            </w:pPr>
            <w:moveTo w:id="180" w:author="Chasco, Brandon Edward" w:date="2020-08-26T11:39:00Z">
              <w:r w:rsidRPr="006226B0">
                <w:t>Little Salmon</w:t>
              </w:r>
            </w:moveTo>
          </w:p>
        </w:tc>
        <w:tc>
          <w:tcPr>
            <w:tcW w:w="1530" w:type="dxa"/>
            <w:tcMar>
              <w:top w:w="100" w:type="dxa"/>
              <w:left w:w="100" w:type="dxa"/>
              <w:bottom w:w="100" w:type="dxa"/>
              <w:right w:w="100" w:type="dxa"/>
            </w:tcMar>
          </w:tcPr>
          <w:p w14:paraId="48E5A2C5" w14:textId="77777777" w:rsidR="00E1020B" w:rsidRPr="006226B0" w:rsidRDefault="00E1020B" w:rsidP="001C7249">
            <w:pPr>
              <w:widowControl w:val="0"/>
              <w:spacing w:after="0" w:line="240" w:lineRule="auto"/>
              <w:jc w:val="right"/>
              <w:rPr>
                <w:moveTo w:id="181" w:author="Chasco, Brandon Edward" w:date="2020-08-26T11:39:00Z"/>
              </w:rPr>
            </w:pPr>
            <w:moveTo w:id="182" w:author="Chasco, Brandon Edward" w:date="2020-08-26T11:39:00Z">
              <w:r w:rsidRPr="006226B0">
                <w:t>69,016</w:t>
              </w:r>
            </w:moveTo>
          </w:p>
        </w:tc>
        <w:tc>
          <w:tcPr>
            <w:tcW w:w="1440" w:type="dxa"/>
            <w:tcMar>
              <w:top w:w="100" w:type="dxa"/>
              <w:left w:w="100" w:type="dxa"/>
              <w:bottom w:w="100" w:type="dxa"/>
              <w:right w:w="100" w:type="dxa"/>
            </w:tcMar>
          </w:tcPr>
          <w:p w14:paraId="2CA2435F" w14:textId="77777777" w:rsidR="00E1020B" w:rsidRPr="006226B0" w:rsidRDefault="00E1020B" w:rsidP="001C7249">
            <w:pPr>
              <w:widowControl w:val="0"/>
              <w:spacing w:after="0" w:line="240" w:lineRule="auto"/>
              <w:jc w:val="right"/>
              <w:rPr>
                <w:moveTo w:id="183" w:author="Chasco, Brandon Edward" w:date="2020-08-26T11:39:00Z"/>
              </w:rPr>
            </w:pPr>
            <w:moveTo w:id="184" w:author="Chasco, Brandon Edward" w:date="2020-08-26T11:39:00Z">
              <w:r w:rsidRPr="006226B0">
                <w:t>8</w:t>
              </w:r>
            </w:moveTo>
          </w:p>
        </w:tc>
      </w:tr>
      <w:tr w:rsidR="00E1020B" w:rsidRPr="006226B0" w14:paraId="5B843CD7" w14:textId="77777777" w:rsidTr="001C7249">
        <w:tc>
          <w:tcPr>
            <w:tcW w:w="4938" w:type="dxa"/>
            <w:tcMar>
              <w:top w:w="100" w:type="dxa"/>
              <w:left w:w="100" w:type="dxa"/>
              <w:bottom w:w="100" w:type="dxa"/>
              <w:right w:w="100" w:type="dxa"/>
            </w:tcMar>
          </w:tcPr>
          <w:p w14:paraId="4CC26AFD" w14:textId="77777777" w:rsidR="00E1020B" w:rsidRPr="006226B0" w:rsidRDefault="00E1020B" w:rsidP="001C7249">
            <w:pPr>
              <w:widowControl w:val="0"/>
              <w:spacing w:after="0" w:line="240" w:lineRule="auto"/>
              <w:rPr>
                <w:moveTo w:id="185" w:author="Chasco, Brandon Edward" w:date="2020-08-26T11:39:00Z"/>
              </w:rPr>
            </w:pPr>
            <w:moveTo w:id="186" w:author="Chasco, Brandon Edward" w:date="2020-08-26T11:39:00Z">
              <w:r w:rsidRPr="006226B0">
                <w:t xml:space="preserve">Lower Snake and </w:t>
              </w:r>
              <w:proofErr w:type="spellStart"/>
              <w:r w:rsidRPr="006226B0">
                <w:t>Tucannon</w:t>
              </w:r>
              <w:proofErr w:type="spellEnd"/>
            </w:moveTo>
          </w:p>
        </w:tc>
        <w:tc>
          <w:tcPr>
            <w:tcW w:w="1530" w:type="dxa"/>
            <w:tcMar>
              <w:top w:w="100" w:type="dxa"/>
              <w:left w:w="100" w:type="dxa"/>
              <w:bottom w:w="100" w:type="dxa"/>
              <w:right w:w="100" w:type="dxa"/>
            </w:tcMar>
          </w:tcPr>
          <w:p w14:paraId="598F4599" w14:textId="77777777" w:rsidR="00E1020B" w:rsidRPr="006226B0" w:rsidRDefault="00E1020B" w:rsidP="001C7249">
            <w:pPr>
              <w:widowControl w:val="0"/>
              <w:spacing w:after="0" w:line="240" w:lineRule="auto"/>
              <w:jc w:val="right"/>
              <w:rPr>
                <w:moveTo w:id="187" w:author="Chasco, Brandon Edward" w:date="2020-08-26T11:39:00Z"/>
              </w:rPr>
            </w:pPr>
            <w:moveTo w:id="188" w:author="Chasco, Brandon Edward" w:date="2020-08-26T11:39:00Z">
              <w:r w:rsidRPr="006226B0">
                <w:t>11,125</w:t>
              </w:r>
            </w:moveTo>
          </w:p>
        </w:tc>
        <w:tc>
          <w:tcPr>
            <w:tcW w:w="1440" w:type="dxa"/>
            <w:tcMar>
              <w:top w:w="100" w:type="dxa"/>
              <w:left w:w="100" w:type="dxa"/>
              <w:bottom w:w="100" w:type="dxa"/>
              <w:right w:w="100" w:type="dxa"/>
            </w:tcMar>
          </w:tcPr>
          <w:p w14:paraId="686DE8AE" w14:textId="77777777" w:rsidR="00E1020B" w:rsidRPr="006226B0" w:rsidRDefault="00E1020B" w:rsidP="001C7249">
            <w:pPr>
              <w:widowControl w:val="0"/>
              <w:spacing w:after="0" w:line="240" w:lineRule="auto"/>
              <w:jc w:val="right"/>
              <w:rPr>
                <w:moveTo w:id="189" w:author="Chasco, Brandon Edward" w:date="2020-08-26T11:39:00Z"/>
              </w:rPr>
            </w:pPr>
            <w:moveTo w:id="190" w:author="Chasco, Brandon Edward" w:date="2020-08-26T11:39:00Z">
              <w:r w:rsidRPr="006226B0">
                <w:t>988</w:t>
              </w:r>
            </w:moveTo>
          </w:p>
        </w:tc>
      </w:tr>
      <w:tr w:rsidR="00E1020B" w:rsidRPr="006226B0" w14:paraId="1A1637A3" w14:textId="77777777" w:rsidTr="001C7249">
        <w:tc>
          <w:tcPr>
            <w:tcW w:w="4938" w:type="dxa"/>
            <w:tcMar>
              <w:top w:w="100" w:type="dxa"/>
              <w:left w:w="100" w:type="dxa"/>
              <w:bottom w:w="100" w:type="dxa"/>
              <w:right w:w="100" w:type="dxa"/>
            </w:tcMar>
          </w:tcPr>
          <w:p w14:paraId="7B1EF7F1" w14:textId="77777777" w:rsidR="00E1020B" w:rsidRPr="006226B0" w:rsidRDefault="00E1020B" w:rsidP="001C7249">
            <w:pPr>
              <w:widowControl w:val="0"/>
              <w:spacing w:after="0" w:line="240" w:lineRule="auto"/>
              <w:rPr>
                <w:moveTo w:id="191" w:author="Chasco, Brandon Edward" w:date="2020-08-26T11:39:00Z"/>
              </w:rPr>
            </w:pPr>
            <w:moveTo w:id="192" w:author="Chasco, Brandon Edward" w:date="2020-08-26T11:39:00Z">
              <w:r w:rsidRPr="006226B0">
                <w:t>Middle Fork Salmon</w:t>
              </w:r>
            </w:moveTo>
          </w:p>
        </w:tc>
        <w:tc>
          <w:tcPr>
            <w:tcW w:w="1530" w:type="dxa"/>
            <w:tcMar>
              <w:top w:w="100" w:type="dxa"/>
              <w:left w:w="100" w:type="dxa"/>
              <w:bottom w:w="100" w:type="dxa"/>
              <w:right w:w="100" w:type="dxa"/>
            </w:tcMar>
          </w:tcPr>
          <w:p w14:paraId="6E1AD1B5" w14:textId="77777777" w:rsidR="00E1020B" w:rsidRPr="006226B0" w:rsidRDefault="00E1020B" w:rsidP="001C7249">
            <w:pPr>
              <w:widowControl w:val="0"/>
              <w:spacing w:after="0" w:line="240" w:lineRule="auto"/>
              <w:jc w:val="right"/>
              <w:rPr>
                <w:moveTo w:id="193" w:author="Chasco, Brandon Edward" w:date="2020-08-26T11:39:00Z"/>
              </w:rPr>
            </w:pPr>
            <w:moveTo w:id="194" w:author="Chasco, Brandon Edward" w:date="2020-08-26T11:39:00Z">
              <w:r w:rsidRPr="006226B0">
                <w:t>0</w:t>
              </w:r>
            </w:moveTo>
          </w:p>
        </w:tc>
        <w:tc>
          <w:tcPr>
            <w:tcW w:w="1440" w:type="dxa"/>
            <w:tcMar>
              <w:top w:w="100" w:type="dxa"/>
              <w:left w:w="100" w:type="dxa"/>
              <w:bottom w:w="100" w:type="dxa"/>
              <w:right w:w="100" w:type="dxa"/>
            </w:tcMar>
          </w:tcPr>
          <w:p w14:paraId="15EC0205" w14:textId="77777777" w:rsidR="00E1020B" w:rsidRPr="006226B0" w:rsidRDefault="00E1020B" w:rsidP="001C7249">
            <w:pPr>
              <w:widowControl w:val="0"/>
              <w:spacing w:after="0" w:line="240" w:lineRule="auto"/>
              <w:jc w:val="right"/>
              <w:rPr>
                <w:moveTo w:id="195" w:author="Chasco, Brandon Edward" w:date="2020-08-26T11:39:00Z"/>
              </w:rPr>
            </w:pPr>
            <w:moveTo w:id="196" w:author="Chasco, Brandon Edward" w:date="2020-08-26T11:39:00Z">
              <w:r w:rsidRPr="006226B0">
                <w:t>3,714</w:t>
              </w:r>
            </w:moveTo>
          </w:p>
        </w:tc>
      </w:tr>
      <w:tr w:rsidR="00E1020B" w:rsidRPr="006226B0" w14:paraId="423C8EDA" w14:textId="77777777" w:rsidTr="001C7249">
        <w:tc>
          <w:tcPr>
            <w:tcW w:w="4938" w:type="dxa"/>
            <w:tcBorders>
              <w:bottom w:val="single" w:sz="4" w:space="0" w:color="000000"/>
            </w:tcBorders>
            <w:tcMar>
              <w:top w:w="100" w:type="dxa"/>
              <w:left w:w="100" w:type="dxa"/>
              <w:bottom w:w="100" w:type="dxa"/>
              <w:right w:w="100" w:type="dxa"/>
            </w:tcMar>
          </w:tcPr>
          <w:p w14:paraId="61611612" w14:textId="77777777" w:rsidR="00E1020B" w:rsidRPr="006226B0" w:rsidRDefault="00E1020B" w:rsidP="001C7249">
            <w:pPr>
              <w:widowControl w:val="0"/>
              <w:spacing w:after="0" w:line="240" w:lineRule="auto"/>
              <w:rPr>
                <w:moveTo w:id="197" w:author="Chasco, Brandon Edward" w:date="2020-08-26T11:39:00Z"/>
              </w:rPr>
            </w:pPr>
            <w:moveTo w:id="198" w:author="Chasco, Brandon Edward" w:date="2020-08-26T11:39:00Z">
              <w:r w:rsidRPr="006226B0">
                <w:t>Upper Salmon River (above Yankee Fork) and Lemhi</w:t>
              </w:r>
            </w:moveTo>
          </w:p>
        </w:tc>
        <w:tc>
          <w:tcPr>
            <w:tcW w:w="1530" w:type="dxa"/>
            <w:tcBorders>
              <w:bottom w:val="single" w:sz="4" w:space="0" w:color="000000"/>
            </w:tcBorders>
            <w:tcMar>
              <w:top w:w="100" w:type="dxa"/>
              <w:left w:w="100" w:type="dxa"/>
              <w:bottom w:w="100" w:type="dxa"/>
              <w:right w:w="100" w:type="dxa"/>
            </w:tcMar>
          </w:tcPr>
          <w:p w14:paraId="649890AC" w14:textId="77777777" w:rsidR="00E1020B" w:rsidRPr="006226B0" w:rsidRDefault="00E1020B" w:rsidP="001C7249">
            <w:pPr>
              <w:widowControl w:val="0"/>
              <w:spacing w:after="0" w:line="240" w:lineRule="auto"/>
              <w:jc w:val="right"/>
              <w:rPr>
                <w:moveTo w:id="199" w:author="Chasco, Brandon Edward" w:date="2020-08-26T11:39:00Z"/>
              </w:rPr>
            </w:pPr>
            <w:moveTo w:id="200" w:author="Chasco, Brandon Edward" w:date="2020-08-26T11:39:00Z">
              <w:r w:rsidRPr="006226B0">
                <w:t>5,589</w:t>
              </w:r>
            </w:moveTo>
          </w:p>
        </w:tc>
        <w:tc>
          <w:tcPr>
            <w:tcW w:w="1440" w:type="dxa"/>
            <w:tcBorders>
              <w:bottom w:val="single" w:sz="4" w:space="0" w:color="000000"/>
            </w:tcBorders>
            <w:tcMar>
              <w:top w:w="100" w:type="dxa"/>
              <w:left w:w="100" w:type="dxa"/>
              <w:bottom w:w="100" w:type="dxa"/>
              <w:right w:w="100" w:type="dxa"/>
            </w:tcMar>
          </w:tcPr>
          <w:p w14:paraId="4BF2F20C" w14:textId="77777777" w:rsidR="00E1020B" w:rsidRPr="006226B0" w:rsidRDefault="00E1020B" w:rsidP="001C7249">
            <w:pPr>
              <w:widowControl w:val="0"/>
              <w:spacing w:after="0" w:line="240" w:lineRule="auto"/>
              <w:jc w:val="right"/>
              <w:rPr>
                <w:moveTo w:id="201" w:author="Chasco, Brandon Edward" w:date="2020-08-26T11:39:00Z"/>
              </w:rPr>
            </w:pPr>
            <w:moveTo w:id="202" w:author="Chasco, Brandon Edward" w:date="2020-08-26T11:39:00Z">
              <w:r w:rsidRPr="006226B0">
                <w:t>4,384</w:t>
              </w:r>
            </w:moveTo>
          </w:p>
        </w:tc>
      </w:tr>
      <w:tr w:rsidR="00E1020B" w:rsidRPr="006226B0" w14:paraId="025B68B2" w14:textId="77777777" w:rsidTr="001C7249">
        <w:tc>
          <w:tcPr>
            <w:tcW w:w="4938" w:type="dxa"/>
            <w:tcBorders>
              <w:top w:val="single" w:sz="4" w:space="0" w:color="000000"/>
              <w:bottom w:val="single" w:sz="4" w:space="0" w:color="000000"/>
            </w:tcBorders>
            <w:tcMar>
              <w:top w:w="100" w:type="dxa"/>
              <w:left w:w="100" w:type="dxa"/>
              <w:bottom w:w="100" w:type="dxa"/>
              <w:right w:w="100" w:type="dxa"/>
            </w:tcMar>
          </w:tcPr>
          <w:p w14:paraId="28410887" w14:textId="77777777" w:rsidR="00E1020B" w:rsidRPr="006226B0" w:rsidRDefault="00E1020B" w:rsidP="001C7249">
            <w:pPr>
              <w:widowControl w:val="0"/>
              <w:spacing w:after="0" w:line="240" w:lineRule="auto"/>
              <w:rPr>
                <w:moveTo w:id="203" w:author="Chasco, Brandon Edward" w:date="2020-08-26T11:39:00Z"/>
              </w:rPr>
            </w:pPr>
            <w:moveTo w:id="204" w:author="Chasco, Brandon Edward" w:date="2020-08-26T11:39:00Z">
              <w:r w:rsidRPr="006226B0">
                <w:t>Total</w:t>
              </w:r>
            </w:moveTo>
          </w:p>
        </w:tc>
        <w:tc>
          <w:tcPr>
            <w:tcW w:w="1530" w:type="dxa"/>
            <w:tcBorders>
              <w:top w:val="single" w:sz="4" w:space="0" w:color="000000"/>
              <w:bottom w:val="single" w:sz="4" w:space="0" w:color="000000"/>
            </w:tcBorders>
            <w:tcMar>
              <w:top w:w="100" w:type="dxa"/>
              <w:left w:w="100" w:type="dxa"/>
              <w:bottom w:w="100" w:type="dxa"/>
              <w:right w:w="100" w:type="dxa"/>
            </w:tcMar>
          </w:tcPr>
          <w:p w14:paraId="61F0F9E2" w14:textId="77777777" w:rsidR="00E1020B" w:rsidRPr="006226B0" w:rsidRDefault="00E1020B" w:rsidP="001C7249">
            <w:pPr>
              <w:widowControl w:val="0"/>
              <w:spacing w:after="0" w:line="240" w:lineRule="auto"/>
              <w:jc w:val="right"/>
              <w:rPr>
                <w:moveTo w:id="205" w:author="Chasco, Brandon Edward" w:date="2020-08-26T11:39:00Z"/>
              </w:rPr>
            </w:pPr>
            <w:moveTo w:id="206" w:author="Chasco, Brandon Edward" w:date="2020-08-26T11:39:00Z">
              <w:r w:rsidRPr="006226B0">
                <w:t>251,796</w:t>
              </w:r>
            </w:moveTo>
          </w:p>
        </w:tc>
        <w:tc>
          <w:tcPr>
            <w:tcW w:w="1440" w:type="dxa"/>
            <w:tcBorders>
              <w:top w:val="single" w:sz="4" w:space="0" w:color="000000"/>
              <w:bottom w:val="single" w:sz="4" w:space="0" w:color="000000"/>
            </w:tcBorders>
            <w:tcMar>
              <w:top w:w="100" w:type="dxa"/>
              <w:left w:w="100" w:type="dxa"/>
              <w:bottom w:w="100" w:type="dxa"/>
              <w:right w:w="100" w:type="dxa"/>
            </w:tcMar>
          </w:tcPr>
          <w:p w14:paraId="74AF40F2" w14:textId="77777777" w:rsidR="00E1020B" w:rsidRPr="006226B0" w:rsidRDefault="00E1020B" w:rsidP="001C7249">
            <w:pPr>
              <w:widowControl w:val="0"/>
              <w:spacing w:after="0" w:line="240" w:lineRule="auto"/>
              <w:jc w:val="right"/>
              <w:rPr>
                <w:moveTo w:id="207" w:author="Chasco, Brandon Edward" w:date="2020-08-26T11:39:00Z"/>
              </w:rPr>
            </w:pPr>
            <w:moveTo w:id="208" w:author="Chasco, Brandon Edward" w:date="2020-08-26T11:39:00Z">
              <w:r w:rsidRPr="006226B0">
                <w:t>33,864</w:t>
              </w:r>
            </w:moveTo>
          </w:p>
        </w:tc>
      </w:tr>
    </w:tbl>
    <w:p w14:paraId="07CC33FB" w14:textId="77777777" w:rsidR="00E1020B" w:rsidRDefault="00E1020B" w:rsidP="00E1020B">
      <w:pPr>
        <w:pBdr>
          <w:top w:val="nil"/>
          <w:left w:val="nil"/>
          <w:bottom w:val="nil"/>
          <w:right w:val="nil"/>
          <w:between w:val="nil"/>
        </w:pBdr>
        <w:spacing w:after="200"/>
        <w:rPr>
          <w:moveTo w:id="209" w:author="Chasco, Brandon Edward" w:date="2020-08-26T11:39:00Z"/>
          <w:color w:val="000000"/>
        </w:rPr>
      </w:pPr>
      <w:bookmarkStart w:id="210" w:name="_GoBack"/>
      <w:bookmarkEnd w:id="210"/>
    </w:p>
    <w:moveToRangeEnd w:id="147"/>
    <w:p w14:paraId="7921871B" w14:textId="77777777" w:rsidR="00E1020B" w:rsidRPr="00B166D4" w:rsidRDefault="00E1020B" w:rsidP="00B26111">
      <w:pPr>
        <w:ind w:firstLine="720"/>
      </w:pPr>
    </w:p>
    <w:p w14:paraId="55E51B97" w14:textId="77777777" w:rsidR="00B26111" w:rsidRPr="00543281" w:rsidRDefault="00B26111">
      <w:pPr>
        <w:pStyle w:val="Heading2"/>
        <w:rPr>
          <w:rPrChange w:id="211" w:author="Chasco, Brandon Edward" w:date="2020-08-26T10:27:00Z">
            <w:rPr>
              <w:i/>
            </w:rPr>
          </w:rPrChange>
        </w:rPr>
        <w:pPrChange w:id="212" w:author="Chasco, Brandon Edward" w:date="2020-08-26T10:31:00Z">
          <w:pPr/>
        </w:pPrChange>
      </w:pPr>
      <w:r w:rsidRPr="00543281">
        <w:rPr>
          <w:rPrChange w:id="213" w:author="Chasco, Brandon Edward" w:date="2020-08-26T10:27:00Z">
            <w:rPr>
              <w:b/>
              <w:i/>
            </w:rPr>
          </w:rPrChange>
        </w:rPr>
        <w:t>Environmental data</w:t>
      </w:r>
    </w:p>
    <w:p w14:paraId="516062DF" w14:textId="1B647764" w:rsidR="00B26111" w:rsidRDefault="00B26111" w:rsidP="00B26111">
      <w:pPr>
        <w:rPr>
          <w:ins w:id="214" w:author="Chasco, Brandon Edward" w:date="2020-08-26T11:41:00Z"/>
        </w:rPr>
      </w:pPr>
      <w:r w:rsidRPr="00B166D4">
        <w:tab/>
        <w:t xml:space="preserve">Because early ocean experiences are thought to have a large influence on salmon ocean survival </w:t>
      </w:r>
      <w:r>
        <w:fldChar w:fldCharType="begin"/>
      </w:r>
      <w:r>
        <w:instrText xml:space="preserve"> ADDIN ZOTERO_ITEM CSL_CITATION {"citationID":"Vn5R7quw","properties":{"formattedCitation":"[3\\uc0\\u8211{}5]","plainCitation":"[3–5]","noteIndex":0},"citationItems":[{"id":47,"uris":["http://zotero.org/users/local/sALjQm7t/items/W2F2UTNZ"],"uri":["http://zotero.org/users/local/sALjQm7t/items/W2F2UTNZ"],"itemData":{"id":47,"type":"article-journal","container-title":"ICES Journal of Marine Science","issue":"7","note":"publisher: Oxford University Press","page":"1671–1682","source":"Google Scholar","title":"Spatial and temporal covariability in early ocean survival of Chinook salmon (Oncorhynchus tshawytscha) along the west coast of North America","volume":"71","author":[{"family":"Kilduff","given":"D. Patrick"},{"family":"Botsford","given":"Louis W."},{"family":"Teo","given":"Steven LH"}],"issued":{"date-parts":[["2014"]]}}},{"id":94,"uris":["http://zotero.org/users/local/sALjQm7t/items/C4BMZ6YZ"],"uri":["http://zotero.org/users/local/sALjQm7t/items/C4BMZ6YZ"],"itemData":{"id":94,"type":"article-journal","container-title":"Proceedings of the National Academy of Sciences","issue":"6","note":"publisher: National Acad Sciences","page":"1710–1715","source":"Google Scholar","title":"Ocean fronts drive marine fishery production and biogeochemical cycling","volume":"112","author":[{"family":"Woodson","given":"C. Brock"},{"family":"Litvin","given":"Steven Y."}],"issued":{"date-parts":[["2015"]]}}},{"id":97,"uris":["http://zotero.org/users/local/sALjQm7t/items/WSU4YKRV"],"uri":["http://zotero.org/users/local/sALjQm7t/items/WSU4YKRV"],"itemData":{"id":97,"type":"article-journal","container-title":"Marine Ecology Progress Series","page":"271–284","source":"Google Scholar","title":"Marine ecosystem perspectives on Chinook salmon recruitment: a synthesis of empirical and modeling studies from a California upwelling system","title-short":"Marine ecosystem perspectives on Chinook salmon recruitment","volume":"552","author":[{"family":"Wells","given":"Brian K."},{"family":"Santora","given":"Jarrod A."},{"family":"Schroeder","given":"Isaac D."},{"family":"Mantua","given":"Nathan"},{"family":"Sydeman","given":"William J."},{"family":"Huff","given":"David D."},{"family":"Field","given":"John C."}],"issued":{"date-parts":[["2016"]]}}}],"schema":"https://github.com/citation-style-language/schema/raw/master/csl-citation.json"} </w:instrText>
      </w:r>
      <w:r>
        <w:fldChar w:fldCharType="separate"/>
      </w:r>
      <w:r w:rsidRPr="00C2295E">
        <w:t>[3–5]</w:t>
      </w:r>
      <w:r>
        <w:fldChar w:fldCharType="end"/>
      </w:r>
      <w:r w:rsidRPr="00B166D4">
        <w:t>, we focused environmental correlates on marine conditions spanning the winter prior to when fish out-migrated to the fall after outmigration. We obtained these environmental covariate data from a variety of sources</w:t>
      </w:r>
      <w:r>
        <w:t xml:space="preserve"> (</w:t>
      </w:r>
      <w:r w:rsidR="00455D4C">
        <w:fldChar w:fldCharType="begin"/>
      </w:r>
      <w:r w:rsidR="00455D4C">
        <w:instrText xml:space="preserve"> REF _Ref39754441 \h </w:instrText>
      </w:r>
      <w:r w:rsidR="00455D4C">
        <w:fldChar w:fldCharType="separate"/>
      </w:r>
      <w:r w:rsidR="00D27709">
        <w:t xml:space="preserve">Table </w:t>
      </w:r>
      <w:r w:rsidR="00D27709">
        <w:rPr>
          <w:noProof/>
        </w:rPr>
        <w:t>2</w:t>
      </w:r>
      <w:r w:rsidR="00455D4C">
        <w:fldChar w:fldCharType="end"/>
      </w:r>
      <w:r>
        <w:t>)</w:t>
      </w:r>
      <w:r w:rsidRPr="00B166D4">
        <w:t xml:space="preserve">. Variables represent large-scale oceanographic patterns as well as regional physical metrics. While not all variables have a proposed direct mechanistic relationship with salmon survival, salmon survival has been shown to correlate with many of them </w:t>
      </w:r>
      <w:r>
        <w:fldChar w:fldCharType="begin"/>
      </w:r>
      <w:r w:rsidR="009B0FE2">
        <w:instrText xml:space="preserve"> ADDIN ZOTERO_ITEM CSL_CITATION {"citationID":"zujMTWX9","properties":{"formattedCitation":"[19,20]","plainCitation":"[19,20]","noteIndex":0},"citationItems":[{"id":12,"uris":["http://zotero.org/users/local/sALjQm7t/items/LDXHJ3BF"],"uri":["http://zotero.org/users/local/sALjQm7t/items/LDXHJ3BF"],"itemData":{"id":12,"type":"article-journal","container-title":"PloS one","issue":"1","note":"publisher: Public Library of Science","source":"Google Scholar","title":"Multivariate models of adult Pacific salmon returns","volume":"8","author":[{"family":"Burke","given":"Brian J."},{"family":"Peterson","given":"William T."},{"family":"Beckman","given":"Brian R."},{"family":"Morgan","given":"Cheryl"},{"family":"Daly","given":"Elizabeth A."},{"family":"Litz","given":"Marisa"}],"issued":{"date-parts":[["2013"]]}}},{"id":57,"uris":["http://zotero.org/users/local/sALjQm7t/items/KB9TKC8G"],"uri":["http://zotero.org/users/local/sALjQm7t/items/KB9TKC8G"],"itemData":{"id":57,"type":"article-journal","container-title":"Oceanography","issue":"4","note":"publisher: JSTOR","page":"80–89","source":"Google Scholar","title":"Applied fisheries oceanography: Ecosystem indicators of ocean conditions inform fisheries management in the California Current","title-short":"Applied fisheries oceanography","volume":"27","author":[{"family":"Peterson","given":"William T."},{"family":"Fisher","given":"Jennifer L."},{"family":"Peterson","given":"Jay O."},{"family":"Morgan","given":"Cheryl A."},{"family":"Burke","given":"Brian J."},{"family":"Fresh","given":"Kurt L."}],"issued":{"date-parts":[["2014"]]}}}],"schema":"https://github.com/citation-style-language/schema/raw/master/csl-citation.json"} </w:instrText>
      </w:r>
      <w:r>
        <w:fldChar w:fldCharType="separate"/>
      </w:r>
      <w:r w:rsidR="009B0FE2" w:rsidRPr="009B0FE2">
        <w:t>[19,20]</w:t>
      </w:r>
      <w:r>
        <w:fldChar w:fldCharType="end"/>
      </w:r>
      <w:r w:rsidRPr="00B166D4">
        <w:t>.  Furthermore, we binned all environmental data into three-month averages: these seasonal metrics include Dec-Feb (‘win’), Mar-May (‘</w:t>
      </w:r>
      <w:proofErr w:type="spellStart"/>
      <w:r w:rsidRPr="00B166D4">
        <w:t>spr</w:t>
      </w:r>
      <w:proofErr w:type="spellEnd"/>
      <w:r w:rsidRPr="00B166D4">
        <w:t>’), Jun-Aug (‘sum’), and Sep-Nov (‘</w:t>
      </w:r>
      <w:proofErr w:type="spellStart"/>
      <w:r w:rsidRPr="00B166D4">
        <w:t>aut</w:t>
      </w:r>
      <w:proofErr w:type="spellEnd"/>
      <w:r w:rsidRPr="00B166D4">
        <w:t>’). These seasonal bins are identified as suffixes on the environmental data names.  For all variables included in our analyses, we tested each of the four seasons, starting with the winter prior to when salmon enter the ocean.</w:t>
      </w:r>
    </w:p>
    <w:p w14:paraId="433E463F" w14:textId="49212AFF" w:rsidR="00E1020B" w:rsidRPr="00B166D4" w:rsidRDefault="00E1020B" w:rsidP="00E1020B">
      <w:pPr>
        <w:pBdr>
          <w:top w:val="nil"/>
          <w:left w:val="nil"/>
          <w:bottom w:val="nil"/>
          <w:right w:val="nil"/>
          <w:between w:val="nil"/>
        </w:pBdr>
        <w:spacing w:after="200"/>
        <w:rPr>
          <w:ins w:id="215" w:author="Chasco, Brandon Edward" w:date="2020-08-26T11:41:00Z"/>
          <w:color w:val="000000"/>
        </w:rPr>
      </w:pPr>
      <w:ins w:id="216" w:author="Chasco, Brandon Edward" w:date="2020-08-26T11:41:00Z">
        <w:r>
          <w:rPr>
            <w:color w:val="000000"/>
          </w:rPr>
          <w:fldChar w:fldCharType="begin"/>
        </w:r>
        <w:r>
          <w:rPr>
            <w:color w:val="000000"/>
          </w:rPr>
          <w:instrText xml:space="preserve"> REF _Ref39754194 \h </w:instrText>
        </w:r>
      </w:ins>
      <w:r>
        <w:rPr>
          <w:color w:val="000000"/>
        </w:rPr>
      </w:r>
      <w:r w:rsidR="00D602C3">
        <w:rPr>
          <w:color w:val="000000"/>
        </w:rPr>
        <w:instrText xml:space="preserve"> \* MERGEFORMAT </w:instrText>
      </w:r>
      <w:ins w:id="217" w:author="Chasco, Brandon Edward" w:date="2020-08-26T11:41:00Z">
        <w:r>
          <w:rPr>
            <w:color w:val="000000"/>
          </w:rPr>
          <w:fldChar w:fldCharType="separate"/>
        </w:r>
        <w:r>
          <w:t xml:space="preserve">Table </w:t>
        </w:r>
        <w:r>
          <w:rPr>
            <w:noProof/>
          </w:rPr>
          <w:t>2</w:t>
        </w:r>
        <w:r>
          <w:t>.</w:t>
        </w:r>
        <w:r w:rsidRPr="00D602C3">
          <w:rPr>
            <w:rPrChange w:id="218" w:author="Chasco, Brandon Edward" w:date="2020-08-26T15:50:00Z">
              <w:rPr/>
            </w:rPrChange>
          </w:rPr>
          <w:t xml:space="preserve"> </w:t>
        </w:r>
      </w:ins>
      <w:ins w:id="219" w:author="Chasco, Brandon Edward" w:date="2020-08-26T15:50:00Z">
        <w:r w:rsidR="00D602C3" w:rsidRPr="00D602C3">
          <w:rPr>
            <w:b/>
            <w:rPrChange w:id="220" w:author="Chasco, Brandon Edward" w:date="2020-08-26T15:51:00Z">
              <w:rPr/>
            </w:rPrChange>
          </w:rPr>
          <w:t>Description of model covariates.</w:t>
        </w:r>
        <w:r w:rsidR="00D602C3">
          <w:t xml:space="preserve"> </w:t>
        </w:r>
      </w:ins>
      <w:ins w:id="221" w:author="Chasco, Brandon Edward" w:date="2020-08-26T11:41:00Z">
        <w:r w:rsidRPr="00D602C3">
          <w:rPr>
            <w:rPrChange w:id="222" w:author="Chasco, Brandon Edward" w:date="2020-08-26T15:50:00Z">
              <w:rPr/>
            </w:rPrChange>
          </w:rPr>
          <w:t>Description of the environmental variable names, the years of available data, and the website location of the data</w:t>
        </w:r>
        <w:r w:rsidRPr="00532405">
          <w:t>.</w:t>
        </w:r>
        <w:r>
          <w:rPr>
            <w:color w:val="000000"/>
          </w:rPr>
          <w:fldChar w:fldCharType="end"/>
        </w:r>
        <w:r w:rsidDel="00CB353E">
          <w:rPr>
            <w:color w:val="000000"/>
          </w:rPr>
          <w:t xml:space="preserve"> </w:t>
        </w:r>
      </w:ins>
    </w:p>
    <w:tbl>
      <w:tblPr>
        <w:tblStyle w:val="a0"/>
        <w:tblW w:w="9795" w:type="dxa"/>
        <w:tblBorders>
          <w:top w:val="nil"/>
          <w:left w:val="nil"/>
          <w:bottom w:val="nil"/>
          <w:right w:val="nil"/>
          <w:insideH w:val="nil"/>
          <w:insideV w:val="nil"/>
        </w:tblBorders>
        <w:tblLayout w:type="fixed"/>
        <w:tblLook w:val="0600" w:firstRow="0" w:lastRow="0" w:firstColumn="0" w:lastColumn="0" w:noHBand="1" w:noVBand="1"/>
      </w:tblPr>
      <w:tblGrid>
        <w:gridCol w:w="1800"/>
        <w:gridCol w:w="2985"/>
        <w:gridCol w:w="1395"/>
        <w:gridCol w:w="3615"/>
      </w:tblGrid>
      <w:tr w:rsidR="00E1020B" w:rsidRPr="006226B0" w14:paraId="14EA71F1" w14:textId="77777777" w:rsidTr="001C7249">
        <w:trPr>
          <w:trHeight w:val="660"/>
          <w:ins w:id="223" w:author="Chasco, Brandon Edward" w:date="2020-08-26T11:41:00Z"/>
        </w:trPr>
        <w:tc>
          <w:tcPr>
            <w:tcW w:w="1800" w:type="dxa"/>
            <w:tcBorders>
              <w:top w:val="single" w:sz="8" w:space="0" w:color="000000"/>
              <w:left w:val="nil"/>
              <w:bottom w:val="single" w:sz="8" w:space="0" w:color="000000"/>
              <w:right w:val="nil"/>
            </w:tcBorders>
            <w:tcMar>
              <w:top w:w="100" w:type="dxa"/>
              <w:left w:w="100" w:type="dxa"/>
              <w:bottom w:w="100" w:type="dxa"/>
              <w:right w:w="100" w:type="dxa"/>
            </w:tcMar>
          </w:tcPr>
          <w:p w14:paraId="4719ADA3" w14:textId="77777777" w:rsidR="00E1020B" w:rsidRPr="00B166D4" w:rsidRDefault="00E1020B" w:rsidP="001C7249">
            <w:pPr>
              <w:spacing w:after="0" w:line="240" w:lineRule="auto"/>
              <w:ind w:left="100"/>
              <w:rPr>
                <w:ins w:id="224" w:author="Chasco, Brandon Edward" w:date="2020-08-26T11:41:00Z"/>
                <w:b/>
                <w:sz w:val="18"/>
                <w:szCs w:val="18"/>
              </w:rPr>
            </w:pPr>
            <w:ins w:id="225" w:author="Chasco, Brandon Edward" w:date="2020-08-26T11:41:00Z">
              <w:r w:rsidRPr="00B166D4">
                <w:rPr>
                  <w:b/>
                  <w:sz w:val="18"/>
                  <w:szCs w:val="18"/>
                </w:rPr>
                <w:t>Variable</w:t>
              </w:r>
            </w:ins>
          </w:p>
        </w:tc>
        <w:tc>
          <w:tcPr>
            <w:tcW w:w="2985" w:type="dxa"/>
            <w:tcBorders>
              <w:top w:val="single" w:sz="8" w:space="0" w:color="000000"/>
              <w:left w:val="nil"/>
              <w:bottom w:val="single" w:sz="8" w:space="0" w:color="000000"/>
              <w:right w:val="nil"/>
            </w:tcBorders>
            <w:tcMar>
              <w:top w:w="100" w:type="dxa"/>
              <w:left w:w="100" w:type="dxa"/>
              <w:bottom w:w="100" w:type="dxa"/>
              <w:right w:w="100" w:type="dxa"/>
            </w:tcMar>
          </w:tcPr>
          <w:p w14:paraId="3F271C62" w14:textId="77777777" w:rsidR="00E1020B" w:rsidRPr="00B166D4" w:rsidRDefault="00E1020B" w:rsidP="001C7249">
            <w:pPr>
              <w:spacing w:after="0" w:line="240" w:lineRule="auto"/>
              <w:ind w:left="100"/>
              <w:rPr>
                <w:ins w:id="226" w:author="Chasco, Brandon Edward" w:date="2020-08-26T11:41:00Z"/>
                <w:b/>
                <w:sz w:val="18"/>
                <w:szCs w:val="18"/>
              </w:rPr>
            </w:pPr>
            <w:ins w:id="227" w:author="Chasco, Brandon Edward" w:date="2020-08-26T11:41:00Z">
              <w:r w:rsidRPr="00B166D4">
                <w:rPr>
                  <w:b/>
                  <w:sz w:val="18"/>
                  <w:szCs w:val="18"/>
                </w:rPr>
                <w:t>Description</w:t>
              </w:r>
            </w:ins>
          </w:p>
        </w:tc>
        <w:tc>
          <w:tcPr>
            <w:tcW w:w="1395" w:type="dxa"/>
            <w:tcBorders>
              <w:top w:val="single" w:sz="8" w:space="0" w:color="000000"/>
              <w:left w:val="nil"/>
              <w:bottom w:val="single" w:sz="8" w:space="0" w:color="000000"/>
              <w:right w:val="nil"/>
            </w:tcBorders>
            <w:tcMar>
              <w:top w:w="100" w:type="dxa"/>
              <w:left w:w="100" w:type="dxa"/>
              <w:bottom w:w="100" w:type="dxa"/>
              <w:right w:w="100" w:type="dxa"/>
            </w:tcMar>
          </w:tcPr>
          <w:p w14:paraId="5A78B118" w14:textId="77777777" w:rsidR="00E1020B" w:rsidRPr="00B166D4" w:rsidRDefault="00E1020B" w:rsidP="001C7249">
            <w:pPr>
              <w:spacing w:after="0" w:line="240" w:lineRule="auto"/>
              <w:ind w:left="100"/>
              <w:rPr>
                <w:ins w:id="228" w:author="Chasco, Brandon Edward" w:date="2020-08-26T11:41:00Z"/>
                <w:b/>
                <w:sz w:val="18"/>
                <w:szCs w:val="18"/>
              </w:rPr>
            </w:pPr>
            <w:ins w:id="229" w:author="Chasco, Brandon Edward" w:date="2020-08-26T11:41:00Z">
              <w:r w:rsidRPr="00B166D4">
                <w:rPr>
                  <w:b/>
                  <w:sz w:val="18"/>
                  <w:szCs w:val="18"/>
                </w:rPr>
                <w:t>Years Available</w:t>
              </w:r>
            </w:ins>
          </w:p>
        </w:tc>
        <w:tc>
          <w:tcPr>
            <w:tcW w:w="3615" w:type="dxa"/>
            <w:tcBorders>
              <w:top w:val="single" w:sz="8" w:space="0" w:color="000000"/>
              <w:left w:val="nil"/>
              <w:bottom w:val="single" w:sz="8" w:space="0" w:color="000000"/>
              <w:right w:val="nil"/>
            </w:tcBorders>
            <w:tcMar>
              <w:top w:w="100" w:type="dxa"/>
              <w:left w:w="100" w:type="dxa"/>
              <w:bottom w:w="100" w:type="dxa"/>
              <w:right w:w="100" w:type="dxa"/>
            </w:tcMar>
          </w:tcPr>
          <w:p w14:paraId="632EC939" w14:textId="77777777" w:rsidR="00E1020B" w:rsidRPr="00B166D4" w:rsidRDefault="00E1020B" w:rsidP="001C7249">
            <w:pPr>
              <w:spacing w:after="0" w:line="240" w:lineRule="auto"/>
              <w:ind w:left="100"/>
              <w:rPr>
                <w:ins w:id="230" w:author="Chasco, Brandon Edward" w:date="2020-08-26T11:41:00Z"/>
                <w:b/>
                <w:sz w:val="18"/>
                <w:szCs w:val="18"/>
              </w:rPr>
            </w:pPr>
            <w:ins w:id="231" w:author="Chasco, Brandon Edward" w:date="2020-08-26T11:41:00Z">
              <w:r w:rsidRPr="00B166D4">
                <w:rPr>
                  <w:b/>
                  <w:sz w:val="18"/>
                  <w:szCs w:val="18"/>
                </w:rPr>
                <w:t>URL / Source</w:t>
              </w:r>
            </w:ins>
          </w:p>
        </w:tc>
      </w:tr>
      <w:tr w:rsidR="00E1020B" w:rsidRPr="006226B0" w14:paraId="0A831660" w14:textId="77777777" w:rsidTr="001C7249">
        <w:trPr>
          <w:trHeight w:val="800"/>
          <w:ins w:id="232" w:author="Chasco, Brandon Edward" w:date="2020-08-26T11:41:00Z"/>
        </w:trPr>
        <w:tc>
          <w:tcPr>
            <w:tcW w:w="1800" w:type="dxa"/>
            <w:tcBorders>
              <w:top w:val="nil"/>
              <w:left w:val="nil"/>
              <w:bottom w:val="nil"/>
              <w:right w:val="nil"/>
            </w:tcBorders>
            <w:shd w:val="clear" w:color="auto" w:fill="C0C0C0"/>
            <w:tcMar>
              <w:top w:w="100" w:type="dxa"/>
              <w:left w:w="100" w:type="dxa"/>
              <w:bottom w:w="100" w:type="dxa"/>
              <w:right w:w="100" w:type="dxa"/>
            </w:tcMar>
          </w:tcPr>
          <w:p w14:paraId="0121E30D" w14:textId="77777777" w:rsidR="00E1020B" w:rsidRPr="006226B0" w:rsidRDefault="00E1020B" w:rsidP="001C7249">
            <w:pPr>
              <w:spacing w:after="0" w:line="240" w:lineRule="auto"/>
              <w:ind w:left="100"/>
              <w:rPr>
                <w:ins w:id="233" w:author="Chasco, Brandon Edward" w:date="2020-08-26T11:41:00Z"/>
                <w:b/>
                <w:sz w:val="18"/>
                <w:szCs w:val="18"/>
              </w:rPr>
            </w:pPr>
            <w:proofErr w:type="spellStart"/>
            <w:ins w:id="234" w:author="Chasco, Brandon Edward" w:date="2020-08-26T11:41:00Z">
              <w:r w:rsidRPr="006226B0">
                <w:rPr>
                  <w:b/>
                  <w:sz w:val="18"/>
                  <w:szCs w:val="18"/>
                </w:rPr>
                <w:t>CRflow.spr</w:t>
              </w:r>
              <w:proofErr w:type="spellEnd"/>
            </w:ins>
          </w:p>
          <w:p w14:paraId="0C101B8E" w14:textId="77777777" w:rsidR="00E1020B" w:rsidRPr="006226B0" w:rsidRDefault="00E1020B" w:rsidP="001C7249">
            <w:pPr>
              <w:spacing w:after="0" w:line="240" w:lineRule="auto"/>
              <w:ind w:left="100"/>
              <w:rPr>
                <w:ins w:id="235" w:author="Chasco, Brandon Edward" w:date="2020-08-26T11:41:00Z"/>
                <w:b/>
                <w:sz w:val="18"/>
                <w:szCs w:val="18"/>
              </w:rPr>
            </w:pPr>
            <w:proofErr w:type="spellStart"/>
            <w:ins w:id="236" w:author="Chasco, Brandon Edward" w:date="2020-08-26T11:41:00Z">
              <w:r w:rsidRPr="006226B0">
                <w:rPr>
                  <w:b/>
                  <w:sz w:val="18"/>
                  <w:szCs w:val="18"/>
                </w:rPr>
                <w:t>CRflow.sum</w:t>
              </w:r>
              <w:proofErr w:type="spellEnd"/>
            </w:ins>
          </w:p>
        </w:tc>
        <w:tc>
          <w:tcPr>
            <w:tcW w:w="2985" w:type="dxa"/>
            <w:tcBorders>
              <w:top w:val="nil"/>
              <w:left w:val="nil"/>
              <w:bottom w:val="nil"/>
              <w:right w:val="nil"/>
            </w:tcBorders>
            <w:shd w:val="clear" w:color="auto" w:fill="C0C0C0"/>
            <w:tcMar>
              <w:top w:w="100" w:type="dxa"/>
              <w:left w:w="100" w:type="dxa"/>
              <w:bottom w:w="100" w:type="dxa"/>
              <w:right w:w="100" w:type="dxa"/>
            </w:tcMar>
          </w:tcPr>
          <w:p w14:paraId="60FDC20B" w14:textId="77777777" w:rsidR="00E1020B" w:rsidRPr="006226B0" w:rsidRDefault="00E1020B" w:rsidP="001C7249">
            <w:pPr>
              <w:spacing w:after="0" w:line="240" w:lineRule="auto"/>
              <w:ind w:left="100"/>
              <w:rPr>
                <w:ins w:id="237" w:author="Chasco, Brandon Edward" w:date="2020-08-26T11:41:00Z"/>
                <w:sz w:val="18"/>
                <w:szCs w:val="18"/>
              </w:rPr>
            </w:pPr>
            <w:ins w:id="238" w:author="Chasco, Brandon Edward" w:date="2020-08-26T11:41:00Z">
              <w:r w:rsidRPr="006226B0">
                <w:rPr>
                  <w:sz w:val="18"/>
                  <w:szCs w:val="18"/>
                </w:rPr>
                <w:t xml:space="preserve">Seasonal Columbia River flow as measured at The </w:t>
              </w:r>
              <w:proofErr w:type="spellStart"/>
              <w:r w:rsidRPr="006226B0">
                <w:rPr>
                  <w:sz w:val="18"/>
                  <w:szCs w:val="18"/>
                </w:rPr>
                <w:t>Dalles</w:t>
              </w:r>
              <w:proofErr w:type="spellEnd"/>
              <w:r w:rsidRPr="006226B0">
                <w:rPr>
                  <w:sz w:val="18"/>
                  <w:szCs w:val="18"/>
                </w:rPr>
                <w:t xml:space="preserve"> Dam (USGS site 14105700)</w:t>
              </w:r>
            </w:ins>
          </w:p>
        </w:tc>
        <w:tc>
          <w:tcPr>
            <w:tcW w:w="1395" w:type="dxa"/>
            <w:tcBorders>
              <w:top w:val="nil"/>
              <w:left w:val="nil"/>
              <w:bottom w:val="nil"/>
              <w:right w:val="nil"/>
            </w:tcBorders>
            <w:shd w:val="clear" w:color="auto" w:fill="C0C0C0"/>
            <w:tcMar>
              <w:top w:w="100" w:type="dxa"/>
              <w:left w:w="100" w:type="dxa"/>
              <w:bottom w:w="100" w:type="dxa"/>
              <w:right w:w="100" w:type="dxa"/>
            </w:tcMar>
          </w:tcPr>
          <w:p w14:paraId="020A12D4" w14:textId="77777777" w:rsidR="00E1020B" w:rsidRPr="006226B0" w:rsidRDefault="00E1020B" w:rsidP="001C7249">
            <w:pPr>
              <w:spacing w:after="0" w:line="240" w:lineRule="auto"/>
              <w:ind w:left="100"/>
              <w:rPr>
                <w:ins w:id="239" w:author="Chasco, Brandon Edward" w:date="2020-08-26T11:41:00Z"/>
                <w:sz w:val="18"/>
                <w:szCs w:val="18"/>
              </w:rPr>
            </w:pPr>
            <w:ins w:id="240" w:author="Chasco, Brandon Edward" w:date="2020-08-26T11:41:00Z">
              <w:r w:rsidRPr="006226B0">
                <w:rPr>
                  <w:sz w:val="18"/>
                  <w:szCs w:val="18"/>
                </w:rPr>
                <w:t>1978-present</w:t>
              </w:r>
            </w:ins>
          </w:p>
        </w:tc>
        <w:tc>
          <w:tcPr>
            <w:tcW w:w="3615" w:type="dxa"/>
            <w:tcBorders>
              <w:top w:val="nil"/>
              <w:left w:val="nil"/>
              <w:bottom w:val="nil"/>
              <w:right w:val="nil"/>
            </w:tcBorders>
            <w:shd w:val="clear" w:color="auto" w:fill="C0C0C0"/>
            <w:tcMar>
              <w:top w:w="100" w:type="dxa"/>
              <w:left w:w="100" w:type="dxa"/>
              <w:bottom w:w="100" w:type="dxa"/>
              <w:right w:w="100" w:type="dxa"/>
            </w:tcMar>
          </w:tcPr>
          <w:p w14:paraId="5780FD52" w14:textId="77777777" w:rsidR="00E1020B" w:rsidRPr="006226B0" w:rsidRDefault="00E1020B" w:rsidP="001C7249">
            <w:pPr>
              <w:spacing w:after="0" w:line="240" w:lineRule="auto"/>
              <w:ind w:left="100"/>
              <w:rPr>
                <w:ins w:id="241" w:author="Chasco, Brandon Edward" w:date="2020-08-26T11:41:00Z"/>
                <w:sz w:val="18"/>
                <w:szCs w:val="18"/>
              </w:rPr>
            </w:pPr>
            <w:ins w:id="242" w:author="Chasco, Brandon Edward" w:date="2020-08-26T11:41:00Z">
              <w:r w:rsidRPr="006226B0">
                <w:rPr>
                  <w:sz w:val="18"/>
                  <w:szCs w:val="18"/>
                </w:rPr>
                <w:t>http://waterservices.usgs.gov/rest/DV-Service.html</w:t>
              </w:r>
            </w:ins>
          </w:p>
        </w:tc>
      </w:tr>
      <w:tr w:rsidR="00E1020B" w:rsidRPr="006226B0" w14:paraId="49F94E37" w14:textId="77777777" w:rsidTr="001C7249">
        <w:trPr>
          <w:trHeight w:val="860"/>
          <w:ins w:id="243" w:author="Chasco, Brandon Edward" w:date="2020-08-26T11:41:00Z"/>
        </w:trPr>
        <w:tc>
          <w:tcPr>
            <w:tcW w:w="1800" w:type="dxa"/>
            <w:tcBorders>
              <w:top w:val="nil"/>
              <w:left w:val="nil"/>
              <w:bottom w:val="nil"/>
              <w:right w:val="nil"/>
            </w:tcBorders>
            <w:tcMar>
              <w:top w:w="100" w:type="dxa"/>
              <w:left w:w="100" w:type="dxa"/>
              <w:bottom w:w="100" w:type="dxa"/>
              <w:right w:w="100" w:type="dxa"/>
            </w:tcMar>
          </w:tcPr>
          <w:p w14:paraId="61FE1459" w14:textId="77777777" w:rsidR="00E1020B" w:rsidRPr="006226B0" w:rsidRDefault="00E1020B" w:rsidP="001C7249">
            <w:pPr>
              <w:spacing w:after="0" w:line="240" w:lineRule="auto"/>
              <w:ind w:left="100"/>
              <w:rPr>
                <w:ins w:id="244" w:author="Chasco, Brandon Edward" w:date="2020-08-26T11:41:00Z"/>
                <w:b/>
                <w:sz w:val="18"/>
                <w:szCs w:val="18"/>
              </w:rPr>
            </w:pPr>
            <w:proofErr w:type="spellStart"/>
            <w:ins w:id="245" w:author="Chasco, Brandon Edward" w:date="2020-08-26T11:41:00Z">
              <w:r w:rsidRPr="006226B0">
                <w:rPr>
                  <w:b/>
                  <w:sz w:val="18"/>
                  <w:szCs w:val="18"/>
                </w:rPr>
                <w:t>CRtemp.spr</w:t>
              </w:r>
              <w:proofErr w:type="spellEnd"/>
            </w:ins>
          </w:p>
          <w:p w14:paraId="6B5F925D" w14:textId="77777777" w:rsidR="00E1020B" w:rsidRPr="006226B0" w:rsidRDefault="00E1020B" w:rsidP="001C7249">
            <w:pPr>
              <w:spacing w:after="0" w:line="240" w:lineRule="auto"/>
              <w:ind w:left="100"/>
              <w:rPr>
                <w:ins w:id="246" w:author="Chasco, Brandon Edward" w:date="2020-08-26T11:41:00Z"/>
                <w:b/>
                <w:sz w:val="18"/>
                <w:szCs w:val="18"/>
              </w:rPr>
            </w:pPr>
            <w:proofErr w:type="spellStart"/>
            <w:ins w:id="247" w:author="Chasco, Brandon Edward" w:date="2020-08-26T11:41:00Z">
              <w:r w:rsidRPr="006226B0">
                <w:rPr>
                  <w:b/>
                  <w:sz w:val="18"/>
                  <w:szCs w:val="18"/>
                </w:rPr>
                <w:t>CRtemp.sum</w:t>
              </w:r>
              <w:proofErr w:type="spellEnd"/>
            </w:ins>
          </w:p>
        </w:tc>
        <w:tc>
          <w:tcPr>
            <w:tcW w:w="2985" w:type="dxa"/>
            <w:tcBorders>
              <w:top w:val="nil"/>
              <w:left w:val="nil"/>
              <w:bottom w:val="nil"/>
              <w:right w:val="nil"/>
            </w:tcBorders>
            <w:tcMar>
              <w:top w:w="100" w:type="dxa"/>
              <w:left w:w="100" w:type="dxa"/>
              <w:bottom w:w="100" w:type="dxa"/>
              <w:right w:w="100" w:type="dxa"/>
            </w:tcMar>
          </w:tcPr>
          <w:p w14:paraId="4C7EF98A" w14:textId="77777777" w:rsidR="00E1020B" w:rsidRPr="006226B0" w:rsidRDefault="00E1020B" w:rsidP="001C7249">
            <w:pPr>
              <w:spacing w:after="0" w:line="240" w:lineRule="auto"/>
              <w:ind w:left="100"/>
              <w:rPr>
                <w:ins w:id="248" w:author="Chasco, Brandon Edward" w:date="2020-08-26T11:41:00Z"/>
                <w:sz w:val="18"/>
                <w:szCs w:val="18"/>
              </w:rPr>
            </w:pPr>
            <w:ins w:id="249" w:author="Chasco, Brandon Edward" w:date="2020-08-26T11:41:00Z">
              <w:r w:rsidRPr="006226B0">
                <w:rPr>
                  <w:sz w:val="18"/>
                  <w:szCs w:val="18"/>
                </w:rPr>
                <w:t xml:space="preserve">Seasonal Columbia River temperatures at The </w:t>
              </w:r>
              <w:proofErr w:type="spellStart"/>
              <w:r w:rsidRPr="006226B0">
                <w:rPr>
                  <w:sz w:val="18"/>
                  <w:szCs w:val="18"/>
                </w:rPr>
                <w:t>Dalles</w:t>
              </w:r>
              <w:proofErr w:type="spellEnd"/>
              <w:r w:rsidRPr="006226B0">
                <w:rPr>
                  <w:sz w:val="18"/>
                  <w:szCs w:val="18"/>
                </w:rPr>
                <w:t xml:space="preserve"> Dam (USGS site 14105700)</w:t>
              </w:r>
            </w:ins>
          </w:p>
        </w:tc>
        <w:tc>
          <w:tcPr>
            <w:tcW w:w="1395" w:type="dxa"/>
            <w:tcBorders>
              <w:top w:val="nil"/>
              <w:left w:val="nil"/>
              <w:bottom w:val="nil"/>
              <w:right w:val="nil"/>
            </w:tcBorders>
            <w:tcMar>
              <w:top w:w="100" w:type="dxa"/>
              <w:left w:w="100" w:type="dxa"/>
              <w:bottom w:w="100" w:type="dxa"/>
              <w:right w:w="100" w:type="dxa"/>
            </w:tcMar>
          </w:tcPr>
          <w:p w14:paraId="3E37F16F" w14:textId="77777777" w:rsidR="00E1020B" w:rsidRPr="006226B0" w:rsidRDefault="00E1020B" w:rsidP="001C7249">
            <w:pPr>
              <w:spacing w:after="0" w:line="240" w:lineRule="auto"/>
              <w:ind w:left="100"/>
              <w:rPr>
                <w:ins w:id="250" w:author="Chasco, Brandon Edward" w:date="2020-08-26T11:41:00Z"/>
                <w:sz w:val="18"/>
                <w:szCs w:val="18"/>
              </w:rPr>
            </w:pPr>
            <w:ins w:id="251" w:author="Chasco, Brandon Edward" w:date="2020-08-26T11:41:00Z">
              <w:r w:rsidRPr="006226B0">
                <w:rPr>
                  <w:sz w:val="18"/>
                  <w:szCs w:val="18"/>
                </w:rPr>
                <w:t>1997-present</w:t>
              </w:r>
            </w:ins>
          </w:p>
        </w:tc>
        <w:tc>
          <w:tcPr>
            <w:tcW w:w="3615" w:type="dxa"/>
            <w:tcBorders>
              <w:top w:val="nil"/>
              <w:left w:val="nil"/>
              <w:bottom w:val="nil"/>
              <w:right w:val="nil"/>
            </w:tcBorders>
            <w:tcMar>
              <w:top w:w="100" w:type="dxa"/>
              <w:left w:w="100" w:type="dxa"/>
              <w:bottom w:w="100" w:type="dxa"/>
              <w:right w:w="100" w:type="dxa"/>
            </w:tcMar>
          </w:tcPr>
          <w:p w14:paraId="0336020D" w14:textId="77777777" w:rsidR="00E1020B" w:rsidRPr="006226B0" w:rsidRDefault="00E1020B" w:rsidP="001C7249">
            <w:pPr>
              <w:spacing w:after="0" w:line="240" w:lineRule="auto"/>
              <w:ind w:left="100"/>
              <w:rPr>
                <w:ins w:id="252" w:author="Chasco, Brandon Edward" w:date="2020-08-26T11:41:00Z"/>
                <w:sz w:val="18"/>
                <w:szCs w:val="18"/>
              </w:rPr>
            </w:pPr>
            <w:ins w:id="253" w:author="Chasco, Brandon Edward" w:date="2020-08-26T11:41:00Z">
              <w:r w:rsidRPr="006226B0">
                <w:rPr>
                  <w:sz w:val="18"/>
                  <w:szCs w:val="18"/>
                </w:rPr>
                <w:t>http://waterservices.usgs.gov/rest/DV-Service.html</w:t>
              </w:r>
            </w:ins>
          </w:p>
        </w:tc>
      </w:tr>
      <w:tr w:rsidR="00E1020B" w:rsidRPr="006226B0" w14:paraId="3E914C70" w14:textId="77777777" w:rsidTr="001C7249">
        <w:trPr>
          <w:trHeight w:val="1060"/>
          <w:ins w:id="254" w:author="Chasco, Brandon Edward" w:date="2020-08-26T11:41:00Z"/>
        </w:trPr>
        <w:tc>
          <w:tcPr>
            <w:tcW w:w="1800" w:type="dxa"/>
            <w:tcBorders>
              <w:top w:val="nil"/>
              <w:left w:val="nil"/>
              <w:bottom w:val="nil"/>
              <w:right w:val="nil"/>
            </w:tcBorders>
            <w:shd w:val="clear" w:color="auto" w:fill="C0C0C0"/>
            <w:tcMar>
              <w:top w:w="100" w:type="dxa"/>
              <w:left w:w="100" w:type="dxa"/>
              <w:bottom w:w="100" w:type="dxa"/>
              <w:right w:w="100" w:type="dxa"/>
            </w:tcMar>
          </w:tcPr>
          <w:p w14:paraId="7C3A753D" w14:textId="77777777" w:rsidR="00E1020B" w:rsidRPr="006226B0" w:rsidRDefault="00E1020B" w:rsidP="001C7249">
            <w:pPr>
              <w:spacing w:after="0" w:line="240" w:lineRule="auto"/>
              <w:ind w:left="100"/>
              <w:rPr>
                <w:ins w:id="255" w:author="Chasco, Brandon Edward" w:date="2020-08-26T11:41:00Z"/>
                <w:b/>
                <w:sz w:val="18"/>
                <w:szCs w:val="18"/>
              </w:rPr>
            </w:pPr>
            <w:proofErr w:type="spellStart"/>
            <w:ins w:id="256" w:author="Chasco, Brandon Edward" w:date="2020-08-26T11:41:00Z">
              <w:r w:rsidRPr="006226B0">
                <w:rPr>
                  <w:b/>
                  <w:sz w:val="18"/>
                  <w:szCs w:val="18"/>
                </w:rPr>
                <w:lastRenderedPageBreak/>
                <w:t>cui.win</w:t>
              </w:r>
              <w:proofErr w:type="spellEnd"/>
            </w:ins>
          </w:p>
          <w:p w14:paraId="69B08D29" w14:textId="77777777" w:rsidR="00E1020B" w:rsidRPr="006226B0" w:rsidRDefault="00E1020B" w:rsidP="001C7249">
            <w:pPr>
              <w:spacing w:after="0" w:line="240" w:lineRule="auto"/>
              <w:ind w:left="100"/>
              <w:rPr>
                <w:ins w:id="257" w:author="Chasco, Brandon Edward" w:date="2020-08-26T11:41:00Z"/>
                <w:b/>
                <w:sz w:val="18"/>
                <w:szCs w:val="18"/>
              </w:rPr>
            </w:pPr>
            <w:proofErr w:type="spellStart"/>
            <w:ins w:id="258" w:author="Chasco, Brandon Edward" w:date="2020-08-26T11:41:00Z">
              <w:r w:rsidRPr="006226B0">
                <w:rPr>
                  <w:b/>
                  <w:sz w:val="18"/>
                  <w:szCs w:val="18"/>
                </w:rPr>
                <w:t>cui.spr</w:t>
              </w:r>
              <w:proofErr w:type="spellEnd"/>
            </w:ins>
          </w:p>
          <w:p w14:paraId="35243C3B" w14:textId="77777777" w:rsidR="00E1020B" w:rsidRPr="006226B0" w:rsidRDefault="00E1020B" w:rsidP="001C7249">
            <w:pPr>
              <w:spacing w:after="0" w:line="240" w:lineRule="auto"/>
              <w:ind w:left="100"/>
              <w:rPr>
                <w:ins w:id="259" w:author="Chasco, Brandon Edward" w:date="2020-08-26T11:41:00Z"/>
                <w:b/>
                <w:sz w:val="18"/>
                <w:szCs w:val="18"/>
              </w:rPr>
            </w:pPr>
            <w:proofErr w:type="spellStart"/>
            <w:ins w:id="260" w:author="Chasco, Brandon Edward" w:date="2020-08-26T11:41:00Z">
              <w:r w:rsidRPr="006226B0">
                <w:rPr>
                  <w:b/>
                  <w:sz w:val="18"/>
                  <w:szCs w:val="18"/>
                </w:rPr>
                <w:t>cui.sum</w:t>
              </w:r>
              <w:proofErr w:type="spellEnd"/>
            </w:ins>
          </w:p>
          <w:p w14:paraId="4A277135" w14:textId="77777777" w:rsidR="00E1020B" w:rsidRPr="006226B0" w:rsidRDefault="00E1020B" w:rsidP="001C7249">
            <w:pPr>
              <w:spacing w:after="0" w:line="240" w:lineRule="auto"/>
              <w:ind w:left="100"/>
              <w:rPr>
                <w:ins w:id="261" w:author="Chasco, Brandon Edward" w:date="2020-08-26T11:41:00Z"/>
                <w:b/>
                <w:sz w:val="18"/>
                <w:szCs w:val="18"/>
              </w:rPr>
            </w:pPr>
            <w:proofErr w:type="spellStart"/>
            <w:ins w:id="262" w:author="Chasco, Brandon Edward" w:date="2020-08-26T11:41:00Z">
              <w:r w:rsidRPr="006226B0">
                <w:rPr>
                  <w:b/>
                  <w:sz w:val="18"/>
                  <w:szCs w:val="18"/>
                </w:rPr>
                <w:t>cui.aut</w:t>
              </w:r>
              <w:proofErr w:type="spellEnd"/>
            </w:ins>
          </w:p>
        </w:tc>
        <w:tc>
          <w:tcPr>
            <w:tcW w:w="2985" w:type="dxa"/>
            <w:tcBorders>
              <w:top w:val="nil"/>
              <w:left w:val="nil"/>
              <w:bottom w:val="nil"/>
              <w:right w:val="nil"/>
            </w:tcBorders>
            <w:shd w:val="clear" w:color="auto" w:fill="C0C0C0"/>
            <w:tcMar>
              <w:top w:w="100" w:type="dxa"/>
              <w:left w:w="100" w:type="dxa"/>
              <w:bottom w:w="100" w:type="dxa"/>
              <w:right w:w="100" w:type="dxa"/>
            </w:tcMar>
          </w:tcPr>
          <w:p w14:paraId="662EECEC" w14:textId="77777777" w:rsidR="00E1020B" w:rsidRPr="006226B0" w:rsidRDefault="00E1020B" w:rsidP="001C7249">
            <w:pPr>
              <w:spacing w:after="0" w:line="240" w:lineRule="auto"/>
              <w:ind w:left="100"/>
              <w:rPr>
                <w:ins w:id="263" w:author="Chasco, Brandon Edward" w:date="2020-08-26T11:41:00Z"/>
                <w:sz w:val="18"/>
                <w:szCs w:val="18"/>
              </w:rPr>
            </w:pPr>
            <w:ins w:id="264" w:author="Chasco, Brandon Edward" w:date="2020-08-26T11:41:00Z">
              <w:r w:rsidRPr="006226B0">
                <w:rPr>
                  <w:sz w:val="18"/>
                  <w:szCs w:val="18"/>
                </w:rPr>
                <w:t>Seasonal coastal upwelling index</w:t>
              </w:r>
            </w:ins>
          </w:p>
        </w:tc>
        <w:tc>
          <w:tcPr>
            <w:tcW w:w="1395" w:type="dxa"/>
            <w:tcBorders>
              <w:top w:val="nil"/>
              <w:left w:val="nil"/>
              <w:bottom w:val="nil"/>
              <w:right w:val="nil"/>
            </w:tcBorders>
            <w:shd w:val="clear" w:color="auto" w:fill="C0C0C0"/>
            <w:tcMar>
              <w:top w:w="100" w:type="dxa"/>
              <w:left w:w="100" w:type="dxa"/>
              <w:bottom w:w="100" w:type="dxa"/>
              <w:right w:w="100" w:type="dxa"/>
            </w:tcMar>
          </w:tcPr>
          <w:p w14:paraId="3143FE70" w14:textId="77777777" w:rsidR="00E1020B" w:rsidRPr="006226B0" w:rsidRDefault="00E1020B" w:rsidP="001C7249">
            <w:pPr>
              <w:spacing w:after="0" w:line="240" w:lineRule="auto"/>
              <w:ind w:left="100"/>
              <w:rPr>
                <w:ins w:id="265" w:author="Chasco, Brandon Edward" w:date="2020-08-26T11:41:00Z"/>
                <w:sz w:val="18"/>
                <w:szCs w:val="18"/>
              </w:rPr>
            </w:pPr>
            <w:ins w:id="266" w:author="Chasco, Brandon Edward" w:date="2020-08-26T11:41:00Z">
              <w:r w:rsidRPr="006226B0">
                <w:rPr>
                  <w:sz w:val="18"/>
                  <w:szCs w:val="18"/>
                </w:rPr>
                <w:t>1946-present</w:t>
              </w:r>
            </w:ins>
          </w:p>
        </w:tc>
        <w:tc>
          <w:tcPr>
            <w:tcW w:w="3615" w:type="dxa"/>
            <w:tcBorders>
              <w:top w:val="nil"/>
              <w:left w:val="nil"/>
              <w:bottom w:val="nil"/>
              <w:right w:val="nil"/>
            </w:tcBorders>
            <w:shd w:val="clear" w:color="auto" w:fill="C0C0C0"/>
            <w:tcMar>
              <w:top w:w="100" w:type="dxa"/>
              <w:left w:w="100" w:type="dxa"/>
              <w:bottom w:w="100" w:type="dxa"/>
              <w:right w:w="100" w:type="dxa"/>
            </w:tcMar>
          </w:tcPr>
          <w:p w14:paraId="1884ED53" w14:textId="77777777" w:rsidR="00E1020B" w:rsidRPr="006226B0" w:rsidRDefault="00E1020B" w:rsidP="001C7249">
            <w:pPr>
              <w:spacing w:after="0" w:line="240" w:lineRule="auto"/>
              <w:ind w:left="100"/>
              <w:rPr>
                <w:ins w:id="267" w:author="Chasco, Brandon Edward" w:date="2020-08-26T11:41:00Z"/>
                <w:sz w:val="18"/>
                <w:szCs w:val="18"/>
              </w:rPr>
            </w:pPr>
            <w:ins w:id="268" w:author="Chasco, Brandon Edward" w:date="2020-08-26T11:41:00Z">
              <w:r w:rsidRPr="006226B0">
                <w:rPr>
                  <w:sz w:val="18"/>
                  <w:szCs w:val="18"/>
                </w:rPr>
                <w:t>http://www.pfeg.noaa.gov/products/PFELData/upwell/monthly/upanoms.mon</w:t>
              </w:r>
            </w:ins>
          </w:p>
        </w:tc>
      </w:tr>
      <w:tr w:rsidR="00E1020B" w:rsidRPr="006226B0" w14:paraId="00B4FC65" w14:textId="77777777" w:rsidTr="001C7249">
        <w:trPr>
          <w:trHeight w:val="1060"/>
          <w:ins w:id="269" w:author="Chasco, Brandon Edward" w:date="2020-08-26T11:41:00Z"/>
        </w:trPr>
        <w:tc>
          <w:tcPr>
            <w:tcW w:w="1800" w:type="dxa"/>
            <w:tcBorders>
              <w:top w:val="nil"/>
              <w:left w:val="nil"/>
              <w:bottom w:val="nil"/>
              <w:right w:val="nil"/>
            </w:tcBorders>
            <w:tcMar>
              <w:top w:w="100" w:type="dxa"/>
              <w:left w:w="100" w:type="dxa"/>
              <w:bottom w:w="100" w:type="dxa"/>
              <w:right w:w="100" w:type="dxa"/>
            </w:tcMar>
          </w:tcPr>
          <w:p w14:paraId="672E42DF" w14:textId="77777777" w:rsidR="00E1020B" w:rsidRPr="006226B0" w:rsidRDefault="00E1020B" w:rsidP="001C7249">
            <w:pPr>
              <w:spacing w:after="0" w:line="240" w:lineRule="auto"/>
              <w:ind w:left="100"/>
              <w:rPr>
                <w:ins w:id="270" w:author="Chasco, Brandon Edward" w:date="2020-08-26T11:41:00Z"/>
                <w:b/>
                <w:sz w:val="18"/>
                <w:szCs w:val="18"/>
              </w:rPr>
            </w:pPr>
            <w:proofErr w:type="spellStart"/>
            <w:ins w:id="271" w:author="Chasco, Brandon Edward" w:date="2020-08-26T11:41:00Z">
              <w:r w:rsidRPr="006226B0">
                <w:rPr>
                  <w:b/>
                  <w:sz w:val="18"/>
                  <w:szCs w:val="18"/>
                </w:rPr>
                <w:t>mei.win</w:t>
              </w:r>
              <w:proofErr w:type="spellEnd"/>
            </w:ins>
          </w:p>
          <w:p w14:paraId="74C84B36" w14:textId="77777777" w:rsidR="00E1020B" w:rsidRPr="006226B0" w:rsidRDefault="00E1020B" w:rsidP="001C7249">
            <w:pPr>
              <w:spacing w:after="0" w:line="240" w:lineRule="auto"/>
              <w:ind w:left="100"/>
              <w:rPr>
                <w:ins w:id="272" w:author="Chasco, Brandon Edward" w:date="2020-08-26T11:41:00Z"/>
                <w:b/>
                <w:sz w:val="18"/>
                <w:szCs w:val="18"/>
              </w:rPr>
            </w:pPr>
            <w:proofErr w:type="spellStart"/>
            <w:ins w:id="273" w:author="Chasco, Brandon Edward" w:date="2020-08-26T11:41:00Z">
              <w:r w:rsidRPr="006226B0">
                <w:rPr>
                  <w:b/>
                  <w:sz w:val="18"/>
                  <w:szCs w:val="18"/>
                </w:rPr>
                <w:t>mei.spr</w:t>
              </w:r>
              <w:proofErr w:type="spellEnd"/>
            </w:ins>
          </w:p>
          <w:p w14:paraId="42FA4D87" w14:textId="77777777" w:rsidR="00E1020B" w:rsidRPr="006226B0" w:rsidRDefault="00E1020B" w:rsidP="001C7249">
            <w:pPr>
              <w:spacing w:after="0" w:line="240" w:lineRule="auto"/>
              <w:ind w:left="100"/>
              <w:rPr>
                <w:ins w:id="274" w:author="Chasco, Brandon Edward" w:date="2020-08-26T11:41:00Z"/>
                <w:b/>
                <w:sz w:val="18"/>
                <w:szCs w:val="18"/>
              </w:rPr>
            </w:pPr>
            <w:proofErr w:type="spellStart"/>
            <w:ins w:id="275" w:author="Chasco, Brandon Edward" w:date="2020-08-26T11:41:00Z">
              <w:r w:rsidRPr="006226B0">
                <w:rPr>
                  <w:b/>
                  <w:sz w:val="18"/>
                  <w:szCs w:val="18"/>
                </w:rPr>
                <w:t>mei.sum</w:t>
              </w:r>
              <w:proofErr w:type="spellEnd"/>
            </w:ins>
          </w:p>
          <w:p w14:paraId="177D1813" w14:textId="77777777" w:rsidR="00E1020B" w:rsidRPr="006226B0" w:rsidRDefault="00E1020B" w:rsidP="001C7249">
            <w:pPr>
              <w:spacing w:after="0" w:line="240" w:lineRule="auto"/>
              <w:ind w:left="100"/>
              <w:rPr>
                <w:ins w:id="276" w:author="Chasco, Brandon Edward" w:date="2020-08-26T11:41:00Z"/>
                <w:b/>
                <w:sz w:val="18"/>
                <w:szCs w:val="18"/>
              </w:rPr>
            </w:pPr>
            <w:proofErr w:type="spellStart"/>
            <w:ins w:id="277" w:author="Chasco, Brandon Edward" w:date="2020-08-26T11:41:00Z">
              <w:r w:rsidRPr="006226B0">
                <w:rPr>
                  <w:b/>
                  <w:sz w:val="18"/>
                  <w:szCs w:val="18"/>
                </w:rPr>
                <w:t>mei.aut</w:t>
              </w:r>
              <w:proofErr w:type="spellEnd"/>
            </w:ins>
          </w:p>
        </w:tc>
        <w:tc>
          <w:tcPr>
            <w:tcW w:w="2985" w:type="dxa"/>
            <w:tcBorders>
              <w:top w:val="nil"/>
              <w:left w:val="nil"/>
              <w:bottom w:val="nil"/>
              <w:right w:val="nil"/>
            </w:tcBorders>
            <w:tcMar>
              <w:top w:w="100" w:type="dxa"/>
              <w:left w:w="100" w:type="dxa"/>
              <w:bottom w:w="100" w:type="dxa"/>
              <w:right w:w="100" w:type="dxa"/>
            </w:tcMar>
          </w:tcPr>
          <w:p w14:paraId="35115730" w14:textId="77777777" w:rsidR="00E1020B" w:rsidRPr="006226B0" w:rsidRDefault="00E1020B" w:rsidP="001C7249">
            <w:pPr>
              <w:spacing w:after="0" w:line="240" w:lineRule="auto"/>
              <w:ind w:left="100"/>
              <w:rPr>
                <w:ins w:id="278" w:author="Chasco, Brandon Edward" w:date="2020-08-26T11:41:00Z"/>
                <w:sz w:val="18"/>
                <w:szCs w:val="18"/>
              </w:rPr>
            </w:pPr>
            <w:ins w:id="279" w:author="Chasco, Brandon Edward" w:date="2020-08-26T11:41:00Z">
              <w:r w:rsidRPr="006226B0">
                <w:rPr>
                  <w:sz w:val="18"/>
                  <w:szCs w:val="18"/>
                </w:rPr>
                <w:t>Seasonal Multivariate ENSO Index</w:t>
              </w:r>
            </w:ins>
          </w:p>
        </w:tc>
        <w:tc>
          <w:tcPr>
            <w:tcW w:w="1395" w:type="dxa"/>
            <w:tcBorders>
              <w:top w:val="nil"/>
              <w:left w:val="nil"/>
              <w:bottom w:val="nil"/>
              <w:right w:val="nil"/>
            </w:tcBorders>
            <w:tcMar>
              <w:top w:w="100" w:type="dxa"/>
              <w:left w:w="100" w:type="dxa"/>
              <w:bottom w:w="100" w:type="dxa"/>
              <w:right w:w="100" w:type="dxa"/>
            </w:tcMar>
          </w:tcPr>
          <w:p w14:paraId="754A8E72" w14:textId="77777777" w:rsidR="00E1020B" w:rsidRPr="006226B0" w:rsidRDefault="00E1020B" w:rsidP="001C7249">
            <w:pPr>
              <w:spacing w:after="0" w:line="240" w:lineRule="auto"/>
              <w:ind w:left="100"/>
              <w:rPr>
                <w:ins w:id="280" w:author="Chasco, Brandon Edward" w:date="2020-08-26T11:41:00Z"/>
                <w:sz w:val="18"/>
                <w:szCs w:val="18"/>
              </w:rPr>
            </w:pPr>
            <w:ins w:id="281" w:author="Chasco, Brandon Edward" w:date="2020-08-26T11:41:00Z">
              <w:r w:rsidRPr="006226B0">
                <w:rPr>
                  <w:sz w:val="18"/>
                  <w:szCs w:val="18"/>
                </w:rPr>
                <w:t>1950-present</w:t>
              </w:r>
            </w:ins>
          </w:p>
        </w:tc>
        <w:tc>
          <w:tcPr>
            <w:tcW w:w="3615" w:type="dxa"/>
            <w:tcBorders>
              <w:top w:val="nil"/>
              <w:left w:val="nil"/>
              <w:bottom w:val="nil"/>
              <w:right w:val="nil"/>
            </w:tcBorders>
            <w:tcMar>
              <w:top w:w="100" w:type="dxa"/>
              <w:left w:w="100" w:type="dxa"/>
              <w:bottom w:w="100" w:type="dxa"/>
              <w:right w:w="100" w:type="dxa"/>
            </w:tcMar>
          </w:tcPr>
          <w:p w14:paraId="4847AC97" w14:textId="77777777" w:rsidR="00E1020B" w:rsidRPr="006226B0" w:rsidRDefault="00E1020B" w:rsidP="001C7249">
            <w:pPr>
              <w:spacing w:after="0" w:line="240" w:lineRule="auto"/>
              <w:ind w:left="100"/>
              <w:rPr>
                <w:ins w:id="282" w:author="Chasco, Brandon Edward" w:date="2020-08-26T11:41:00Z"/>
                <w:sz w:val="18"/>
                <w:szCs w:val="18"/>
              </w:rPr>
            </w:pPr>
            <w:ins w:id="283" w:author="Chasco, Brandon Edward" w:date="2020-08-26T11:41:00Z">
              <w:r w:rsidRPr="006226B0">
                <w:rPr>
                  <w:sz w:val="18"/>
                  <w:szCs w:val="18"/>
                </w:rPr>
                <w:t>https://www.esrl.noaa.gov/psd/enso/mei/</w:t>
              </w:r>
            </w:ins>
          </w:p>
        </w:tc>
      </w:tr>
      <w:tr w:rsidR="00E1020B" w:rsidRPr="006226B0" w14:paraId="62944FB0" w14:textId="77777777" w:rsidTr="001C7249">
        <w:trPr>
          <w:trHeight w:val="1120"/>
          <w:ins w:id="284" w:author="Chasco, Brandon Edward" w:date="2020-08-26T11:41:00Z"/>
        </w:trPr>
        <w:tc>
          <w:tcPr>
            <w:tcW w:w="1800" w:type="dxa"/>
            <w:tcBorders>
              <w:top w:val="nil"/>
              <w:left w:val="nil"/>
              <w:bottom w:val="nil"/>
              <w:right w:val="nil"/>
            </w:tcBorders>
            <w:shd w:val="clear" w:color="auto" w:fill="C0C0C0"/>
            <w:tcMar>
              <w:top w:w="100" w:type="dxa"/>
              <w:left w:w="100" w:type="dxa"/>
              <w:bottom w:w="100" w:type="dxa"/>
              <w:right w:w="100" w:type="dxa"/>
            </w:tcMar>
          </w:tcPr>
          <w:p w14:paraId="3A435282" w14:textId="77777777" w:rsidR="00E1020B" w:rsidRPr="006226B0" w:rsidRDefault="00E1020B" w:rsidP="001C7249">
            <w:pPr>
              <w:spacing w:after="0" w:line="240" w:lineRule="auto"/>
              <w:ind w:left="100"/>
              <w:rPr>
                <w:ins w:id="285" w:author="Chasco, Brandon Edward" w:date="2020-08-26T11:41:00Z"/>
                <w:b/>
                <w:sz w:val="18"/>
                <w:szCs w:val="18"/>
              </w:rPr>
            </w:pPr>
            <w:proofErr w:type="spellStart"/>
            <w:ins w:id="286" w:author="Chasco, Brandon Edward" w:date="2020-08-26T11:41:00Z">
              <w:r w:rsidRPr="006226B0">
                <w:rPr>
                  <w:b/>
                  <w:sz w:val="18"/>
                  <w:szCs w:val="18"/>
                </w:rPr>
                <w:t>npgo.win</w:t>
              </w:r>
              <w:proofErr w:type="spellEnd"/>
            </w:ins>
          </w:p>
          <w:p w14:paraId="43C11853" w14:textId="77777777" w:rsidR="00E1020B" w:rsidRPr="006226B0" w:rsidRDefault="00E1020B" w:rsidP="001C7249">
            <w:pPr>
              <w:spacing w:after="0" w:line="240" w:lineRule="auto"/>
              <w:ind w:left="100"/>
              <w:rPr>
                <w:ins w:id="287" w:author="Chasco, Brandon Edward" w:date="2020-08-26T11:41:00Z"/>
                <w:b/>
                <w:sz w:val="18"/>
                <w:szCs w:val="18"/>
              </w:rPr>
            </w:pPr>
            <w:proofErr w:type="spellStart"/>
            <w:ins w:id="288" w:author="Chasco, Brandon Edward" w:date="2020-08-26T11:41:00Z">
              <w:r w:rsidRPr="006226B0">
                <w:rPr>
                  <w:b/>
                  <w:sz w:val="18"/>
                  <w:szCs w:val="18"/>
                </w:rPr>
                <w:t>npgo.spr</w:t>
              </w:r>
              <w:proofErr w:type="spellEnd"/>
            </w:ins>
          </w:p>
          <w:p w14:paraId="61CEF7F3" w14:textId="77777777" w:rsidR="00E1020B" w:rsidRPr="006226B0" w:rsidRDefault="00E1020B" w:rsidP="001C7249">
            <w:pPr>
              <w:spacing w:after="0" w:line="240" w:lineRule="auto"/>
              <w:ind w:left="100"/>
              <w:rPr>
                <w:ins w:id="289" w:author="Chasco, Brandon Edward" w:date="2020-08-26T11:41:00Z"/>
                <w:b/>
                <w:sz w:val="18"/>
                <w:szCs w:val="18"/>
              </w:rPr>
            </w:pPr>
            <w:proofErr w:type="spellStart"/>
            <w:ins w:id="290" w:author="Chasco, Brandon Edward" w:date="2020-08-26T11:41:00Z">
              <w:r w:rsidRPr="006226B0">
                <w:rPr>
                  <w:b/>
                  <w:sz w:val="18"/>
                  <w:szCs w:val="18"/>
                </w:rPr>
                <w:t>npgo.sum</w:t>
              </w:r>
              <w:proofErr w:type="spellEnd"/>
            </w:ins>
          </w:p>
          <w:p w14:paraId="5C0B1046" w14:textId="77777777" w:rsidR="00E1020B" w:rsidRPr="006226B0" w:rsidRDefault="00E1020B" w:rsidP="001C7249">
            <w:pPr>
              <w:spacing w:after="0" w:line="240" w:lineRule="auto"/>
              <w:ind w:left="100"/>
              <w:rPr>
                <w:ins w:id="291" w:author="Chasco, Brandon Edward" w:date="2020-08-26T11:41:00Z"/>
                <w:b/>
                <w:sz w:val="18"/>
                <w:szCs w:val="18"/>
              </w:rPr>
            </w:pPr>
            <w:proofErr w:type="spellStart"/>
            <w:ins w:id="292" w:author="Chasco, Brandon Edward" w:date="2020-08-26T11:41:00Z">
              <w:r w:rsidRPr="006226B0">
                <w:rPr>
                  <w:b/>
                  <w:sz w:val="18"/>
                  <w:szCs w:val="18"/>
                </w:rPr>
                <w:t>npgo.aut</w:t>
              </w:r>
              <w:proofErr w:type="spellEnd"/>
            </w:ins>
          </w:p>
        </w:tc>
        <w:tc>
          <w:tcPr>
            <w:tcW w:w="2985" w:type="dxa"/>
            <w:tcBorders>
              <w:top w:val="nil"/>
              <w:left w:val="nil"/>
              <w:bottom w:val="nil"/>
              <w:right w:val="nil"/>
            </w:tcBorders>
            <w:shd w:val="clear" w:color="auto" w:fill="C0C0C0"/>
            <w:tcMar>
              <w:top w:w="100" w:type="dxa"/>
              <w:left w:w="100" w:type="dxa"/>
              <w:bottom w:w="100" w:type="dxa"/>
              <w:right w:w="100" w:type="dxa"/>
            </w:tcMar>
          </w:tcPr>
          <w:p w14:paraId="2F7C35F5" w14:textId="77777777" w:rsidR="00E1020B" w:rsidRPr="006226B0" w:rsidRDefault="00E1020B" w:rsidP="001C7249">
            <w:pPr>
              <w:spacing w:after="0" w:line="240" w:lineRule="auto"/>
              <w:ind w:left="100"/>
              <w:rPr>
                <w:ins w:id="293" w:author="Chasco, Brandon Edward" w:date="2020-08-26T11:41:00Z"/>
                <w:sz w:val="18"/>
                <w:szCs w:val="18"/>
              </w:rPr>
            </w:pPr>
            <w:ins w:id="294" w:author="Chasco, Brandon Edward" w:date="2020-08-26T11:41:00Z">
              <w:r w:rsidRPr="006226B0">
                <w:rPr>
                  <w:sz w:val="18"/>
                  <w:szCs w:val="18"/>
                </w:rPr>
                <w:t>Seasonal North Pacific Gyre Oscillation</w:t>
              </w:r>
            </w:ins>
          </w:p>
        </w:tc>
        <w:tc>
          <w:tcPr>
            <w:tcW w:w="1395" w:type="dxa"/>
            <w:tcBorders>
              <w:top w:val="nil"/>
              <w:left w:val="nil"/>
              <w:bottom w:val="nil"/>
              <w:right w:val="nil"/>
            </w:tcBorders>
            <w:shd w:val="clear" w:color="auto" w:fill="C0C0C0"/>
            <w:tcMar>
              <w:top w:w="100" w:type="dxa"/>
              <w:left w:w="100" w:type="dxa"/>
              <w:bottom w:w="100" w:type="dxa"/>
              <w:right w:w="100" w:type="dxa"/>
            </w:tcMar>
          </w:tcPr>
          <w:p w14:paraId="4B2EBA64" w14:textId="77777777" w:rsidR="00E1020B" w:rsidRPr="006226B0" w:rsidRDefault="00E1020B" w:rsidP="001C7249">
            <w:pPr>
              <w:spacing w:after="0" w:line="240" w:lineRule="auto"/>
              <w:ind w:left="100"/>
              <w:rPr>
                <w:ins w:id="295" w:author="Chasco, Brandon Edward" w:date="2020-08-26T11:41:00Z"/>
                <w:sz w:val="18"/>
                <w:szCs w:val="18"/>
              </w:rPr>
            </w:pPr>
            <w:ins w:id="296" w:author="Chasco, Brandon Edward" w:date="2020-08-26T11:41:00Z">
              <w:r w:rsidRPr="006226B0">
                <w:rPr>
                  <w:sz w:val="18"/>
                  <w:szCs w:val="18"/>
                </w:rPr>
                <w:t>1950-present</w:t>
              </w:r>
            </w:ins>
          </w:p>
        </w:tc>
        <w:tc>
          <w:tcPr>
            <w:tcW w:w="3615" w:type="dxa"/>
            <w:tcBorders>
              <w:top w:val="nil"/>
              <w:left w:val="nil"/>
              <w:bottom w:val="nil"/>
              <w:right w:val="nil"/>
            </w:tcBorders>
            <w:shd w:val="clear" w:color="auto" w:fill="C0C0C0"/>
            <w:tcMar>
              <w:top w:w="100" w:type="dxa"/>
              <w:left w:w="100" w:type="dxa"/>
              <w:bottom w:w="100" w:type="dxa"/>
              <w:right w:w="100" w:type="dxa"/>
            </w:tcMar>
          </w:tcPr>
          <w:p w14:paraId="5AB1659E" w14:textId="77777777" w:rsidR="00E1020B" w:rsidRPr="006226B0" w:rsidRDefault="00E1020B" w:rsidP="001C7249">
            <w:pPr>
              <w:spacing w:after="0" w:line="240" w:lineRule="auto"/>
              <w:ind w:left="100"/>
              <w:rPr>
                <w:ins w:id="297" w:author="Chasco, Brandon Edward" w:date="2020-08-26T11:41:00Z"/>
                <w:sz w:val="18"/>
                <w:szCs w:val="18"/>
              </w:rPr>
            </w:pPr>
            <w:ins w:id="298" w:author="Chasco, Brandon Edward" w:date="2020-08-26T11:41:00Z">
              <w:r w:rsidRPr="006226B0">
                <w:rPr>
                  <w:sz w:val="18"/>
                  <w:szCs w:val="18"/>
                </w:rPr>
                <w:t>http://www.o3d.org/npgo/npgo.php</w:t>
              </w:r>
            </w:ins>
          </w:p>
        </w:tc>
      </w:tr>
      <w:tr w:rsidR="00E1020B" w:rsidRPr="006226B0" w14:paraId="474C1752" w14:textId="77777777" w:rsidTr="001C7249">
        <w:trPr>
          <w:trHeight w:val="1000"/>
          <w:ins w:id="299" w:author="Chasco, Brandon Edward" w:date="2020-08-26T11:41:00Z"/>
        </w:trPr>
        <w:tc>
          <w:tcPr>
            <w:tcW w:w="1800" w:type="dxa"/>
            <w:tcBorders>
              <w:top w:val="nil"/>
              <w:left w:val="nil"/>
              <w:bottom w:val="nil"/>
              <w:right w:val="nil"/>
            </w:tcBorders>
            <w:tcMar>
              <w:top w:w="100" w:type="dxa"/>
              <w:left w:w="100" w:type="dxa"/>
              <w:bottom w:w="100" w:type="dxa"/>
              <w:right w:w="100" w:type="dxa"/>
            </w:tcMar>
          </w:tcPr>
          <w:p w14:paraId="6EC2055A" w14:textId="77777777" w:rsidR="00E1020B" w:rsidRPr="006226B0" w:rsidRDefault="00E1020B" w:rsidP="001C7249">
            <w:pPr>
              <w:spacing w:after="0" w:line="240" w:lineRule="auto"/>
              <w:ind w:left="100"/>
              <w:rPr>
                <w:ins w:id="300" w:author="Chasco, Brandon Edward" w:date="2020-08-26T11:41:00Z"/>
                <w:b/>
                <w:sz w:val="18"/>
                <w:szCs w:val="18"/>
              </w:rPr>
            </w:pPr>
            <w:proofErr w:type="spellStart"/>
            <w:ins w:id="301" w:author="Chasco, Brandon Edward" w:date="2020-08-26T11:41:00Z">
              <w:r w:rsidRPr="006226B0">
                <w:rPr>
                  <w:b/>
                  <w:sz w:val="18"/>
                  <w:szCs w:val="18"/>
                </w:rPr>
                <w:t>npi.win</w:t>
              </w:r>
              <w:proofErr w:type="spellEnd"/>
            </w:ins>
          </w:p>
          <w:p w14:paraId="2454358C" w14:textId="77777777" w:rsidR="00E1020B" w:rsidRPr="006226B0" w:rsidRDefault="00E1020B" w:rsidP="001C7249">
            <w:pPr>
              <w:spacing w:after="0" w:line="240" w:lineRule="auto"/>
              <w:ind w:left="100"/>
              <w:rPr>
                <w:ins w:id="302" w:author="Chasco, Brandon Edward" w:date="2020-08-26T11:41:00Z"/>
                <w:b/>
                <w:sz w:val="18"/>
                <w:szCs w:val="18"/>
              </w:rPr>
            </w:pPr>
            <w:proofErr w:type="spellStart"/>
            <w:ins w:id="303" w:author="Chasco, Brandon Edward" w:date="2020-08-26T11:41:00Z">
              <w:r w:rsidRPr="006226B0">
                <w:rPr>
                  <w:b/>
                  <w:sz w:val="18"/>
                  <w:szCs w:val="18"/>
                </w:rPr>
                <w:t>npi.spr</w:t>
              </w:r>
              <w:proofErr w:type="spellEnd"/>
            </w:ins>
          </w:p>
          <w:p w14:paraId="4D970C68" w14:textId="77777777" w:rsidR="00E1020B" w:rsidRPr="006226B0" w:rsidRDefault="00E1020B" w:rsidP="001C7249">
            <w:pPr>
              <w:spacing w:after="0" w:line="240" w:lineRule="auto"/>
              <w:ind w:left="100"/>
              <w:rPr>
                <w:ins w:id="304" w:author="Chasco, Brandon Edward" w:date="2020-08-26T11:41:00Z"/>
                <w:b/>
                <w:sz w:val="18"/>
                <w:szCs w:val="18"/>
              </w:rPr>
            </w:pPr>
            <w:proofErr w:type="spellStart"/>
            <w:ins w:id="305" w:author="Chasco, Brandon Edward" w:date="2020-08-26T11:41:00Z">
              <w:r w:rsidRPr="006226B0">
                <w:rPr>
                  <w:b/>
                  <w:sz w:val="18"/>
                  <w:szCs w:val="18"/>
                </w:rPr>
                <w:t>npi.sum</w:t>
              </w:r>
              <w:proofErr w:type="spellEnd"/>
            </w:ins>
          </w:p>
          <w:p w14:paraId="36C3D5BD" w14:textId="77777777" w:rsidR="00E1020B" w:rsidRPr="006226B0" w:rsidRDefault="00E1020B" w:rsidP="001C7249">
            <w:pPr>
              <w:spacing w:after="0" w:line="240" w:lineRule="auto"/>
              <w:ind w:left="100"/>
              <w:rPr>
                <w:ins w:id="306" w:author="Chasco, Brandon Edward" w:date="2020-08-26T11:41:00Z"/>
                <w:b/>
                <w:sz w:val="18"/>
                <w:szCs w:val="18"/>
              </w:rPr>
            </w:pPr>
            <w:proofErr w:type="spellStart"/>
            <w:ins w:id="307" w:author="Chasco, Brandon Edward" w:date="2020-08-26T11:41:00Z">
              <w:r w:rsidRPr="006226B0">
                <w:rPr>
                  <w:b/>
                  <w:sz w:val="18"/>
                  <w:szCs w:val="18"/>
                </w:rPr>
                <w:t>npi.aut</w:t>
              </w:r>
              <w:proofErr w:type="spellEnd"/>
            </w:ins>
          </w:p>
        </w:tc>
        <w:tc>
          <w:tcPr>
            <w:tcW w:w="2985" w:type="dxa"/>
            <w:tcBorders>
              <w:top w:val="nil"/>
              <w:left w:val="nil"/>
              <w:bottom w:val="nil"/>
              <w:right w:val="nil"/>
            </w:tcBorders>
            <w:tcMar>
              <w:top w:w="100" w:type="dxa"/>
              <w:left w:w="100" w:type="dxa"/>
              <w:bottom w:w="100" w:type="dxa"/>
              <w:right w:w="100" w:type="dxa"/>
            </w:tcMar>
          </w:tcPr>
          <w:p w14:paraId="11EB72FA" w14:textId="77777777" w:rsidR="00E1020B" w:rsidRPr="006226B0" w:rsidRDefault="00E1020B" w:rsidP="001C7249">
            <w:pPr>
              <w:spacing w:after="0" w:line="240" w:lineRule="auto"/>
              <w:ind w:left="100"/>
              <w:rPr>
                <w:ins w:id="308" w:author="Chasco, Brandon Edward" w:date="2020-08-26T11:41:00Z"/>
                <w:sz w:val="18"/>
                <w:szCs w:val="18"/>
              </w:rPr>
            </w:pPr>
            <w:ins w:id="309" w:author="Chasco, Brandon Edward" w:date="2020-08-26T11:41:00Z">
              <w:r w:rsidRPr="006226B0">
                <w:rPr>
                  <w:sz w:val="18"/>
                  <w:szCs w:val="18"/>
                </w:rPr>
                <w:t>Seasonal North Pacific Index (index of Aleutian Low Pressure)</w:t>
              </w:r>
            </w:ins>
          </w:p>
        </w:tc>
        <w:tc>
          <w:tcPr>
            <w:tcW w:w="1395" w:type="dxa"/>
            <w:tcBorders>
              <w:top w:val="nil"/>
              <w:left w:val="nil"/>
              <w:bottom w:val="nil"/>
              <w:right w:val="nil"/>
            </w:tcBorders>
            <w:tcMar>
              <w:top w:w="100" w:type="dxa"/>
              <w:left w:w="100" w:type="dxa"/>
              <w:bottom w:w="100" w:type="dxa"/>
              <w:right w:w="100" w:type="dxa"/>
            </w:tcMar>
          </w:tcPr>
          <w:p w14:paraId="10A6A6F5" w14:textId="77777777" w:rsidR="00E1020B" w:rsidRPr="006226B0" w:rsidRDefault="00E1020B" w:rsidP="001C7249">
            <w:pPr>
              <w:spacing w:after="0" w:line="240" w:lineRule="auto"/>
              <w:ind w:left="100"/>
              <w:rPr>
                <w:ins w:id="310" w:author="Chasco, Brandon Edward" w:date="2020-08-26T11:41:00Z"/>
                <w:sz w:val="18"/>
                <w:szCs w:val="18"/>
              </w:rPr>
            </w:pPr>
            <w:ins w:id="311" w:author="Chasco, Brandon Edward" w:date="2020-08-26T11:41:00Z">
              <w:r w:rsidRPr="006226B0">
                <w:rPr>
                  <w:sz w:val="18"/>
                  <w:szCs w:val="18"/>
                </w:rPr>
                <w:t>1899-present</w:t>
              </w:r>
            </w:ins>
          </w:p>
        </w:tc>
        <w:tc>
          <w:tcPr>
            <w:tcW w:w="3615" w:type="dxa"/>
            <w:tcBorders>
              <w:top w:val="nil"/>
              <w:left w:val="nil"/>
              <w:bottom w:val="nil"/>
              <w:right w:val="nil"/>
            </w:tcBorders>
            <w:tcMar>
              <w:top w:w="100" w:type="dxa"/>
              <w:left w:w="100" w:type="dxa"/>
              <w:bottom w:w="100" w:type="dxa"/>
              <w:right w:w="100" w:type="dxa"/>
            </w:tcMar>
          </w:tcPr>
          <w:p w14:paraId="645FB914" w14:textId="77777777" w:rsidR="00E1020B" w:rsidRPr="006226B0" w:rsidRDefault="00E1020B" w:rsidP="001C7249">
            <w:pPr>
              <w:spacing w:after="0" w:line="240" w:lineRule="auto"/>
              <w:ind w:left="100"/>
              <w:rPr>
                <w:ins w:id="312" w:author="Chasco, Brandon Edward" w:date="2020-08-26T11:41:00Z"/>
                <w:sz w:val="18"/>
                <w:szCs w:val="18"/>
              </w:rPr>
            </w:pPr>
            <w:ins w:id="313" w:author="Chasco, Brandon Edward" w:date="2020-08-26T11:41:00Z">
              <w:r w:rsidRPr="006226B0">
                <w:rPr>
                  <w:sz w:val="18"/>
                  <w:szCs w:val="18"/>
                </w:rPr>
                <w:t>https://climatedataguide.ucar.edu/sites/default/files/npindex_monthly.txt</w:t>
              </w:r>
            </w:ins>
          </w:p>
        </w:tc>
      </w:tr>
      <w:tr w:rsidR="00E1020B" w:rsidRPr="006226B0" w14:paraId="34FC5F8F" w14:textId="77777777" w:rsidTr="001C7249">
        <w:trPr>
          <w:trHeight w:val="1020"/>
          <w:ins w:id="314" w:author="Chasco, Brandon Edward" w:date="2020-08-26T11:41:00Z"/>
        </w:trPr>
        <w:tc>
          <w:tcPr>
            <w:tcW w:w="1800" w:type="dxa"/>
            <w:tcBorders>
              <w:top w:val="nil"/>
              <w:left w:val="nil"/>
              <w:bottom w:val="nil"/>
              <w:right w:val="nil"/>
            </w:tcBorders>
            <w:shd w:val="clear" w:color="auto" w:fill="C0C0C0"/>
            <w:tcMar>
              <w:top w:w="100" w:type="dxa"/>
              <w:left w:w="100" w:type="dxa"/>
              <w:bottom w:w="100" w:type="dxa"/>
              <w:right w:w="100" w:type="dxa"/>
            </w:tcMar>
          </w:tcPr>
          <w:p w14:paraId="4D278393" w14:textId="77777777" w:rsidR="00E1020B" w:rsidRPr="006226B0" w:rsidRDefault="00E1020B" w:rsidP="001C7249">
            <w:pPr>
              <w:spacing w:after="0" w:line="240" w:lineRule="auto"/>
              <w:ind w:left="100"/>
              <w:rPr>
                <w:ins w:id="315" w:author="Chasco, Brandon Edward" w:date="2020-08-26T11:41:00Z"/>
                <w:b/>
                <w:sz w:val="18"/>
                <w:szCs w:val="18"/>
              </w:rPr>
            </w:pPr>
            <w:proofErr w:type="spellStart"/>
            <w:ins w:id="316" w:author="Chasco, Brandon Edward" w:date="2020-08-26T11:41:00Z">
              <w:r w:rsidRPr="006226B0">
                <w:rPr>
                  <w:b/>
                  <w:sz w:val="18"/>
                  <w:szCs w:val="18"/>
                </w:rPr>
                <w:t>oni.win</w:t>
              </w:r>
              <w:proofErr w:type="spellEnd"/>
            </w:ins>
          </w:p>
          <w:p w14:paraId="7FEF6F9F" w14:textId="77777777" w:rsidR="00E1020B" w:rsidRPr="006226B0" w:rsidRDefault="00E1020B" w:rsidP="001C7249">
            <w:pPr>
              <w:spacing w:after="0" w:line="240" w:lineRule="auto"/>
              <w:ind w:left="100"/>
              <w:rPr>
                <w:ins w:id="317" w:author="Chasco, Brandon Edward" w:date="2020-08-26T11:41:00Z"/>
                <w:b/>
                <w:sz w:val="18"/>
                <w:szCs w:val="18"/>
              </w:rPr>
            </w:pPr>
            <w:proofErr w:type="spellStart"/>
            <w:ins w:id="318" w:author="Chasco, Brandon Edward" w:date="2020-08-26T11:41:00Z">
              <w:r w:rsidRPr="006226B0">
                <w:rPr>
                  <w:b/>
                  <w:sz w:val="18"/>
                  <w:szCs w:val="18"/>
                </w:rPr>
                <w:t>oni.spr</w:t>
              </w:r>
              <w:proofErr w:type="spellEnd"/>
            </w:ins>
          </w:p>
          <w:p w14:paraId="1F9A2312" w14:textId="77777777" w:rsidR="00E1020B" w:rsidRPr="006226B0" w:rsidRDefault="00E1020B" w:rsidP="001C7249">
            <w:pPr>
              <w:spacing w:after="0" w:line="240" w:lineRule="auto"/>
              <w:ind w:left="100"/>
              <w:rPr>
                <w:ins w:id="319" w:author="Chasco, Brandon Edward" w:date="2020-08-26T11:41:00Z"/>
                <w:b/>
                <w:sz w:val="18"/>
                <w:szCs w:val="18"/>
              </w:rPr>
            </w:pPr>
            <w:proofErr w:type="spellStart"/>
            <w:ins w:id="320" w:author="Chasco, Brandon Edward" w:date="2020-08-26T11:41:00Z">
              <w:r w:rsidRPr="006226B0">
                <w:rPr>
                  <w:b/>
                  <w:sz w:val="18"/>
                  <w:szCs w:val="18"/>
                </w:rPr>
                <w:t>oni.sum</w:t>
              </w:r>
              <w:proofErr w:type="spellEnd"/>
            </w:ins>
          </w:p>
          <w:p w14:paraId="77402A33" w14:textId="77777777" w:rsidR="00E1020B" w:rsidRPr="006226B0" w:rsidRDefault="00E1020B" w:rsidP="001C7249">
            <w:pPr>
              <w:spacing w:after="0" w:line="240" w:lineRule="auto"/>
              <w:ind w:left="100"/>
              <w:rPr>
                <w:ins w:id="321" w:author="Chasco, Brandon Edward" w:date="2020-08-26T11:41:00Z"/>
                <w:b/>
                <w:sz w:val="18"/>
                <w:szCs w:val="18"/>
              </w:rPr>
            </w:pPr>
            <w:proofErr w:type="spellStart"/>
            <w:ins w:id="322" w:author="Chasco, Brandon Edward" w:date="2020-08-26T11:41:00Z">
              <w:r w:rsidRPr="006226B0">
                <w:rPr>
                  <w:b/>
                  <w:sz w:val="18"/>
                  <w:szCs w:val="18"/>
                </w:rPr>
                <w:t>oni.aut</w:t>
              </w:r>
              <w:proofErr w:type="spellEnd"/>
            </w:ins>
          </w:p>
        </w:tc>
        <w:tc>
          <w:tcPr>
            <w:tcW w:w="2985" w:type="dxa"/>
            <w:tcBorders>
              <w:top w:val="nil"/>
              <w:left w:val="nil"/>
              <w:bottom w:val="nil"/>
              <w:right w:val="nil"/>
            </w:tcBorders>
            <w:shd w:val="clear" w:color="auto" w:fill="C0C0C0"/>
            <w:tcMar>
              <w:top w:w="100" w:type="dxa"/>
              <w:left w:w="100" w:type="dxa"/>
              <w:bottom w:w="100" w:type="dxa"/>
              <w:right w:w="100" w:type="dxa"/>
            </w:tcMar>
          </w:tcPr>
          <w:p w14:paraId="739FDD5C" w14:textId="77777777" w:rsidR="00E1020B" w:rsidRPr="006226B0" w:rsidRDefault="00E1020B" w:rsidP="001C7249">
            <w:pPr>
              <w:spacing w:after="0" w:line="240" w:lineRule="auto"/>
              <w:ind w:left="100"/>
              <w:rPr>
                <w:ins w:id="323" w:author="Chasco, Brandon Edward" w:date="2020-08-26T11:41:00Z"/>
                <w:sz w:val="18"/>
                <w:szCs w:val="18"/>
              </w:rPr>
            </w:pPr>
            <w:ins w:id="324" w:author="Chasco, Brandon Edward" w:date="2020-08-26T11:41:00Z">
              <w:r w:rsidRPr="006226B0">
                <w:rPr>
                  <w:sz w:val="18"/>
                  <w:szCs w:val="18"/>
                </w:rPr>
                <w:t>Seasonal Oceanic Niño Index</w:t>
              </w:r>
            </w:ins>
          </w:p>
        </w:tc>
        <w:tc>
          <w:tcPr>
            <w:tcW w:w="1395" w:type="dxa"/>
            <w:tcBorders>
              <w:top w:val="nil"/>
              <w:left w:val="nil"/>
              <w:bottom w:val="nil"/>
              <w:right w:val="nil"/>
            </w:tcBorders>
            <w:shd w:val="clear" w:color="auto" w:fill="C0C0C0"/>
            <w:tcMar>
              <w:top w:w="100" w:type="dxa"/>
              <w:left w:w="100" w:type="dxa"/>
              <w:bottom w:w="100" w:type="dxa"/>
              <w:right w:w="100" w:type="dxa"/>
            </w:tcMar>
          </w:tcPr>
          <w:p w14:paraId="56FC15EC" w14:textId="77777777" w:rsidR="00E1020B" w:rsidRPr="006226B0" w:rsidRDefault="00E1020B" w:rsidP="001C7249">
            <w:pPr>
              <w:spacing w:after="0" w:line="240" w:lineRule="auto"/>
              <w:ind w:left="100"/>
              <w:rPr>
                <w:ins w:id="325" w:author="Chasco, Brandon Edward" w:date="2020-08-26T11:41:00Z"/>
                <w:sz w:val="18"/>
                <w:szCs w:val="18"/>
              </w:rPr>
            </w:pPr>
            <w:ins w:id="326" w:author="Chasco, Brandon Edward" w:date="2020-08-26T11:41:00Z">
              <w:r w:rsidRPr="006226B0">
                <w:rPr>
                  <w:sz w:val="18"/>
                  <w:szCs w:val="18"/>
                </w:rPr>
                <w:t>1950-present</w:t>
              </w:r>
            </w:ins>
          </w:p>
        </w:tc>
        <w:tc>
          <w:tcPr>
            <w:tcW w:w="3615" w:type="dxa"/>
            <w:tcBorders>
              <w:top w:val="nil"/>
              <w:left w:val="nil"/>
              <w:bottom w:val="nil"/>
              <w:right w:val="nil"/>
            </w:tcBorders>
            <w:shd w:val="clear" w:color="auto" w:fill="C0C0C0"/>
            <w:tcMar>
              <w:top w:w="100" w:type="dxa"/>
              <w:left w:w="100" w:type="dxa"/>
              <w:bottom w:w="100" w:type="dxa"/>
              <w:right w:w="100" w:type="dxa"/>
            </w:tcMar>
          </w:tcPr>
          <w:p w14:paraId="1FE1D02F" w14:textId="77777777" w:rsidR="00E1020B" w:rsidRPr="006226B0" w:rsidRDefault="00E1020B" w:rsidP="001C7249">
            <w:pPr>
              <w:spacing w:after="0" w:line="240" w:lineRule="auto"/>
              <w:ind w:left="100"/>
              <w:rPr>
                <w:ins w:id="327" w:author="Chasco, Brandon Edward" w:date="2020-08-26T11:41:00Z"/>
                <w:sz w:val="18"/>
                <w:szCs w:val="18"/>
              </w:rPr>
            </w:pPr>
            <w:ins w:id="328" w:author="Chasco, Brandon Edward" w:date="2020-08-26T11:41:00Z">
              <w:r w:rsidRPr="006226B0">
                <w:rPr>
                  <w:sz w:val="18"/>
                  <w:szCs w:val="18"/>
                </w:rPr>
                <w:t>http://www.cpc.ncep.noaa.gov/products/analysis_monitoring/ensostuff/ensoyears.shtml</w:t>
              </w:r>
            </w:ins>
          </w:p>
        </w:tc>
      </w:tr>
      <w:tr w:rsidR="00E1020B" w:rsidRPr="006226B0" w14:paraId="1F63E736" w14:textId="77777777" w:rsidTr="001C7249">
        <w:trPr>
          <w:trHeight w:val="1040"/>
          <w:ins w:id="329" w:author="Chasco, Brandon Edward" w:date="2020-08-26T11:41:00Z"/>
        </w:trPr>
        <w:tc>
          <w:tcPr>
            <w:tcW w:w="1800" w:type="dxa"/>
            <w:tcBorders>
              <w:top w:val="nil"/>
              <w:left w:val="nil"/>
              <w:right w:val="nil"/>
            </w:tcBorders>
            <w:shd w:val="clear" w:color="auto" w:fill="auto"/>
            <w:tcMar>
              <w:top w:w="100" w:type="dxa"/>
              <w:left w:w="100" w:type="dxa"/>
              <w:bottom w:w="100" w:type="dxa"/>
              <w:right w:w="100" w:type="dxa"/>
            </w:tcMar>
          </w:tcPr>
          <w:p w14:paraId="50EACB89" w14:textId="77777777" w:rsidR="00E1020B" w:rsidRPr="006226B0" w:rsidRDefault="00E1020B" w:rsidP="001C7249">
            <w:pPr>
              <w:spacing w:after="0" w:line="240" w:lineRule="auto"/>
              <w:ind w:left="100"/>
              <w:rPr>
                <w:ins w:id="330" w:author="Chasco, Brandon Edward" w:date="2020-08-26T11:41:00Z"/>
                <w:b/>
                <w:sz w:val="18"/>
                <w:szCs w:val="18"/>
              </w:rPr>
            </w:pPr>
            <w:proofErr w:type="spellStart"/>
            <w:ins w:id="331" w:author="Chasco, Brandon Edward" w:date="2020-08-26T11:41:00Z">
              <w:r w:rsidRPr="006226B0">
                <w:rPr>
                  <w:b/>
                  <w:sz w:val="18"/>
                  <w:szCs w:val="18"/>
                </w:rPr>
                <w:t>ersstWACoast.win</w:t>
              </w:r>
              <w:proofErr w:type="spellEnd"/>
            </w:ins>
          </w:p>
          <w:p w14:paraId="5A8F37C3" w14:textId="77777777" w:rsidR="00E1020B" w:rsidRPr="006226B0" w:rsidRDefault="00E1020B" w:rsidP="001C7249">
            <w:pPr>
              <w:spacing w:after="0" w:line="240" w:lineRule="auto"/>
              <w:ind w:left="100"/>
              <w:rPr>
                <w:ins w:id="332" w:author="Chasco, Brandon Edward" w:date="2020-08-26T11:41:00Z"/>
                <w:b/>
                <w:sz w:val="18"/>
                <w:szCs w:val="18"/>
              </w:rPr>
            </w:pPr>
            <w:proofErr w:type="spellStart"/>
            <w:ins w:id="333" w:author="Chasco, Brandon Edward" w:date="2020-08-26T11:41:00Z">
              <w:r w:rsidRPr="006226B0">
                <w:rPr>
                  <w:b/>
                  <w:sz w:val="18"/>
                  <w:szCs w:val="18"/>
                </w:rPr>
                <w:t>ersstWACoast.spr</w:t>
              </w:r>
              <w:proofErr w:type="spellEnd"/>
            </w:ins>
          </w:p>
          <w:p w14:paraId="435B0A62" w14:textId="77777777" w:rsidR="00E1020B" w:rsidRPr="006226B0" w:rsidRDefault="00E1020B" w:rsidP="001C7249">
            <w:pPr>
              <w:spacing w:after="0" w:line="240" w:lineRule="auto"/>
              <w:ind w:left="100"/>
              <w:rPr>
                <w:ins w:id="334" w:author="Chasco, Brandon Edward" w:date="2020-08-26T11:41:00Z"/>
                <w:b/>
                <w:sz w:val="18"/>
                <w:szCs w:val="18"/>
              </w:rPr>
            </w:pPr>
            <w:proofErr w:type="spellStart"/>
            <w:ins w:id="335" w:author="Chasco, Brandon Edward" w:date="2020-08-26T11:41:00Z">
              <w:r w:rsidRPr="006226B0">
                <w:rPr>
                  <w:b/>
                  <w:sz w:val="18"/>
                  <w:szCs w:val="18"/>
                </w:rPr>
                <w:t>ersstWACoast.sum</w:t>
              </w:r>
              <w:proofErr w:type="spellEnd"/>
            </w:ins>
          </w:p>
          <w:p w14:paraId="16AA2393" w14:textId="77777777" w:rsidR="00E1020B" w:rsidRPr="006226B0" w:rsidRDefault="00E1020B" w:rsidP="001C7249">
            <w:pPr>
              <w:spacing w:after="0" w:line="240" w:lineRule="auto"/>
              <w:ind w:left="100"/>
              <w:rPr>
                <w:ins w:id="336" w:author="Chasco, Brandon Edward" w:date="2020-08-26T11:41:00Z"/>
                <w:b/>
                <w:sz w:val="18"/>
                <w:szCs w:val="18"/>
              </w:rPr>
            </w:pPr>
            <w:proofErr w:type="spellStart"/>
            <w:ins w:id="337" w:author="Chasco, Brandon Edward" w:date="2020-08-26T11:41:00Z">
              <w:r w:rsidRPr="006226B0">
                <w:rPr>
                  <w:b/>
                  <w:sz w:val="18"/>
                  <w:szCs w:val="18"/>
                </w:rPr>
                <w:t>ersstWACoast.aut</w:t>
              </w:r>
              <w:proofErr w:type="spellEnd"/>
            </w:ins>
          </w:p>
        </w:tc>
        <w:tc>
          <w:tcPr>
            <w:tcW w:w="2985" w:type="dxa"/>
            <w:tcBorders>
              <w:top w:val="nil"/>
              <w:left w:val="nil"/>
              <w:right w:val="nil"/>
            </w:tcBorders>
            <w:shd w:val="clear" w:color="auto" w:fill="auto"/>
            <w:tcMar>
              <w:top w:w="100" w:type="dxa"/>
              <w:left w:w="100" w:type="dxa"/>
              <w:bottom w:w="100" w:type="dxa"/>
              <w:right w:w="100" w:type="dxa"/>
            </w:tcMar>
          </w:tcPr>
          <w:p w14:paraId="18238D4E" w14:textId="77777777" w:rsidR="00E1020B" w:rsidRPr="006226B0" w:rsidRDefault="00E1020B" w:rsidP="001C7249">
            <w:pPr>
              <w:spacing w:after="0" w:line="240" w:lineRule="auto"/>
              <w:ind w:left="100"/>
              <w:rPr>
                <w:ins w:id="338" w:author="Chasco, Brandon Edward" w:date="2020-08-26T11:41:00Z"/>
                <w:sz w:val="18"/>
                <w:szCs w:val="18"/>
              </w:rPr>
            </w:pPr>
            <w:ins w:id="339" w:author="Chasco, Brandon Edward" w:date="2020-08-26T11:41:00Z">
              <w:r w:rsidRPr="006226B0">
                <w:rPr>
                  <w:sz w:val="18"/>
                  <w:szCs w:val="18"/>
                </w:rPr>
                <w:t>Seasonal sea surface temperature for coastal Washington</w:t>
              </w:r>
            </w:ins>
          </w:p>
        </w:tc>
        <w:tc>
          <w:tcPr>
            <w:tcW w:w="1395" w:type="dxa"/>
            <w:tcBorders>
              <w:top w:val="nil"/>
              <w:left w:val="nil"/>
              <w:right w:val="nil"/>
            </w:tcBorders>
            <w:shd w:val="clear" w:color="auto" w:fill="auto"/>
            <w:tcMar>
              <w:top w:w="100" w:type="dxa"/>
              <w:left w:w="100" w:type="dxa"/>
              <w:bottom w:w="100" w:type="dxa"/>
              <w:right w:w="100" w:type="dxa"/>
            </w:tcMar>
          </w:tcPr>
          <w:p w14:paraId="26F0A714" w14:textId="77777777" w:rsidR="00E1020B" w:rsidRPr="006226B0" w:rsidRDefault="00E1020B" w:rsidP="001C7249">
            <w:pPr>
              <w:spacing w:after="0" w:line="240" w:lineRule="auto"/>
              <w:ind w:left="100"/>
              <w:rPr>
                <w:ins w:id="340" w:author="Chasco, Brandon Edward" w:date="2020-08-26T11:41:00Z"/>
                <w:sz w:val="18"/>
                <w:szCs w:val="18"/>
              </w:rPr>
            </w:pPr>
            <w:ins w:id="341" w:author="Chasco, Brandon Edward" w:date="2020-08-26T11:41:00Z">
              <w:r w:rsidRPr="006226B0">
                <w:rPr>
                  <w:sz w:val="18"/>
                  <w:szCs w:val="18"/>
                </w:rPr>
                <w:t>1900-present</w:t>
              </w:r>
            </w:ins>
          </w:p>
        </w:tc>
        <w:tc>
          <w:tcPr>
            <w:tcW w:w="3615" w:type="dxa"/>
            <w:tcBorders>
              <w:top w:val="nil"/>
              <w:left w:val="nil"/>
              <w:right w:val="nil"/>
            </w:tcBorders>
            <w:shd w:val="clear" w:color="auto" w:fill="auto"/>
            <w:tcMar>
              <w:top w:w="100" w:type="dxa"/>
              <w:left w:w="100" w:type="dxa"/>
              <w:bottom w:w="100" w:type="dxa"/>
              <w:right w:w="100" w:type="dxa"/>
            </w:tcMar>
          </w:tcPr>
          <w:p w14:paraId="79467783" w14:textId="77777777" w:rsidR="00E1020B" w:rsidRPr="006226B0" w:rsidRDefault="00E1020B" w:rsidP="001C7249">
            <w:pPr>
              <w:spacing w:after="0" w:line="240" w:lineRule="auto"/>
              <w:ind w:left="100"/>
              <w:rPr>
                <w:ins w:id="342" w:author="Chasco, Brandon Edward" w:date="2020-08-26T11:41:00Z"/>
                <w:sz w:val="18"/>
                <w:szCs w:val="18"/>
              </w:rPr>
            </w:pPr>
            <w:ins w:id="343" w:author="Chasco, Brandon Edward" w:date="2020-08-26T11:41:00Z">
              <w:r w:rsidRPr="006226B0">
                <w:rPr>
                  <w:sz w:val="18"/>
                  <w:szCs w:val="18"/>
                </w:rPr>
                <w:t>https://www1.ncdc.noaa.gov/pub/data/cmb/ersst/v5/netcdf/</w:t>
              </w:r>
            </w:ins>
          </w:p>
        </w:tc>
      </w:tr>
      <w:tr w:rsidR="00E1020B" w:rsidRPr="006226B0" w14:paraId="164707D7" w14:textId="77777777" w:rsidTr="001C7249">
        <w:trPr>
          <w:trHeight w:val="1200"/>
          <w:ins w:id="344" w:author="Chasco, Brandon Edward" w:date="2020-08-26T11:41:00Z"/>
        </w:trPr>
        <w:tc>
          <w:tcPr>
            <w:tcW w:w="1800" w:type="dxa"/>
            <w:shd w:val="clear" w:color="auto" w:fill="BFBFBF"/>
            <w:tcMar>
              <w:top w:w="100" w:type="dxa"/>
              <w:left w:w="100" w:type="dxa"/>
              <w:bottom w:w="100" w:type="dxa"/>
              <w:right w:w="100" w:type="dxa"/>
            </w:tcMar>
          </w:tcPr>
          <w:p w14:paraId="56A9B797" w14:textId="77777777" w:rsidR="00E1020B" w:rsidRPr="006226B0" w:rsidRDefault="00E1020B" w:rsidP="001C7249">
            <w:pPr>
              <w:spacing w:after="0" w:line="240" w:lineRule="auto"/>
              <w:ind w:left="100"/>
              <w:rPr>
                <w:ins w:id="345" w:author="Chasco, Brandon Edward" w:date="2020-08-26T11:41:00Z"/>
                <w:b/>
                <w:sz w:val="18"/>
                <w:szCs w:val="18"/>
              </w:rPr>
            </w:pPr>
            <w:proofErr w:type="spellStart"/>
            <w:ins w:id="346" w:author="Chasco, Brandon Edward" w:date="2020-08-26T11:41:00Z">
              <w:r w:rsidRPr="006226B0">
                <w:rPr>
                  <w:b/>
                  <w:sz w:val="18"/>
                  <w:szCs w:val="18"/>
                </w:rPr>
                <w:t>ersstArc.win</w:t>
              </w:r>
              <w:proofErr w:type="spellEnd"/>
            </w:ins>
          </w:p>
          <w:p w14:paraId="47F505CE" w14:textId="77777777" w:rsidR="00E1020B" w:rsidRPr="006226B0" w:rsidRDefault="00E1020B" w:rsidP="001C7249">
            <w:pPr>
              <w:spacing w:after="0" w:line="240" w:lineRule="auto"/>
              <w:ind w:left="100"/>
              <w:rPr>
                <w:ins w:id="347" w:author="Chasco, Brandon Edward" w:date="2020-08-26T11:41:00Z"/>
                <w:b/>
                <w:sz w:val="18"/>
                <w:szCs w:val="18"/>
              </w:rPr>
            </w:pPr>
            <w:proofErr w:type="spellStart"/>
            <w:ins w:id="348" w:author="Chasco, Brandon Edward" w:date="2020-08-26T11:41:00Z">
              <w:r w:rsidRPr="006226B0">
                <w:rPr>
                  <w:b/>
                  <w:sz w:val="18"/>
                  <w:szCs w:val="18"/>
                </w:rPr>
                <w:t>ersstArc.spr</w:t>
              </w:r>
              <w:proofErr w:type="spellEnd"/>
            </w:ins>
          </w:p>
          <w:p w14:paraId="1DEC8389" w14:textId="77777777" w:rsidR="00E1020B" w:rsidRPr="006226B0" w:rsidRDefault="00E1020B" w:rsidP="001C7249">
            <w:pPr>
              <w:spacing w:after="0" w:line="240" w:lineRule="auto"/>
              <w:ind w:left="100"/>
              <w:rPr>
                <w:ins w:id="349" w:author="Chasco, Brandon Edward" w:date="2020-08-26T11:41:00Z"/>
                <w:b/>
                <w:sz w:val="18"/>
                <w:szCs w:val="18"/>
              </w:rPr>
            </w:pPr>
            <w:proofErr w:type="spellStart"/>
            <w:ins w:id="350" w:author="Chasco, Brandon Edward" w:date="2020-08-26T11:41:00Z">
              <w:r w:rsidRPr="006226B0">
                <w:rPr>
                  <w:b/>
                  <w:sz w:val="18"/>
                  <w:szCs w:val="18"/>
                </w:rPr>
                <w:t>ersstArc.sum</w:t>
              </w:r>
              <w:proofErr w:type="spellEnd"/>
            </w:ins>
          </w:p>
          <w:p w14:paraId="157ECE21" w14:textId="77777777" w:rsidR="00E1020B" w:rsidRPr="006226B0" w:rsidRDefault="00E1020B" w:rsidP="001C7249">
            <w:pPr>
              <w:spacing w:after="0" w:line="240" w:lineRule="auto"/>
              <w:ind w:left="100"/>
              <w:rPr>
                <w:ins w:id="351" w:author="Chasco, Brandon Edward" w:date="2020-08-26T11:41:00Z"/>
                <w:b/>
                <w:sz w:val="18"/>
                <w:szCs w:val="18"/>
              </w:rPr>
            </w:pPr>
            <w:proofErr w:type="spellStart"/>
            <w:ins w:id="352" w:author="Chasco, Brandon Edward" w:date="2020-08-26T11:41:00Z">
              <w:r w:rsidRPr="006226B0">
                <w:rPr>
                  <w:b/>
                  <w:sz w:val="18"/>
                  <w:szCs w:val="18"/>
                </w:rPr>
                <w:t>ersstArc.aut</w:t>
              </w:r>
              <w:proofErr w:type="spellEnd"/>
            </w:ins>
          </w:p>
        </w:tc>
        <w:tc>
          <w:tcPr>
            <w:tcW w:w="2985" w:type="dxa"/>
            <w:shd w:val="clear" w:color="auto" w:fill="BFBFBF"/>
            <w:tcMar>
              <w:top w:w="100" w:type="dxa"/>
              <w:left w:w="100" w:type="dxa"/>
              <w:bottom w:w="100" w:type="dxa"/>
              <w:right w:w="100" w:type="dxa"/>
            </w:tcMar>
          </w:tcPr>
          <w:p w14:paraId="3CB673AC" w14:textId="77777777" w:rsidR="00E1020B" w:rsidRPr="006226B0" w:rsidRDefault="00E1020B" w:rsidP="001C7249">
            <w:pPr>
              <w:spacing w:after="0" w:line="240" w:lineRule="auto"/>
              <w:ind w:left="100"/>
              <w:rPr>
                <w:ins w:id="353" w:author="Chasco, Brandon Edward" w:date="2020-08-26T11:41:00Z"/>
                <w:sz w:val="18"/>
                <w:szCs w:val="18"/>
              </w:rPr>
            </w:pPr>
            <w:ins w:id="354" w:author="Chasco, Brandon Edward" w:date="2020-08-26T11:41:00Z">
              <w:r w:rsidRPr="006226B0">
                <w:rPr>
                  <w:sz w:val="18"/>
                  <w:szCs w:val="18"/>
                </w:rPr>
                <w:t>Seasonal sea surface temperature from Johnstone and Mantua (2014)</w:t>
              </w:r>
            </w:ins>
          </w:p>
        </w:tc>
        <w:tc>
          <w:tcPr>
            <w:tcW w:w="1395" w:type="dxa"/>
            <w:shd w:val="clear" w:color="auto" w:fill="BFBFBF"/>
            <w:tcMar>
              <w:top w:w="100" w:type="dxa"/>
              <w:left w:w="100" w:type="dxa"/>
              <w:bottom w:w="100" w:type="dxa"/>
              <w:right w:w="100" w:type="dxa"/>
            </w:tcMar>
          </w:tcPr>
          <w:p w14:paraId="3E80635A" w14:textId="77777777" w:rsidR="00E1020B" w:rsidRPr="006226B0" w:rsidRDefault="00E1020B" w:rsidP="001C7249">
            <w:pPr>
              <w:spacing w:after="0" w:line="240" w:lineRule="auto"/>
              <w:ind w:left="100"/>
              <w:rPr>
                <w:ins w:id="355" w:author="Chasco, Brandon Edward" w:date="2020-08-26T11:41:00Z"/>
                <w:sz w:val="18"/>
                <w:szCs w:val="18"/>
              </w:rPr>
            </w:pPr>
            <w:ins w:id="356" w:author="Chasco, Brandon Edward" w:date="2020-08-26T11:41:00Z">
              <w:r w:rsidRPr="006226B0">
                <w:rPr>
                  <w:sz w:val="18"/>
                  <w:szCs w:val="18"/>
                </w:rPr>
                <w:t>1900-present</w:t>
              </w:r>
            </w:ins>
          </w:p>
        </w:tc>
        <w:tc>
          <w:tcPr>
            <w:tcW w:w="3615" w:type="dxa"/>
            <w:shd w:val="clear" w:color="auto" w:fill="BFBFBF"/>
            <w:tcMar>
              <w:top w:w="100" w:type="dxa"/>
              <w:left w:w="100" w:type="dxa"/>
              <w:bottom w:w="100" w:type="dxa"/>
              <w:right w:w="100" w:type="dxa"/>
            </w:tcMar>
          </w:tcPr>
          <w:p w14:paraId="5E7053AD" w14:textId="77777777" w:rsidR="00E1020B" w:rsidRPr="006226B0" w:rsidRDefault="00E1020B" w:rsidP="001C7249">
            <w:pPr>
              <w:spacing w:after="0" w:line="240" w:lineRule="auto"/>
              <w:ind w:left="100"/>
              <w:rPr>
                <w:ins w:id="357" w:author="Chasco, Brandon Edward" w:date="2020-08-26T11:41:00Z"/>
                <w:sz w:val="18"/>
                <w:szCs w:val="18"/>
              </w:rPr>
            </w:pPr>
            <w:ins w:id="358" w:author="Chasco, Brandon Edward" w:date="2020-08-26T11:41:00Z">
              <w:r w:rsidRPr="006226B0">
                <w:rPr>
                  <w:sz w:val="18"/>
                  <w:szCs w:val="18"/>
                </w:rPr>
                <w:t>https://www1.ncdc.noaa.gov/pub/data/cmb/ersst/v5/netcdf/</w:t>
              </w:r>
            </w:ins>
          </w:p>
        </w:tc>
      </w:tr>
      <w:tr w:rsidR="00E1020B" w:rsidRPr="006226B0" w14:paraId="604E7172" w14:textId="77777777" w:rsidTr="001C7249">
        <w:trPr>
          <w:trHeight w:val="1200"/>
          <w:ins w:id="359" w:author="Chasco, Brandon Edward" w:date="2020-08-26T11:41:00Z"/>
        </w:trPr>
        <w:tc>
          <w:tcPr>
            <w:tcW w:w="1800" w:type="dxa"/>
            <w:tcBorders>
              <w:bottom w:val="single" w:sz="4" w:space="0" w:color="000000"/>
            </w:tcBorders>
            <w:shd w:val="clear" w:color="auto" w:fill="auto"/>
            <w:tcMar>
              <w:top w:w="100" w:type="dxa"/>
              <w:left w:w="100" w:type="dxa"/>
              <w:bottom w:w="100" w:type="dxa"/>
              <w:right w:w="100" w:type="dxa"/>
            </w:tcMar>
          </w:tcPr>
          <w:p w14:paraId="3E047D7A" w14:textId="77777777" w:rsidR="00E1020B" w:rsidRPr="006226B0" w:rsidRDefault="00E1020B" w:rsidP="001C7249">
            <w:pPr>
              <w:spacing w:after="0" w:line="240" w:lineRule="auto"/>
              <w:ind w:left="100"/>
              <w:rPr>
                <w:ins w:id="360" w:author="Chasco, Brandon Edward" w:date="2020-08-26T11:41:00Z"/>
                <w:b/>
                <w:sz w:val="18"/>
                <w:szCs w:val="18"/>
              </w:rPr>
            </w:pPr>
            <w:proofErr w:type="spellStart"/>
            <w:ins w:id="361" w:author="Chasco, Brandon Edward" w:date="2020-08-26T11:41:00Z">
              <w:r w:rsidRPr="006226B0">
                <w:rPr>
                  <w:b/>
                  <w:sz w:val="18"/>
                  <w:szCs w:val="18"/>
                </w:rPr>
                <w:t>transport.win</w:t>
              </w:r>
              <w:proofErr w:type="spellEnd"/>
            </w:ins>
          </w:p>
          <w:p w14:paraId="4D4E77E7" w14:textId="77777777" w:rsidR="00E1020B" w:rsidRPr="006226B0" w:rsidRDefault="00E1020B" w:rsidP="001C7249">
            <w:pPr>
              <w:spacing w:after="0" w:line="240" w:lineRule="auto"/>
              <w:ind w:left="100"/>
              <w:rPr>
                <w:ins w:id="362" w:author="Chasco, Brandon Edward" w:date="2020-08-26T11:41:00Z"/>
                <w:b/>
                <w:sz w:val="18"/>
                <w:szCs w:val="18"/>
              </w:rPr>
            </w:pPr>
            <w:proofErr w:type="spellStart"/>
            <w:ins w:id="363" w:author="Chasco, Brandon Edward" w:date="2020-08-26T11:41:00Z">
              <w:r w:rsidRPr="006226B0">
                <w:rPr>
                  <w:b/>
                  <w:sz w:val="18"/>
                  <w:szCs w:val="18"/>
                </w:rPr>
                <w:t>transport.spr</w:t>
              </w:r>
              <w:proofErr w:type="spellEnd"/>
            </w:ins>
          </w:p>
          <w:p w14:paraId="565AB6CD" w14:textId="77777777" w:rsidR="00E1020B" w:rsidRPr="006226B0" w:rsidRDefault="00E1020B" w:rsidP="001C7249">
            <w:pPr>
              <w:spacing w:after="0" w:line="240" w:lineRule="auto"/>
              <w:ind w:left="100"/>
              <w:rPr>
                <w:ins w:id="364" w:author="Chasco, Brandon Edward" w:date="2020-08-26T11:41:00Z"/>
                <w:b/>
                <w:sz w:val="18"/>
                <w:szCs w:val="18"/>
              </w:rPr>
            </w:pPr>
            <w:proofErr w:type="spellStart"/>
            <w:ins w:id="365" w:author="Chasco, Brandon Edward" w:date="2020-08-26T11:41:00Z">
              <w:r w:rsidRPr="006226B0">
                <w:rPr>
                  <w:b/>
                  <w:sz w:val="18"/>
                  <w:szCs w:val="18"/>
                </w:rPr>
                <w:t>transport.sum</w:t>
              </w:r>
              <w:proofErr w:type="spellEnd"/>
            </w:ins>
          </w:p>
          <w:p w14:paraId="7123C72A" w14:textId="77777777" w:rsidR="00E1020B" w:rsidRPr="006226B0" w:rsidRDefault="00E1020B" w:rsidP="001C7249">
            <w:pPr>
              <w:spacing w:after="0" w:line="240" w:lineRule="auto"/>
              <w:ind w:left="100"/>
              <w:rPr>
                <w:ins w:id="366" w:author="Chasco, Brandon Edward" w:date="2020-08-26T11:41:00Z"/>
                <w:b/>
                <w:sz w:val="18"/>
                <w:szCs w:val="18"/>
              </w:rPr>
            </w:pPr>
            <w:proofErr w:type="spellStart"/>
            <w:ins w:id="367" w:author="Chasco, Brandon Edward" w:date="2020-08-26T11:41:00Z">
              <w:r w:rsidRPr="006226B0">
                <w:rPr>
                  <w:b/>
                  <w:sz w:val="18"/>
                  <w:szCs w:val="18"/>
                </w:rPr>
                <w:t>transport.aut</w:t>
              </w:r>
              <w:proofErr w:type="spellEnd"/>
            </w:ins>
          </w:p>
        </w:tc>
        <w:tc>
          <w:tcPr>
            <w:tcW w:w="2985" w:type="dxa"/>
            <w:tcBorders>
              <w:bottom w:val="single" w:sz="4" w:space="0" w:color="000000"/>
            </w:tcBorders>
            <w:shd w:val="clear" w:color="auto" w:fill="auto"/>
            <w:tcMar>
              <w:top w:w="100" w:type="dxa"/>
              <w:left w:w="100" w:type="dxa"/>
              <w:bottom w:w="100" w:type="dxa"/>
              <w:right w:w="100" w:type="dxa"/>
            </w:tcMar>
          </w:tcPr>
          <w:p w14:paraId="049C774B" w14:textId="77777777" w:rsidR="00E1020B" w:rsidRPr="006226B0" w:rsidRDefault="00E1020B" w:rsidP="001C7249">
            <w:pPr>
              <w:spacing w:after="0" w:line="240" w:lineRule="auto"/>
              <w:ind w:left="100"/>
              <w:rPr>
                <w:ins w:id="368" w:author="Chasco, Brandon Edward" w:date="2020-08-26T11:41:00Z"/>
                <w:sz w:val="18"/>
                <w:szCs w:val="18"/>
              </w:rPr>
            </w:pPr>
            <w:ins w:id="369" w:author="Chasco, Brandon Edward" w:date="2020-08-26T11:41:00Z">
              <w:r w:rsidRPr="00532405">
                <w:rPr>
                  <w:sz w:val="18"/>
                  <w:szCs w:val="18"/>
                </w:rPr>
                <w:t>Seasonal measure of Sverdrup index</w:t>
              </w:r>
              <w:r w:rsidRPr="00532405" w:rsidDel="00532405">
                <w:rPr>
                  <w:sz w:val="18"/>
                  <w:szCs w:val="18"/>
                </w:rPr>
                <w:t xml:space="preserve"> </w:t>
              </w:r>
              <w:r w:rsidRPr="00532405">
                <w:rPr>
                  <w:sz w:val="18"/>
                  <w:szCs w:val="18"/>
                </w:rPr>
                <w:t xml:space="preserve">most correlated with the </w:t>
              </w:r>
              <w:r w:rsidRPr="006226B0">
                <w:rPr>
                  <w:sz w:val="18"/>
                  <w:szCs w:val="18"/>
                </w:rPr>
                <w:t>temperatures in the upper 20 meters.</w:t>
              </w:r>
            </w:ins>
          </w:p>
        </w:tc>
        <w:tc>
          <w:tcPr>
            <w:tcW w:w="1395" w:type="dxa"/>
            <w:tcBorders>
              <w:bottom w:val="single" w:sz="4" w:space="0" w:color="000000"/>
            </w:tcBorders>
            <w:shd w:val="clear" w:color="auto" w:fill="auto"/>
            <w:tcMar>
              <w:top w:w="100" w:type="dxa"/>
              <w:left w:w="100" w:type="dxa"/>
              <w:bottom w:w="100" w:type="dxa"/>
              <w:right w:w="100" w:type="dxa"/>
            </w:tcMar>
          </w:tcPr>
          <w:p w14:paraId="0199346B" w14:textId="77777777" w:rsidR="00E1020B" w:rsidRPr="006226B0" w:rsidRDefault="00E1020B" w:rsidP="001C7249">
            <w:pPr>
              <w:spacing w:after="0" w:line="240" w:lineRule="auto"/>
              <w:ind w:left="100"/>
              <w:rPr>
                <w:ins w:id="370" w:author="Chasco, Brandon Edward" w:date="2020-08-26T11:41:00Z"/>
                <w:sz w:val="18"/>
                <w:szCs w:val="18"/>
              </w:rPr>
            </w:pPr>
          </w:p>
        </w:tc>
        <w:tc>
          <w:tcPr>
            <w:tcW w:w="3615" w:type="dxa"/>
            <w:tcBorders>
              <w:bottom w:val="single" w:sz="4" w:space="0" w:color="000000"/>
            </w:tcBorders>
            <w:shd w:val="clear" w:color="auto" w:fill="auto"/>
            <w:tcMar>
              <w:top w:w="100" w:type="dxa"/>
              <w:left w:w="100" w:type="dxa"/>
              <w:bottom w:w="100" w:type="dxa"/>
              <w:right w:w="100" w:type="dxa"/>
            </w:tcMar>
          </w:tcPr>
          <w:p w14:paraId="6D7C9AE0" w14:textId="77777777" w:rsidR="00E1020B" w:rsidRPr="006226B0" w:rsidRDefault="00E1020B" w:rsidP="001C7249">
            <w:pPr>
              <w:spacing w:after="0" w:line="240" w:lineRule="auto"/>
              <w:ind w:left="100"/>
              <w:rPr>
                <w:ins w:id="371" w:author="Chasco, Brandon Edward" w:date="2020-08-26T11:41:00Z"/>
                <w:sz w:val="18"/>
                <w:szCs w:val="18"/>
              </w:rPr>
            </w:pPr>
          </w:p>
        </w:tc>
      </w:tr>
    </w:tbl>
    <w:p w14:paraId="3C630159" w14:textId="77777777" w:rsidR="00E1020B" w:rsidRPr="006226B0" w:rsidRDefault="00E1020B" w:rsidP="00E1020B">
      <w:pPr>
        <w:rPr>
          <w:ins w:id="372" w:author="Chasco, Brandon Edward" w:date="2020-08-26T11:41:00Z"/>
        </w:rPr>
      </w:pPr>
    </w:p>
    <w:p w14:paraId="3D37927E" w14:textId="77777777" w:rsidR="00E1020B" w:rsidRPr="006226B0" w:rsidRDefault="00E1020B" w:rsidP="00E1020B">
      <w:pPr>
        <w:spacing w:after="0" w:line="240" w:lineRule="auto"/>
        <w:rPr>
          <w:ins w:id="373" w:author="Chasco, Brandon Edward" w:date="2020-08-26T11:41:00Z"/>
        </w:rPr>
      </w:pPr>
      <w:ins w:id="374" w:author="Chasco, Brandon Edward" w:date="2020-08-26T11:41:00Z">
        <w:r w:rsidRPr="006226B0">
          <w:br w:type="page"/>
        </w:r>
      </w:ins>
    </w:p>
    <w:p w14:paraId="784503E7" w14:textId="77777777" w:rsidR="00E1020B" w:rsidRPr="00B166D4" w:rsidRDefault="00E1020B" w:rsidP="00B26111"/>
    <w:p w14:paraId="79BDD7E1" w14:textId="77777777" w:rsidR="00B26111" w:rsidRPr="000B716D" w:rsidRDefault="00B26111">
      <w:pPr>
        <w:pStyle w:val="Heading2"/>
        <w:pPrChange w:id="375" w:author="Chasco, Brandon Edward" w:date="2020-08-26T10:31:00Z">
          <w:pPr/>
        </w:pPrChange>
      </w:pPr>
      <w:del w:id="376" w:author="Chasco, Brandon Edward" w:date="2020-08-26T10:27:00Z">
        <w:r w:rsidRPr="000B716D" w:rsidDel="00543281">
          <w:delText xml:space="preserve"> </w:delText>
        </w:r>
      </w:del>
      <w:r w:rsidRPr="00543281">
        <w:rPr>
          <w:rPrChange w:id="377" w:author="Chasco, Brandon Edward" w:date="2020-08-26T10:27:00Z">
            <w:rPr>
              <w:b/>
              <w:i/>
            </w:rPr>
          </w:rPrChange>
        </w:rPr>
        <w:t>Estimation and data processing</w:t>
      </w:r>
    </w:p>
    <w:p w14:paraId="030FCEE6" w14:textId="77777777" w:rsidR="00B26111" w:rsidRPr="00B166D4" w:rsidRDefault="00B26111" w:rsidP="00B26111">
      <w:r w:rsidRPr="00B166D4">
        <w:tab/>
        <w:t xml:space="preserve">All of the data we used for this analysis are publicly available. We provide a description of the R scripts used to create these environmental data objects from the raw data inputs in </w:t>
      </w:r>
      <w:r>
        <w:t>supplemental Table.S1</w:t>
      </w:r>
      <w:r w:rsidRPr="00B166D4">
        <w:t xml:space="preserve">. The estimation of the model parameters was done with Template Model Builder (TMB) – a package of C++ libraries that efficiently estimates fixed effects of the model using the </w:t>
      </w:r>
      <w:proofErr w:type="spellStart"/>
      <w:r w:rsidRPr="00B166D4">
        <w:t>AutoDiff</w:t>
      </w:r>
      <w:proofErr w:type="spellEnd"/>
      <w:r w:rsidRPr="00B166D4">
        <w:t xml:space="preserve"> libraries and a Laplace approximation to integrate over the random effects. </w:t>
      </w:r>
    </w:p>
    <w:p w14:paraId="10810049" w14:textId="77777777" w:rsidR="00B26111" w:rsidRPr="00543281" w:rsidRDefault="00B26111">
      <w:pPr>
        <w:pStyle w:val="Heading2"/>
        <w:rPr>
          <w:rPrChange w:id="378" w:author="Chasco, Brandon Edward" w:date="2020-08-26T10:28:00Z">
            <w:rPr>
              <w:i/>
            </w:rPr>
          </w:rPrChange>
        </w:rPr>
        <w:pPrChange w:id="379" w:author="Chasco, Brandon Edward" w:date="2020-08-26T10:30:00Z">
          <w:pPr/>
        </w:pPrChange>
      </w:pPr>
      <w:r w:rsidRPr="00543281">
        <w:rPr>
          <w:rPrChange w:id="380" w:author="Chasco, Brandon Edward" w:date="2020-08-26T10:28:00Z">
            <w:rPr>
              <w:b/>
              <w:i/>
            </w:rPr>
          </w:rPrChange>
        </w:rPr>
        <w:t>Models</w:t>
      </w:r>
    </w:p>
    <w:p w14:paraId="3FF4A2E0" w14:textId="77777777" w:rsidR="00B26111" w:rsidRPr="00B166D4" w:rsidRDefault="00B26111" w:rsidP="00B26111">
      <w:pPr>
        <w:ind w:firstLine="720"/>
      </w:pPr>
      <w:r w:rsidRPr="00B166D4">
        <w:t xml:space="preserve">We used a mixed-effect logistic regression model to predict the SAR for fish of each rear type r (i.e., hatchery versus wild) migrating past Bonneville Dam on calendar day j during year t. </w:t>
      </w:r>
    </w:p>
    <w:p w14:paraId="27193841" w14:textId="49B46709" w:rsidR="00B26111" w:rsidRPr="00B166D4" w:rsidRDefault="00B26111">
      <w:pPr>
        <w:pBdr>
          <w:top w:val="nil"/>
          <w:left w:val="nil"/>
          <w:bottom w:val="nil"/>
          <w:right w:val="nil"/>
          <w:between w:val="nil"/>
        </w:pBdr>
        <w:spacing w:after="200"/>
        <w:jc w:val="right"/>
        <w:rPr>
          <w:color w:val="000000"/>
        </w:rPr>
        <w:pPrChange w:id="381" w:author="Chasco, Brandon Edward" w:date="2020-08-26T11:01:00Z">
          <w:pPr>
            <w:pBdr>
              <w:top w:val="nil"/>
              <w:left w:val="nil"/>
              <w:bottom w:val="nil"/>
              <w:right w:val="nil"/>
              <w:between w:val="nil"/>
            </w:pBdr>
            <w:spacing w:after="200"/>
          </w:pPr>
        </w:pPrChange>
      </w:pPr>
      <w:del w:id="382" w:author="Chasco, Brandon Edward" w:date="2020-08-26T11:00:00Z">
        <w:r w:rsidRPr="00B166D4" w:rsidDel="007B6B89">
          <w:rPr>
            <w:color w:val="000000"/>
          </w:rPr>
          <w:delText>Equation 1.</w:delText>
        </w:r>
        <w:r w:rsidRPr="00B166D4" w:rsidDel="007B6B89">
          <w:rPr>
            <w:color w:val="000000"/>
          </w:rPr>
          <w:tab/>
        </w:r>
      </w:del>
      <m:oMath>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s</m:t>
            </m:r>
          </m:e>
          <m:sub>
            <m:r>
              <m:rPr>
                <m:sty m:val="p"/>
              </m:rPr>
              <w:rPr>
                <w:rFonts w:ascii="Cambria Math" w:eastAsia="Cambria Math" w:hAnsi="Cambria Math" w:cs="Cambria Math"/>
                <w:color w:val="000000"/>
              </w:rPr>
              <m:t>rjt</m:t>
            </m:r>
          </m:sub>
        </m:sSub>
        <m:r>
          <m:rPr>
            <m:sty m:val="p"/>
          </m:rPr>
          <w:rPr>
            <w:rFonts w:ascii="Cambria Math" w:eastAsia="Cambria Math" w:hAnsi="Cambria Math" w:cs="Cambria Math"/>
            <w:color w:val="000000"/>
          </w:rPr>
          <m:t>=</m:t>
        </m:r>
        <m:f>
          <m:fPr>
            <m:ctrlPr>
              <w:rPr>
                <w:rFonts w:ascii="Cambria Math" w:eastAsia="Cambria Math" w:hAnsi="Cambria Math" w:cs="Cambria Math"/>
                <w:color w:val="000000"/>
              </w:rPr>
            </m:ctrlPr>
          </m:fPr>
          <m:num>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e</m:t>
                </m:r>
              </m:e>
              <m:sup>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η</m:t>
                    </m:r>
                  </m:e>
                  <m:sub>
                    <m:r>
                      <m:rPr>
                        <m:sty m:val="p"/>
                      </m:rPr>
                      <w:rPr>
                        <w:rFonts w:ascii="Cambria Math" w:eastAsia="Cambria Math" w:hAnsi="Cambria Math" w:cs="Cambria Math"/>
                        <w:color w:val="000000"/>
                      </w:rPr>
                      <m:t>rjt</m:t>
                    </m:r>
                  </m:sub>
                </m:sSub>
              </m:sup>
            </m:sSup>
          </m:num>
          <m:den>
            <m:r>
              <m:rPr>
                <m:sty m:val="p"/>
              </m:rPr>
              <w:rPr>
                <w:rFonts w:ascii="Cambria Math" w:eastAsia="Cambria Math" w:hAnsi="Cambria Math" w:cs="Cambria Math"/>
                <w:color w:val="000000"/>
              </w:rPr>
              <m:t>1+</m:t>
            </m:r>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e</m:t>
                </m:r>
              </m:e>
              <m:sup>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η</m:t>
                    </m:r>
                  </m:e>
                  <m:sub>
                    <m:r>
                      <m:rPr>
                        <m:sty m:val="p"/>
                      </m:rPr>
                      <w:rPr>
                        <w:rFonts w:ascii="Cambria Math" w:eastAsia="Cambria Math" w:hAnsi="Cambria Math" w:cs="Cambria Math"/>
                        <w:color w:val="000000"/>
                      </w:rPr>
                      <m:t>rjt</m:t>
                    </m:r>
                  </m:sub>
                </m:sSub>
              </m:sup>
            </m:sSup>
          </m:den>
        </m:f>
      </m:oMath>
      <w:ins w:id="383" w:author="Chasco, Brandon Edward" w:date="2020-08-26T10:57:00Z">
        <w:r w:rsidR="007B6B89">
          <w:rPr>
            <w:color w:val="000000"/>
          </w:rPr>
          <w:tab/>
          <w:t>(1)</w:t>
        </w:r>
      </w:ins>
    </w:p>
    <w:p w14:paraId="0D8FD707" w14:textId="23031F30" w:rsidR="00B26111" w:rsidRPr="00B166D4" w:rsidRDefault="00B26111">
      <w:pPr>
        <w:pBdr>
          <w:top w:val="nil"/>
          <w:left w:val="nil"/>
          <w:bottom w:val="nil"/>
          <w:right w:val="nil"/>
          <w:between w:val="nil"/>
        </w:pBdr>
        <w:spacing w:after="200"/>
        <w:jc w:val="right"/>
        <w:rPr>
          <w:color w:val="000000"/>
        </w:rPr>
        <w:pPrChange w:id="384" w:author="Chasco, Brandon Edward" w:date="2020-08-26T11:01:00Z">
          <w:pPr>
            <w:pBdr>
              <w:top w:val="nil"/>
              <w:left w:val="nil"/>
              <w:bottom w:val="nil"/>
              <w:right w:val="nil"/>
              <w:between w:val="nil"/>
            </w:pBdr>
            <w:spacing w:after="200"/>
          </w:pPr>
        </w:pPrChange>
      </w:pPr>
      <w:del w:id="385" w:author="Chasco, Brandon Edward" w:date="2020-08-26T11:00:00Z">
        <w:r w:rsidRPr="00B166D4" w:rsidDel="007B6B89">
          <w:rPr>
            <w:color w:val="000000"/>
          </w:rPr>
          <w:delText xml:space="preserve">Equation 2. </w:delText>
        </w:r>
        <w:r w:rsidRPr="00B166D4" w:rsidDel="007B6B89">
          <w:rPr>
            <w:color w:val="000000"/>
          </w:rPr>
          <w:tab/>
        </w:r>
      </w:del>
      <m:oMath>
        <m:sSub>
          <m:sSubPr>
            <m:ctrlPr>
              <w:rPr>
                <w:rFonts w:ascii="Cambria Math" w:eastAsia="Cambria Math" w:hAnsi="Cambria Math" w:cs="Cambria Math"/>
                <w:color w:val="000000"/>
              </w:rPr>
            </m:ctrlPr>
          </m:sSubPr>
          <m:e>
            <m:r>
              <m:rPr>
                <m:sty m:val="p"/>
              </m:rPr>
              <w:rPr>
                <w:rFonts w:ascii="Cambria Math" w:hAnsi="Cambria Math"/>
              </w:rPr>
              <m:t>η</m:t>
            </m:r>
          </m:e>
          <m:sub>
            <m:r>
              <m:rPr>
                <m:sty m:val="p"/>
              </m:rPr>
              <w:rPr>
                <w:rFonts w:ascii="Cambria Math" w:eastAsia="Cambria Math" w:hAnsi="Cambria Math" w:cs="Cambria Math"/>
                <w:color w:val="000000"/>
              </w:rPr>
              <m:t>rjt</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μ</m:t>
            </m:r>
          </m:e>
          <m:sub>
            <m:r>
              <m:rPr>
                <m:sty m:val="p"/>
              </m:rPr>
              <w:rPr>
                <w:rFonts w:ascii="Cambria Math" w:eastAsia="Cambria Math" w:hAnsi="Cambria Math" w:cs="Cambria Math"/>
                <w:color w:val="000000"/>
              </w:rPr>
              <m:t>r</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β</m:t>
            </m:r>
          </m:e>
          <m:sub>
            <m:r>
              <m:rPr>
                <m:sty m:val="p"/>
              </m:rPr>
              <w:rPr>
                <w:rFonts w:ascii="Cambria Math" w:eastAsia="Cambria Math" w:hAnsi="Cambria Math" w:cs="Cambria Math"/>
                <w:color w:val="000000"/>
              </w:rPr>
              <m:t>r</m:t>
            </m:r>
          </m:sub>
        </m:sSub>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x</m:t>
            </m:r>
          </m:e>
          <m:sub>
            <m:r>
              <m:rPr>
                <m:sty m:val="p"/>
              </m:rPr>
              <w:rPr>
                <w:rFonts w:ascii="Cambria Math" w:eastAsia="Cambria Math" w:hAnsi="Cambria Math" w:cs="Cambria Math"/>
                <w:color w:val="000000"/>
              </w:rPr>
              <m:t>t</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ν</m:t>
            </m:r>
          </m:e>
          <m:sub>
            <m:r>
              <m:rPr>
                <m:sty m:val="p"/>
              </m:rPr>
              <w:rPr>
                <w:rFonts w:ascii="Cambria Math" w:eastAsia="Cambria Math" w:hAnsi="Cambria Math" w:cs="Cambria Math"/>
                <w:color w:val="000000"/>
              </w:rPr>
              <m:t>rj</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ω</m:t>
            </m:r>
          </m:e>
          <m:sub>
            <m:r>
              <m:rPr>
                <m:sty m:val="p"/>
              </m:rPr>
              <w:rPr>
                <w:rFonts w:ascii="Cambria Math" w:eastAsia="Cambria Math" w:hAnsi="Cambria Math" w:cs="Cambria Math"/>
                <w:color w:val="000000"/>
              </w:rPr>
              <m:t xml:space="preserve">rt </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ε</m:t>
            </m:r>
          </m:e>
          <m:sub>
            <m:r>
              <m:rPr>
                <m:sty m:val="p"/>
              </m:rPr>
              <w:rPr>
                <w:rFonts w:ascii="Cambria Math" w:eastAsia="Cambria Math" w:hAnsi="Cambria Math" w:cs="Cambria Math"/>
                <w:color w:val="000000"/>
              </w:rPr>
              <m:t>rjt</m:t>
            </m:r>
          </m:sub>
        </m:sSub>
      </m:oMath>
      <w:ins w:id="386" w:author="Chasco, Brandon Edward" w:date="2020-08-26T10:57:00Z">
        <w:r w:rsidR="007B6B89">
          <w:rPr>
            <w:color w:val="000000"/>
          </w:rPr>
          <w:tab/>
          <w:t>(2)</w:t>
        </w:r>
      </w:ins>
    </w:p>
    <w:p w14:paraId="6238F0F9" w14:textId="68746024" w:rsidR="00B26111" w:rsidRDefault="00B26111" w:rsidP="00B26111">
      <w:pPr>
        <w:rPr>
          <w:ins w:id="387" w:author="Chasco, Brandon Edward" w:date="2020-08-26T11:44:00Z"/>
        </w:rPr>
      </w:pPr>
      <w:r w:rsidRPr="00B166D4">
        <w:t xml:space="preserve">Where the link function </w:t>
      </w:r>
      <m:oMath>
        <m:sSub>
          <m:sSubPr>
            <m:ctrlPr>
              <w:rPr>
                <w:rFonts w:ascii="Cambria Math" w:eastAsia="Cambria Math" w:hAnsi="Cambria Math" w:cs="Cambria Math"/>
              </w:rPr>
            </m:ctrlPr>
          </m:sSubPr>
          <m:e>
            <m:r>
              <m:rPr>
                <m:sty m:val="p"/>
              </m:rPr>
              <w:rPr>
                <w:rFonts w:ascii="Cambria Math" w:hAnsi="Cambria Math"/>
              </w:rPr>
              <m:t>η</m:t>
            </m:r>
          </m:e>
          <m:sub>
            <m:r>
              <m:rPr>
                <m:sty m:val="p"/>
              </m:rPr>
              <w:rPr>
                <w:rFonts w:ascii="Cambria Math" w:eastAsia="Cambria Math" w:hAnsi="Cambria Math" w:cs="Cambria Math"/>
              </w:rPr>
              <m:t>rjt</m:t>
            </m:r>
          </m:sub>
        </m:sSub>
      </m:oMath>
      <w:r w:rsidRPr="00B166D4">
        <w:t xml:space="preserve"> is a linear combination of fixed and random effects. The fixed-effects consist of the mean survival for rear type r</w:t>
      </w:r>
      <w:proofErr w:type="gramStart"/>
      <w:r w:rsidRPr="00B166D4">
        <w:t xml:space="preserve">, </w:t>
      </w:r>
      <w:proofErr w:type="gramEnd"/>
      <m:oMath>
        <m:sSub>
          <m:sSubPr>
            <m:ctrlPr>
              <w:rPr>
                <w:rFonts w:ascii="Cambria Math" w:eastAsia="Cambria Math" w:hAnsi="Cambria Math" w:cs="Cambria Math"/>
                <w:color w:val="000000"/>
              </w:rPr>
            </m:ctrlPr>
          </m:sSubPr>
          <m:e>
            <m:r>
              <m:rPr>
                <m:sty m:val="p"/>
              </m:rPr>
              <w:rPr>
                <w:rFonts w:ascii="Cambria Math" w:hAnsi="Cambria Math"/>
              </w:rPr>
              <m:t>μ</m:t>
            </m:r>
          </m:e>
          <m:sub>
            <m:r>
              <m:rPr>
                <m:sty m:val="p"/>
              </m:rPr>
              <w:rPr>
                <w:rFonts w:ascii="Cambria Math" w:eastAsia="Cambria Math" w:hAnsi="Cambria Math" w:cs="Cambria Math"/>
                <w:color w:val="000000"/>
              </w:rPr>
              <m:t>r</m:t>
            </m:r>
          </m:sub>
        </m:sSub>
      </m:oMath>
      <w:r w:rsidRPr="00B166D4">
        <w:rPr>
          <w:color w:val="000000"/>
        </w:rPr>
        <w:t>,</w:t>
      </w:r>
      <w:r w:rsidRPr="00B166D4">
        <w:t xml:space="preserve"> and the vector of marine coefficients </w:t>
      </w:r>
      <w:r w:rsidRPr="00B166D4">
        <w:rPr>
          <w:color w:val="000000"/>
        </w:rPr>
        <w:t xml:space="preserve">for the rear type r, </w:t>
      </w:r>
      <m:oMath>
        <m:sSub>
          <m:sSubPr>
            <m:ctrlPr>
              <w:rPr>
                <w:rFonts w:ascii="Cambria Math" w:eastAsia="Cambria Math" w:hAnsi="Cambria Math" w:cs="Cambria Math"/>
                <w:color w:val="000000"/>
              </w:rPr>
            </m:ctrlPr>
          </m:sSubPr>
          <m:e>
            <m:r>
              <m:rPr>
                <m:sty m:val="b"/>
              </m:rPr>
              <w:rPr>
                <w:rFonts w:ascii="Cambria Math" w:hAnsi="Cambria Math"/>
              </w:rPr>
              <m:t>β</m:t>
            </m:r>
          </m:e>
          <m:sub>
            <m:r>
              <m:rPr>
                <m:sty m:val="p"/>
              </m:rPr>
              <w:rPr>
                <w:rFonts w:ascii="Cambria Math" w:eastAsia="Cambria Math" w:hAnsi="Cambria Math" w:cs="Cambria Math"/>
                <w:color w:val="000000"/>
              </w:rPr>
              <m:t>r</m:t>
            </m:r>
          </m:sub>
        </m:sSub>
      </m:oMath>
      <w:r w:rsidRPr="00B166D4">
        <w:rPr>
          <w:color w:val="000000"/>
        </w:rPr>
        <w:t xml:space="preserve">, times the vector of </w:t>
      </w:r>
      <w:r w:rsidRPr="00B166D4">
        <w:t xml:space="preserve">marine covariates in year t, </w:t>
      </w:r>
      <m:oMath>
        <m:sSub>
          <m:sSubPr>
            <m:ctrlPr>
              <w:rPr>
                <w:rFonts w:ascii="Cambria Math" w:eastAsia="Cambria Math" w:hAnsi="Cambria Math" w:cs="Cambria Math"/>
                <w:color w:val="000000"/>
              </w:rPr>
            </m:ctrlPr>
          </m:sSubPr>
          <m:e>
            <m:r>
              <m:rPr>
                <m:sty m:val="b"/>
              </m:rPr>
              <w:rPr>
                <w:rFonts w:ascii="Cambria Math" w:eastAsia="Cambria Math" w:hAnsi="Cambria Math" w:cs="Cambria Math"/>
                <w:color w:val="000000"/>
              </w:rPr>
              <m:t>x</m:t>
            </m:r>
          </m:e>
          <m:sub>
            <m:r>
              <m:rPr>
                <m:sty m:val="p"/>
              </m:rPr>
              <w:rPr>
                <w:rFonts w:ascii="Cambria Math" w:eastAsia="Cambria Math" w:hAnsi="Cambria Math" w:cs="Cambria Math"/>
                <w:color w:val="000000"/>
              </w:rPr>
              <m:t>t</m:t>
            </m:r>
          </m:sub>
        </m:sSub>
      </m:oMath>
      <w:r w:rsidRPr="00B166D4">
        <w:rPr>
          <w:color w:val="000000"/>
        </w:rPr>
        <w:t>.</w:t>
      </w:r>
      <w:r w:rsidRPr="00B166D4">
        <w:rPr>
          <w:b/>
          <w:color w:val="000000"/>
        </w:rPr>
        <w:t xml:space="preserve"> </w:t>
      </w:r>
      <w:r w:rsidRPr="00B166D4">
        <w:rPr>
          <w:color w:val="000000"/>
        </w:rPr>
        <w:t>T</w:t>
      </w:r>
      <w:r w:rsidRPr="00B166D4">
        <w:t>he random effects include an effect for calendar day j of rear type r</w:t>
      </w:r>
      <w:proofErr w:type="gramStart"/>
      <w:r w:rsidRPr="00B166D4">
        <w:t xml:space="preserve">, </w:t>
      </w:r>
      <w:proofErr w:type="gramEnd"/>
      <m:oMath>
        <m:sSub>
          <m:sSubPr>
            <m:ctrlPr>
              <w:rPr>
                <w:rFonts w:ascii="Cambria Math" w:eastAsia="Cambria Math" w:hAnsi="Cambria Math" w:cs="Cambria Math"/>
              </w:rPr>
            </m:ctrlPr>
          </m:sSubPr>
          <m:e>
            <m:r>
              <m:rPr>
                <m:sty m:val="p"/>
              </m:rPr>
              <w:rPr>
                <w:rFonts w:ascii="Cambria Math" w:hAnsi="Cambria Math"/>
              </w:rPr>
              <m:t>ν</m:t>
            </m:r>
          </m:e>
          <m:sub>
            <m:r>
              <m:rPr>
                <m:sty m:val="p"/>
              </m:rPr>
              <w:rPr>
                <w:rFonts w:ascii="Cambria Math" w:eastAsia="Cambria Math" w:hAnsi="Cambria Math" w:cs="Cambria Math"/>
              </w:rPr>
              <m:t>rj</m:t>
            </m:r>
          </m:sub>
        </m:sSub>
      </m:oMath>
      <w:r w:rsidRPr="00B166D4">
        <w:t xml:space="preserve">, an effect for year t of rear type r, </w:t>
      </w:r>
      <m:oMath>
        <m:sSub>
          <m:sSubPr>
            <m:ctrlPr>
              <w:rPr>
                <w:rFonts w:ascii="Cambria Math" w:eastAsia="Cambria Math" w:hAnsi="Cambria Math" w:cs="Cambria Math"/>
                <w:color w:val="000000"/>
              </w:rPr>
            </m:ctrlPr>
          </m:sSubPr>
          <m:e>
            <m:r>
              <m:rPr>
                <m:sty m:val="p"/>
              </m:rPr>
              <w:rPr>
                <w:rFonts w:ascii="Cambria Math" w:hAnsi="Cambria Math"/>
              </w:rPr>
              <m:t>ω</m:t>
            </m:r>
          </m:e>
          <m:sub>
            <m:r>
              <m:rPr>
                <m:sty m:val="p"/>
              </m:rPr>
              <w:rPr>
                <w:rFonts w:ascii="Cambria Math" w:eastAsia="Cambria Math" w:hAnsi="Cambria Math" w:cs="Cambria Math"/>
                <w:color w:val="000000"/>
              </w:rPr>
              <m:t>rt</m:t>
            </m:r>
          </m:sub>
        </m:sSub>
      </m:oMath>
      <w:r w:rsidRPr="00B166D4">
        <w:rPr>
          <w:color w:val="000000"/>
        </w:rPr>
        <w:t xml:space="preserve">, </w:t>
      </w:r>
      <w:r w:rsidRPr="00B166D4">
        <w:t>and the interaction between calendar day j and year t for rear type r</w:t>
      </w:r>
      <w:r w:rsidRPr="00B166D4">
        <w:rPr>
          <w:color w:val="000000"/>
        </w:rPr>
        <w:t xml:space="preserve">, </w:t>
      </w:r>
      <m:oMath>
        <m:sSub>
          <m:sSubPr>
            <m:ctrlPr>
              <w:rPr>
                <w:rFonts w:ascii="Cambria Math" w:eastAsia="Cambria Math" w:hAnsi="Cambria Math" w:cs="Cambria Math"/>
                <w:color w:val="000000"/>
              </w:rPr>
            </m:ctrlPr>
          </m:sSubPr>
          <m:e>
            <m:r>
              <m:rPr>
                <m:sty m:val="p"/>
              </m:rPr>
              <w:rPr>
                <w:rFonts w:ascii="Cambria Math" w:hAnsi="Cambria Math"/>
              </w:rPr>
              <m:t>ε</m:t>
            </m:r>
          </m:e>
          <m:sub>
            <m:r>
              <m:rPr>
                <m:sty m:val="p"/>
              </m:rPr>
              <w:rPr>
                <w:rFonts w:ascii="Cambria Math" w:eastAsia="Cambria Math" w:hAnsi="Cambria Math" w:cs="Cambria Math"/>
                <w:color w:val="000000"/>
              </w:rPr>
              <m:t>rjt</m:t>
            </m:r>
          </m:sub>
        </m:sSub>
      </m:oMath>
      <w:r w:rsidRPr="00B166D4">
        <w:t>. A co</w:t>
      </w:r>
      <w:proofErr w:type="spellStart"/>
      <w:r w:rsidRPr="00B166D4">
        <w:t>mplete</w:t>
      </w:r>
      <w:proofErr w:type="spellEnd"/>
      <w:r w:rsidRPr="00B166D4">
        <w:t xml:space="preserve"> list of the subscripts, parameters and data are available </w:t>
      </w:r>
      <w:r>
        <w:t>in</w:t>
      </w:r>
      <w:r w:rsidR="0001188D">
        <w:t xml:space="preserve"> </w:t>
      </w:r>
      <w:r w:rsidR="0001188D">
        <w:fldChar w:fldCharType="begin"/>
      </w:r>
      <w:r w:rsidR="0001188D">
        <w:instrText xml:space="preserve"> REF _Ref39755390 \h </w:instrText>
      </w:r>
      <w:r w:rsidR="0001188D">
        <w:fldChar w:fldCharType="separate"/>
      </w:r>
      <w:r w:rsidR="00D27709">
        <w:t xml:space="preserve">Table </w:t>
      </w:r>
      <w:r w:rsidR="00D27709">
        <w:rPr>
          <w:noProof/>
        </w:rPr>
        <w:t>3</w:t>
      </w:r>
      <w:r w:rsidR="0001188D">
        <w:fldChar w:fldCharType="end"/>
      </w:r>
      <w:r w:rsidR="0001188D">
        <w:t>.</w:t>
      </w:r>
    </w:p>
    <w:p w14:paraId="085A7B3A" w14:textId="0F8F8E0B" w:rsidR="00E1020B" w:rsidRPr="006226B0" w:rsidRDefault="00E1020B" w:rsidP="00E1020B">
      <w:pPr>
        <w:keepNext/>
        <w:pBdr>
          <w:top w:val="nil"/>
          <w:left w:val="nil"/>
          <w:bottom w:val="nil"/>
          <w:right w:val="nil"/>
          <w:between w:val="nil"/>
        </w:pBdr>
        <w:spacing w:after="200"/>
        <w:rPr>
          <w:ins w:id="388" w:author="Chasco, Brandon Edward" w:date="2020-08-26T11:44:00Z"/>
          <w:color w:val="000000"/>
        </w:rPr>
      </w:pPr>
      <w:ins w:id="389" w:author="Chasco, Brandon Edward" w:date="2020-08-26T11:44:00Z">
        <w:r>
          <w:rPr>
            <w:color w:val="000000"/>
          </w:rPr>
          <w:lastRenderedPageBreak/>
          <w:fldChar w:fldCharType="begin"/>
        </w:r>
        <w:r>
          <w:rPr>
            <w:color w:val="000000"/>
          </w:rPr>
          <w:instrText xml:space="preserve"> REF _Ref39755688 \h </w:instrText>
        </w:r>
      </w:ins>
      <w:r>
        <w:rPr>
          <w:color w:val="000000"/>
        </w:rPr>
      </w:r>
      <w:r w:rsidR="00D602C3">
        <w:rPr>
          <w:color w:val="000000"/>
        </w:rPr>
        <w:instrText xml:space="preserve"> \* MERGEFORMAT </w:instrText>
      </w:r>
      <w:ins w:id="390" w:author="Chasco, Brandon Edward" w:date="2020-08-26T11:44:00Z">
        <w:r>
          <w:rPr>
            <w:color w:val="000000"/>
          </w:rPr>
          <w:fldChar w:fldCharType="separate"/>
        </w:r>
        <w:r>
          <w:t xml:space="preserve">Table </w:t>
        </w:r>
        <w:r>
          <w:rPr>
            <w:noProof/>
          </w:rPr>
          <w:t>3</w:t>
        </w:r>
        <w:r>
          <w:t>.</w:t>
        </w:r>
        <w:r w:rsidRPr="00D602C3">
          <w:rPr>
            <w:rPrChange w:id="391" w:author="Chasco, Brandon Edward" w:date="2020-08-26T15:50:00Z">
              <w:rPr/>
            </w:rPrChange>
          </w:rPr>
          <w:t xml:space="preserve"> </w:t>
        </w:r>
      </w:ins>
      <w:ins w:id="392" w:author="Chasco, Brandon Edward" w:date="2020-08-26T15:50:00Z">
        <w:r w:rsidR="00D602C3" w:rsidRPr="00D602C3">
          <w:rPr>
            <w:b/>
            <w:rPrChange w:id="393" w:author="Chasco, Brandon Edward" w:date="2020-08-26T15:50:00Z">
              <w:rPr/>
            </w:rPrChange>
          </w:rPr>
          <w:t>Description of model symbols</w:t>
        </w:r>
        <w:r w:rsidR="00D602C3">
          <w:t xml:space="preserve">. </w:t>
        </w:r>
      </w:ins>
      <w:ins w:id="394" w:author="Chasco, Brandon Edward" w:date="2020-08-26T11:44:00Z">
        <w:r w:rsidRPr="00D602C3">
          <w:rPr>
            <w:color w:val="000000"/>
            <w:rPrChange w:id="395" w:author="Chasco, Brandon Edward" w:date="2020-08-26T15:50:00Z">
              <w:rPr>
                <w:color w:val="000000"/>
              </w:rPr>
            </w:rPrChange>
          </w:rPr>
          <w:t xml:space="preserve">List of data types, subscripts, parameters (i.e., fixed effects), and random effects used to model the </w:t>
        </w:r>
        <w:proofErr w:type="spellStart"/>
        <w:r w:rsidRPr="00D602C3">
          <w:rPr>
            <w:color w:val="000000"/>
            <w:rPrChange w:id="396" w:author="Chasco, Brandon Edward" w:date="2020-08-26T15:50:00Z">
              <w:rPr>
                <w:color w:val="000000"/>
              </w:rPr>
            </w:rPrChange>
          </w:rPr>
          <w:t>smolt</w:t>
        </w:r>
        <w:proofErr w:type="spellEnd"/>
        <w:r w:rsidRPr="00D602C3">
          <w:rPr>
            <w:color w:val="000000"/>
            <w:rPrChange w:id="397" w:author="Chasco, Brandon Edward" w:date="2020-08-26T15:50:00Z">
              <w:rPr>
                <w:color w:val="000000"/>
              </w:rPr>
            </w:rPrChange>
          </w:rPr>
          <w:t xml:space="preserve"> to adult survival of spring/summer Chinook salmon originating from the Snake River Basin</w:t>
        </w:r>
        <w:r w:rsidRPr="00B166D4">
          <w:rPr>
            <w:color w:val="000000"/>
          </w:rPr>
          <w:t>.</w:t>
        </w:r>
        <w:r>
          <w:rPr>
            <w:color w:val="000000"/>
          </w:rPr>
          <w:fldChar w:fldCharType="end"/>
        </w:r>
        <w:r w:rsidDel="00455D4C">
          <w:rPr>
            <w:color w:val="000000"/>
          </w:rPr>
          <w:t xml:space="preserve"> </w:t>
        </w:r>
      </w:ins>
    </w:p>
    <w:tbl>
      <w:tblPr>
        <w:tblStyle w:val="a1"/>
        <w:tblW w:w="9699" w:type="dxa"/>
        <w:tblBorders>
          <w:top w:val="nil"/>
          <w:left w:val="nil"/>
          <w:bottom w:val="nil"/>
          <w:right w:val="nil"/>
          <w:insideH w:val="nil"/>
          <w:insideV w:val="nil"/>
        </w:tblBorders>
        <w:tblLayout w:type="fixed"/>
        <w:tblLook w:val="0400" w:firstRow="0" w:lastRow="0" w:firstColumn="0" w:lastColumn="0" w:noHBand="0" w:noVBand="1"/>
      </w:tblPr>
      <w:tblGrid>
        <w:gridCol w:w="2032"/>
        <w:gridCol w:w="1267"/>
        <w:gridCol w:w="6400"/>
      </w:tblGrid>
      <w:tr w:rsidR="00E1020B" w:rsidRPr="006226B0" w14:paraId="141543E2" w14:textId="77777777" w:rsidTr="001C7249">
        <w:trPr>
          <w:trHeight w:val="423"/>
          <w:ins w:id="398" w:author="Chasco, Brandon Edward" w:date="2020-08-26T11:44:00Z"/>
        </w:trPr>
        <w:tc>
          <w:tcPr>
            <w:tcW w:w="2032" w:type="dxa"/>
            <w:tcBorders>
              <w:top w:val="single" w:sz="4" w:space="0" w:color="000000"/>
              <w:bottom w:val="single" w:sz="4" w:space="0" w:color="000000"/>
            </w:tcBorders>
          </w:tcPr>
          <w:p w14:paraId="123627B4" w14:textId="77777777" w:rsidR="00E1020B" w:rsidRPr="006226B0" w:rsidRDefault="00E1020B" w:rsidP="001C7249">
            <w:pPr>
              <w:spacing w:line="240" w:lineRule="auto"/>
              <w:rPr>
                <w:ins w:id="399" w:author="Chasco, Brandon Edward" w:date="2020-08-26T11:44:00Z"/>
              </w:rPr>
            </w:pPr>
            <w:ins w:id="400" w:author="Chasco, Brandon Edward" w:date="2020-08-26T11:44:00Z">
              <w:r w:rsidRPr="006226B0">
                <w:t>Type</w:t>
              </w:r>
            </w:ins>
          </w:p>
        </w:tc>
        <w:tc>
          <w:tcPr>
            <w:tcW w:w="1267" w:type="dxa"/>
            <w:tcBorders>
              <w:top w:val="single" w:sz="4" w:space="0" w:color="000000"/>
              <w:bottom w:val="single" w:sz="4" w:space="0" w:color="000000"/>
            </w:tcBorders>
          </w:tcPr>
          <w:p w14:paraId="429DF0BE" w14:textId="77777777" w:rsidR="00E1020B" w:rsidRPr="006226B0" w:rsidRDefault="00E1020B" w:rsidP="001C7249">
            <w:pPr>
              <w:spacing w:line="240" w:lineRule="auto"/>
              <w:rPr>
                <w:ins w:id="401" w:author="Chasco, Brandon Edward" w:date="2020-08-26T11:44:00Z"/>
              </w:rPr>
            </w:pPr>
            <w:ins w:id="402" w:author="Chasco, Brandon Edward" w:date="2020-08-26T11:44:00Z">
              <w:r w:rsidRPr="006226B0">
                <w:t>Symbol</w:t>
              </w:r>
            </w:ins>
          </w:p>
        </w:tc>
        <w:tc>
          <w:tcPr>
            <w:tcW w:w="6400" w:type="dxa"/>
            <w:tcBorders>
              <w:top w:val="single" w:sz="4" w:space="0" w:color="000000"/>
              <w:bottom w:val="single" w:sz="4" w:space="0" w:color="000000"/>
            </w:tcBorders>
          </w:tcPr>
          <w:p w14:paraId="40298662" w14:textId="77777777" w:rsidR="00E1020B" w:rsidRPr="006226B0" w:rsidRDefault="00E1020B" w:rsidP="001C7249">
            <w:pPr>
              <w:spacing w:line="240" w:lineRule="auto"/>
              <w:rPr>
                <w:ins w:id="403" w:author="Chasco, Brandon Edward" w:date="2020-08-26T11:44:00Z"/>
              </w:rPr>
            </w:pPr>
            <w:ins w:id="404" w:author="Chasco, Brandon Edward" w:date="2020-08-26T11:44:00Z">
              <w:r w:rsidRPr="006226B0">
                <w:t>Description</w:t>
              </w:r>
            </w:ins>
          </w:p>
        </w:tc>
      </w:tr>
      <w:tr w:rsidR="00E1020B" w:rsidRPr="006226B0" w14:paraId="19E0B035" w14:textId="77777777" w:rsidTr="001C7249">
        <w:trPr>
          <w:trHeight w:val="408"/>
          <w:ins w:id="405" w:author="Chasco, Brandon Edward" w:date="2020-08-26T11:44:00Z"/>
        </w:trPr>
        <w:tc>
          <w:tcPr>
            <w:tcW w:w="2032" w:type="dxa"/>
            <w:tcBorders>
              <w:top w:val="single" w:sz="4" w:space="0" w:color="000000"/>
              <w:left w:val="nil"/>
              <w:bottom w:val="nil"/>
              <w:right w:val="nil"/>
            </w:tcBorders>
          </w:tcPr>
          <w:p w14:paraId="0ED9E642" w14:textId="77777777" w:rsidR="00E1020B" w:rsidRPr="006226B0" w:rsidRDefault="00E1020B" w:rsidP="001C7249">
            <w:pPr>
              <w:spacing w:line="240" w:lineRule="auto"/>
              <w:rPr>
                <w:ins w:id="406" w:author="Chasco, Brandon Edward" w:date="2020-08-26T11:44:00Z"/>
              </w:rPr>
            </w:pPr>
            <w:ins w:id="407" w:author="Chasco, Brandon Edward" w:date="2020-08-26T11:44:00Z">
              <w:r w:rsidRPr="006226B0">
                <w:t>Data</w:t>
              </w:r>
            </w:ins>
          </w:p>
        </w:tc>
        <w:tc>
          <w:tcPr>
            <w:tcW w:w="1267" w:type="dxa"/>
            <w:tcBorders>
              <w:top w:val="single" w:sz="4" w:space="0" w:color="000000"/>
              <w:left w:val="nil"/>
              <w:bottom w:val="nil"/>
              <w:right w:val="nil"/>
            </w:tcBorders>
          </w:tcPr>
          <w:p w14:paraId="58632B72" w14:textId="77777777" w:rsidR="00E1020B" w:rsidRPr="00B166D4" w:rsidRDefault="00B605F0" w:rsidP="001C7249">
            <w:pPr>
              <w:jc w:val="center"/>
              <w:rPr>
                <w:ins w:id="408" w:author="Chasco, Brandon Edward" w:date="2020-08-26T11:44:00Z"/>
                <w:rFonts w:ascii="Cambria Math" w:eastAsia="Cambria Math" w:hAnsi="Cambria Math" w:cs="Cambria Math"/>
              </w:rPr>
            </w:pPr>
            <m:oMathPara>
              <m:oMath>
                <m:sSub>
                  <m:sSubPr>
                    <m:ctrlPr>
                      <w:ins w:id="409" w:author="Chasco, Brandon Edward" w:date="2020-08-26T11:44:00Z">
                        <w:rPr>
                          <w:rFonts w:ascii="Cambria Math" w:eastAsia="Cambria Math" w:hAnsi="Cambria Math" w:cs="Cambria Math"/>
                        </w:rPr>
                      </w:ins>
                    </m:ctrlPr>
                  </m:sSubPr>
                  <m:e>
                    <m:r>
                      <w:ins w:id="410" w:author="Chasco, Brandon Edward" w:date="2020-08-26T11:44:00Z">
                        <m:rPr>
                          <m:sty m:val="p"/>
                        </m:rPr>
                        <w:rPr>
                          <w:rFonts w:ascii="Cambria Math" w:eastAsia="Cambria Math" w:hAnsi="Cambria Math" w:cs="Cambria Math"/>
                        </w:rPr>
                        <m:t>n</m:t>
                      </w:ins>
                    </m:r>
                  </m:e>
                  <m:sub>
                    <m:r>
                      <w:ins w:id="411" w:author="Chasco, Brandon Edward" w:date="2020-08-26T11:44:00Z">
                        <m:rPr>
                          <m:sty m:val="p"/>
                        </m:rPr>
                        <w:rPr>
                          <w:rFonts w:ascii="Cambria Math" w:eastAsia="Cambria Math" w:hAnsi="Cambria Math" w:cs="Cambria Math"/>
                        </w:rPr>
                        <m:t>rjt</m:t>
                      </w:ins>
                    </m:r>
                  </m:sub>
                </m:sSub>
              </m:oMath>
            </m:oMathPara>
          </w:p>
        </w:tc>
        <w:tc>
          <w:tcPr>
            <w:tcW w:w="6400" w:type="dxa"/>
            <w:tcBorders>
              <w:top w:val="single" w:sz="4" w:space="0" w:color="000000"/>
              <w:left w:val="nil"/>
              <w:bottom w:val="nil"/>
              <w:right w:val="nil"/>
            </w:tcBorders>
          </w:tcPr>
          <w:p w14:paraId="6F869A77" w14:textId="77777777" w:rsidR="00E1020B" w:rsidRPr="00B166D4" w:rsidRDefault="00E1020B" w:rsidP="001C7249">
            <w:pPr>
              <w:spacing w:line="240" w:lineRule="auto"/>
              <w:rPr>
                <w:ins w:id="412" w:author="Chasco, Brandon Edward" w:date="2020-08-26T11:44:00Z"/>
              </w:rPr>
            </w:pPr>
            <w:ins w:id="413" w:author="Chasco, Brandon Edward" w:date="2020-08-26T11:44:00Z">
              <w:r w:rsidRPr="00B166D4">
                <w:t>Cohort of juvenile fish of rear type r migrating past Bonneville Dam on day j in year t</w:t>
              </w:r>
            </w:ins>
          </w:p>
        </w:tc>
      </w:tr>
      <w:tr w:rsidR="00E1020B" w:rsidRPr="006226B0" w14:paraId="3AFC4D22" w14:textId="77777777" w:rsidTr="001C7249">
        <w:trPr>
          <w:trHeight w:val="408"/>
          <w:ins w:id="414" w:author="Chasco, Brandon Edward" w:date="2020-08-26T11:44:00Z"/>
        </w:trPr>
        <w:tc>
          <w:tcPr>
            <w:tcW w:w="2032" w:type="dxa"/>
            <w:tcBorders>
              <w:top w:val="nil"/>
              <w:left w:val="nil"/>
              <w:bottom w:val="nil"/>
              <w:right w:val="nil"/>
            </w:tcBorders>
          </w:tcPr>
          <w:p w14:paraId="5BD4A729" w14:textId="77777777" w:rsidR="00E1020B" w:rsidRPr="006226B0" w:rsidRDefault="00E1020B" w:rsidP="001C7249">
            <w:pPr>
              <w:spacing w:line="240" w:lineRule="auto"/>
              <w:rPr>
                <w:ins w:id="415" w:author="Chasco, Brandon Edward" w:date="2020-08-26T11:44:00Z"/>
              </w:rPr>
            </w:pPr>
          </w:p>
        </w:tc>
        <w:tc>
          <w:tcPr>
            <w:tcW w:w="1267" w:type="dxa"/>
            <w:tcBorders>
              <w:top w:val="nil"/>
              <w:left w:val="nil"/>
              <w:bottom w:val="nil"/>
              <w:right w:val="nil"/>
            </w:tcBorders>
          </w:tcPr>
          <w:p w14:paraId="081DBBCC" w14:textId="77777777" w:rsidR="00E1020B" w:rsidRPr="00B166D4" w:rsidRDefault="00B605F0" w:rsidP="001C7249">
            <w:pPr>
              <w:jc w:val="center"/>
              <w:rPr>
                <w:ins w:id="416" w:author="Chasco, Brandon Edward" w:date="2020-08-26T11:44:00Z"/>
                <w:rFonts w:ascii="Cambria Math" w:eastAsia="Cambria Math" w:hAnsi="Cambria Math" w:cs="Cambria Math"/>
              </w:rPr>
            </w:pPr>
            <m:oMathPara>
              <m:oMath>
                <m:sSub>
                  <m:sSubPr>
                    <m:ctrlPr>
                      <w:ins w:id="417" w:author="Chasco, Brandon Edward" w:date="2020-08-26T11:44:00Z">
                        <w:rPr>
                          <w:rFonts w:ascii="Cambria Math" w:eastAsia="Cambria Math" w:hAnsi="Cambria Math" w:cs="Cambria Math"/>
                        </w:rPr>
                      </w:ins>
                    </m:ctrlPr>
                  </m:sSubPr>
                  <m:e>
                    <m:r>
                      <w:ins w:id="418" w:author="Chasco, Brandon Edward" w:date="2020-08-26T11:44:00Z">
                        <m:rPr>
                          <m:sty m:val="p"/>
                        </m:rPr>
                        <w:rPr>
                          <w:rFonts w:ascii="Cambria Math" w:eastAsia="Cambria Math" w:hAnsi="Cambria Math" w:cs="Cambria Math"/>
                        </w:rPr>
                        <m:t>k</m:t>
                      </w:ins>
                    </m:r>
                  </m:e>
                  <m:sub>
                    <m:r>
                      <w:ins w:id="419" w:author="Chasco, Brandon Edward" w:date="2020-08-26T11:44:00Z">
                        <m:rPr>
                          <m:sty m:val="p"/>
                        </m:rPr>
                        <w:rPr>
                          <w:rFonts w:ascii="Cambria Math" w:eastAsia="Cambria Math" w:hAnsi="Cambria Math" w:cs="Cambria Math"/>
                        </w:rPr>
                        <m:t>rjt</m:t>
                      </w:ins>
                    </m:r>
                  </m:sub>
                </m:sSub>
              </m:oMath>
            </m:oMathPara>
          </w:p>
        </w:tc>
        <w:tc>
          <w:tcPr>
            <w:tcW w:w="6400" w:type="dxa"/>
            <w:tcBorders>
              <w:top w:val="nil"/>
              <w:left w:val="nil"/>
              <w:bottom w:val="nil"/>
              <w:right w:val="nil"/>
            </w:tcBorders>
          </w:tcPr>
          <w:p w14:paraId="77BA23CC" w14:textId="77777777" w:rsidR="00E1020B" w:rsidRPr="00B166D4" w:rsidRDefault="00E1020B" w:rsidP="001C7249">
            <w:pPr>
              <w:spacing w:line="240" w:lineRule="auto"/>
              <w:rPr>
                <w:ins w:id="420" w:author="Chasco, Brandon Edward" w:date="2020-08-26T11:44:00Z"/>
              </w:rPr>
            </w:pPr>
            <w:ins w:id="421" w:author="Chasco, Brandon Edward" w:date="2020-08-26T11:44:00Z">
              <w:r w:rsidRPr="00B166D4">
                <w:t>Number of fish from the juvenile cohort of rear type r migrating past Bonneville Dam on day j in year t that survived to adulthood</w:t>
              </w:r>
            </w:ins>
          </w:p>
        </w:tc>
      </w:tr>
      <w:tr w:rsidR="00E1020B" w:rsidRPr="006226B0" w14:paraId="7474A0F9" w14:textId="77777777" w:rsidTr="001C7249">
        <w:trPr>
          <w:trHeight w:val="408"/>
          <w:ins w:id="422" w:author="Chasco, Brandon Edward" w:date="2020-08-26T11:44:00Z"/>
        </w:trPr>
        <w:tc>
          <w:tcPr>
            <w:tcW w:w="2032" w:type="dxa"/>
            <w:tcBorders>
              <w:top w:val="nil"/>
              <w:left w:val="nil"/>
              <w:bottom w:val="nil"/>
              <w:right w:val="nil"/>
            </w:tcBorders>
          </w:tcPr>
          <w:p w14:paraId="7C27ED49" w14:textId="77777777" w:rsidR="00E1020B" w:rsidRPr="006226B0" w:rsidRDefault="00E1020B" w:rsidP="001C7249">
            <w:pPr>
              <w:spacing w:line="240" w:lineRule="auto"/>
              <w:rPr>
                <w:ins w:id="423" w:author="Chasco, Brandon Edward" w:date="2020-08-26T11:44:00Z"/>
              </w:rPr>
            </w:pPr>
          </w:p>
        </w:tc>
        <w:tc>
          <w:tcPr>
            <w:tcW w:w="1267" w:type="dxa"/>
            <w:tcBorders>
              <w:top w:val="nil"/>
              <w:left w:val="nil"/>
              <w:bottom w:val="nil"/>
              <w:right w:val="nil"/>
            </w:tcBorders>
          </w:tcPr>
          <w:p w14:paraId="22C704DB" w14:textId="77777777" w:rsidR="00E1020B" w:rsidRPr="00B166D4" w:rsidRDefault="00B605F0" w:rsidP="001C7249">
            <w:pPr>
              <w:jc w:val="center"/>
              <w:rPr>
                <w:ins w:id="424" w:author="Chasco, Brandon Edward" w:date="2020-08-26T11:44:00Z"/>
                <w:rFonts w:ascii="Cambria Math" w:eastAsia="Cambria Math" w:hAnsi="Cambria Math" w:cs="Cambria Math"/>
              </w:rPr>
            </w:pPr>
            <m:oMathPara>
              <m:oMath>
                <m:sSub>
                  <m:sSubPr>
                    <m:ctrlPr>
                      <w:ins w:id="425" w:author="Chasco, Brandon Edward" w:date="2020-08-26T11:44:00Z">
                        <w:rPr>
                          <w:rFonts w:ascii="Cambria Math" w:eastAsia="Cambria Math" w:hAnsi="Cambria Math" w:cs="Cambria Math"/>
                        </w:rPr>
                      </w:ins>
                    </m:ctrlPr>
                  </m:sSubPr>
                  <m:e>
                    <m:r>
                      <w:ins w:id="426" w:author="Chasco, Brandon Edward" w:date="2020-08-26T11:44:00Z">
                        <m:rPr>
                          <m:sty m:val="p"/>
                        </m:rPr>
                        <w:rPr>
                          <w:rFonts w:ascii="Cambria Math" w:eastAsia="Cambria Math" w:hAnsi="Cambria Math" w:cs="Cambria Math"/>
                        </w:rPr>
                        <m:t>x</m:t>
                      </w:ins>
                    </m:r>
                  </m:e>
                  <m:sub>
                    <m:r>
                      <w:ins w:id="427" w:author="Chasco, Brandon Edward" w:date="2020-08-26T11:44:00Z">
                        <m:rPr>
                          <m:sty m:val="p"/>
                        </m:rPr>
                        <w:rPr>
                          <w:rFonts w:ascii="Cambria Math" w:eastAsia="Cambria Math" w:hAnsi="Cambria Math" w:cs="Cambria Math"/>
                        </w:rPr>
                        <m:t>t</m:t>
                      </w:ins>
                    </m:r>
                  </m:sub>
                </m:sSub>
              </m:oMath>
            </m:oMathPara>
          </w:p>
        </w:tc>
        <w:tc>
          <w:tcPr>
            <w:tcW w:w="6400" w:type="dxa"/>
            <w:tcBorders>
              <w:top w:val="nil"/>
              <w:left w:val="nil"/>
              <w:bottom w:val="nil"/>
              <w:right w:val="nil"/>
            </w:tcBorders>
          </w:tcPr>
          <w:p w14:paraId="4811F86F" w14:textId="77777777" w:rsidR="00E1020B" w:rsidRPr="00B166D4" w:rsidRDefault="00E1020B" w:rsidP="001C7249">
            <w:pPr>
              <w:spacing w:line="240" w:lineRule="auto"/>
              <w:rPr>
                <w:ins w:id="428" w:author="Chasco, Brandon Edward" w:date="2020-08-26T11:44:00Z"/>
              </w:rPr>
            </w:pPr>
            <w:ins w:id="429" w:author="Chasco, Brandon Edward" w:date="2020-08-26T11:44:00Z">
              <w:r w:rsidRPr="00B166D4">
                <w:t>Vector of environmental covariates for year t</w:t>
              </w:r>
            </w:ins>
          </w:p>
        </w:tc>
      </w:tr>
      <w:tr w:rsidR="00E1020B" w:rsidRPr="006226B0" w14:paraId="011470FB" w14:textId="77777777" w:rsidTr="001C7249">
        <w:trPr>
          <w:trHeight w:val="408"/>
          <w:ins w:id="430" w:author="Chasco, Brandon Edward" w:date="2020-08-26T11:44:00Z"/>
        </w:trPr>
        <w:tc>
          <w:tcPr>
            <w:tcW w:w="2032" w:type="dxa"/>
            <w:tcBorders>
              <w:top w:val="nil"/>
              <w:left w:val="nil"/>
              <w:bottom w:val="nil"/>
              <w:right w:val="nil"/>
            </w:tcBorders>
          </w:tcPr>
          <w:p w14:paraId="39506AD1" w14:textId="77777777" w:rsidR="00E1020B" w:rsidRPr="006226B0" w:rsidRDefault="00E1020B" w:rsidP="001C7249">
            <w:pPr>
              <w:spacing w:line="240" w:lineRule="auto"/>
              <w:rPr>
                <w:ins w:id="431" w:author="Chasco, Brandon Edward" w:date="2020-08-26T11:44:00Z"/>
              </w:rPr>
            </w:pPr>
            <w:ins w:id="432" w:author="Chasco, Brandon Edward" w:date="2020-08-26T11:44:00Z">
              <w:r w:rsidRPr="006226B0">
                <w:t>Index</w:t>
              </w:r>
            </w:ins>
          </w:p>
        </w:tc>
        <w:tc>
          <w:tcPr>
            <w:tcW w:w="1267" w:type="dxa"/>
            <w:tcBorders>
              <w:top w:val="nil"/>
              <w:left w:val="nil"/>
              <w:bottom w:val="nil"/>
              <w:right w:val="nil"/>
            </w:tcBorders>
          </w:tcPr>
          <w:p w14:paraId="5D1E9F3A" w14:textId="77777777" w:rsidR="00E1020B" w:rsidRPr="006226B0" w:rsidRDefault="00E1020B" w:rsidP="001C7249">
            <w:pPr>
              <w:spacing w:line="240" w:lineRule="auto"/>
              <w:jc w:val="center"/>
              <w:rPr>
                <w:ins w:id="433" w:author="Chasco, Brandon Edward" w:date="2020-08-26T11:44:00Z"/>
                <w:b/>
              </w:rPr>
            </w:pPr>
            <w:ins w:id="434" w:author="Chasco, Brandon Edward" w:date="2020-08-26T11:44:00Z">
              <w:r w:rsidRPr="006226B0">
                <w:t>r</w:t>
              </w:r>
            </w:ins>
          </w:p>
        </w:tc>
        <w:tc>
          <w:tcPr>
            <w:tcW w:w="6400" w:type="dxa"/>
            <w:tcBorders>
              <w:top w:val="nil"/>
              <w:left w:val="nil"/>
              <w:bottom w:val="nil"/>
              <w:right w:val="nil"/>
            </w:tcBorders>
          </w:tcPr>
          <w:p w14:paraId="7ACF62F6" w14:textId="77777777" w:rsidR="00E1020B" w:rsidRPr="006226B0" w:rsidRDefault="00E1020B" w:rsidP="001C7249">
            <w:pPr>
              <w:spacing w:line="240" w:lineRule="auto"/>
              <w:rPr>
                <w:ins w:id="435" w:author="Chasco, Brandon Edward" w:date="2020-08-26T11:44:00Z"/>
                <w:b/>
              </w:rPr>
            </w:pPr>
            <w:ins w:id="436" w:author="Chasco, Brandon Edward" w:date="2020-08-26T11:44:00Z">
              <w:r w:rsidRPr="006226B0">
                <w:t>rearing type</w:t>
              </w:r>
            </w:ins>
          </w:p>
        </w:tc>
      </w:tr>
      <w:tr w:rsidR="00E1020B" w:rsidRPr="006226B0" w14:paraId="67212EE2" w14:textId="77777777" w:rsidTr="001C7249">
        <w:trPr>
          <w:trHeight w:val="437"/>
          <w:ins w:id="437" w:author="Chasco, Brandon Edward" w:date="2020-08-26T11:44:00Z"/>
        </w:trPr>
        <w:tc>
          <w:tcPr>
            <w:tcW w:w="2032" w:type="dxa"/>
            <w:tcBorders>
              <w:top w:val="nil"/>
            </w:tcBorders>
          </w:tcPr>
          <w:p w14:paraId="083EF92C" w14:textId="77777777" w:rsidR="00E1020B" w:rsidRPr="006226B0" w:rsidRDefault="00E1020B" w:rsidP="001C7249">
            <w:pPr>
              <w:spacing w:line="240" w:lineRule="auto"/>
              <w:rPr>
                <w:ins w:id="438" w:author="Chasco, Brandon Edward" w:date="2020-08-26T11:44:00Z"/>
              </w:rPr>
            </w:pPr>
          </w:p>
        </w:tc>
        <w:tc>
          <w:tcPr>
            <w:tcW w:w="1267" w:type="dxa"/>
            <w:tcBorders>
              <w:top w:val="nil"/>
            </w:tcBorders>
          </w:tcPr>
          <w:p w14:paraId="72E9B1FF" w14:textId="77777777" w:rsidR="00E1020B" w:rsidRPr="006226B0" w:rsidRDefault="00E1020B" w:rsidP="001C7249">
            <w:pPr>
              <w:spacing w:line="240" w:lineRule="auto"/>
              <w:jc w:val="center"/>
              <w:rPr>
                <w:ins w:id="439" w:author="Chasco, Brandon Edward" w:date="2020-08-26T11:44:00Z"/>
              </w:rPr>
            </w:pPr>
            <w:ins w:id="440" w:author="Chasco, Brandon Edward" w:date="2020-08-26T11:44:00Z">
              <w:r w:rsidRPr="006226B0">
                <w:t>j</w:t>
              </w:r>
            </w:ins>
          </w:p>
        </w:tc>
        <w:tc>
          <w:tcPr>
            <w:tcW w:w="6400" w:type="dxa"/>
            <w:tcBorders>
              <w:top w:val="nil"/>
            </w:tcBorders>
          </w:tcPr>
          <w:p w14:paraId="0A5E8501" w14:textId="77777777" w:rsidR="00E1020B" w:rsidRPr="006226B0" w:rsidRDefault="00E1020B" w:rsidP="001C7249">
            <w:pPr>
              <w:spacing w:line="240" w:lineRule="auto"/>
              <w:rPr>
                <w:ins w:id="441" w:author="Chasco, Brandon Edward" w:date="2020-08-26T11:44:00Z"/>
              </w:rPr>
            </w:pPr>
            <w:ins w:id="442" w:author="Chasco, Brandon Edward" w:date="2020-08-26T11:44:00Z">
              <w:r w:rsidRPr="006226B0">
                <w:t>calendar day</w:t>
              </w:r>
            </w:ins>
          </w:p>
        </w:tc>
      </w:tr>
      <w:tr w:rsidR="00E1020B" w:rsidRPr="006226B0" w14:paraId="7EF51705" w14:textId="77777777" w:rsidTr="001C7249">
        <w:trPr>
          <w:trHeight w:val="423"/>
          <w:ins w:id="443" w:author="Chasco, Brandon Edward" w:date="2020-08-26T11:44:00Z"/>
        </w:trPr>
        <w:tc>
          <w:tcPr>
            <w:tcW w:w="2032" w:type="dxa"/>
          </w:tcPr>
          <w:p w14:paraId="7F1084CA" w14:textId="77777777" w:rsidR="00E1020B" w:rsidRPr="006226B0" w:rsidRDefault="00E1020B" w:rsidP="001C7249">
            <w:pPr>
              <w:spacing w:line="240" w:lineRule="auto"/>
              <w:rPr>
                <w:ins w:id="444" w:author="Chasco, Brandon Edward" w:date="2020-08-26T11:44:00Z"/>
              </w:rPr>
            </w:pPr>
          </w:p>
        </w:tc>
        <w:tc>
          <w:tcPr>
            <w:tcW w:w="1267" w:type="dxa"/>
          </w:tcPr>
          <w:p w14:paraId="37C340C7" w14:textId="77777777" w:rsidR="00E1020B" w:rsidRPr="006226B0" w:rsidRDefault="00E1020B" w:rsidP="001C7249">
            <w:pPr>
              <w:spacing w:line="240" w:lineRule="auto"/>
              <w:jc w:val="center"/>
              <w:rPr>
                <w:ins w:id="445" w:author="Chasco, Brandon Edward" w:date="2020-08-26T11:44:00Z"/>
              </w:rPr>
            </w:pPr>
            <w:ins w:id="446" w:author="Chasco, Brandon Edward" w:date="2020-08-26T11:44:00Z">
              <w:r w:rsidRPr="006226B0">
                <w:t>t</w:t>
              </w:r>
            </w:ins>
          </w:p>
        </w:tc>
        <w:tc>
          <w:tcPr>
            <w:tcW w:w="6400" w:type="dxa"/>
          </w:tcPr>
          <w:p w14:paraId="5898F4D3" w14:textId="77777777" w:rsidR="00E1020B" w:rsidRPr="006226B0" w:rsidRDefault="00E1020B" w:rsidP="001C7249">
            <w:pPr>
              <w:spacing w:line="240" w:lineRule="auto"/>
              <w:rPr>
                <w:ins w:id="447" w:author="Chasco, Brandon Edward" w:date="2020-08-26T11:44:00Z"/>
              </w:rPr>
            </w:pPr>
            <w:ins w:id="448" w:author="Chasco, Brandon Edward" w:date="2020-08-26T11:44:00Z">
              <w:r w:rsidRPr="006226B0">
                <w:t>year</w:t>
              </w:r>
            </w:ins>
          </w:p>
        </w:tc>
      </w:tr>
      <w:tr w:rsidR="00E1020B" w:rsidRPr="006226B0" w14:paraId="0E104386" w14:textId="77777777" w:rsidTr="001C7249">
        <w:trPr>
          <w:trHeight w:val="423"/>
          <w:ins w:id="449" w:author="Chasco, Brandon Edward" w:date="2020-08-26T11:44:00Z"/>
        </w:trPr>
        <w:tc>
          <w:tcPr>
            <w:tcW w:w="2032" w:type="dxa"/>
          </w:tcPr>
          <w:p w14:paraId="1B8108E3" w14:textId="77777777" w:rsidR="00E1020B" w:rsidRPr="006226B0" w:rsidRDefault="00E1020B" w:rsidP="001C7249">
            <w:pPr>
              <w:spacing w:line="240" w:lineRule="auto"/>
              <w:rPr>
                <w:ins w:id="450" w:author="Chasco, Brandon Edward" w:date="2020-08-26T11:44:00Z"/>
              </w:rPr>
            </w:pPr>
            <w:ins w:id="451" w:author="Chasco, Brandon Edward" w:date="2020-08-26T11:44:00Z">
              <w:r w:rsidRPr="006226B0">
                <w:t>Fixed-effects</w:t>
              </w:r>
            </w:ins>
          </w:p>
        </w:tc>
        <w:tc>
          <w:tcPr>
            <w:tcW w:w="1267" w:type="dxa"/>
          </w:tcPr>
          <w:p w14:paraId="403EBFDC" w14:textId="77777777" w:rsidR="00E1020B" w:rsidRPr="00B166D4" w:rsidRDefault="00B605F0" w:rsidP="001C7249">
            <w:pPr>
              <w:jc w:val="center"/>
              <w:rPr>
                <w:ins w:id="452" w:author="Chasco, Brandon Edward" w:date="2020-08-26T11:44:00Z"/>
                <w:rFonts w:ascii="Cambria Math" w:eastAsia="Cambria Math" w:hAnsi="Cambria Math" w:cs="Cambria Math"/>
              </w:rPr>
            </w:pPr>
            <m:oMathPara>
              <m:oMath>
                <m:sSub>
                  <m:sSubPr>
                    <m:ctrlPr>
                      <w:ins w:id="453" w:author="Chasco, Brandon Edward" w:date="2020-08-26T11:44:00Z">
                        <w:rPr>
                          <w:rFonts w:ascii="Cambria Math" w:eastAsia="Cambria Math" w:hAnsi="Cambria Math" w:cs="Cambria Math"/>
                        </w:rPr>
                      </w:ins>
                    </m:ctrlPr>
                  </m:sSubPr>
                  <m:e>
                    <m:r>
                      <w:ins w:id="454" w:author="Chasco, Brandon Edward" w:date="2020-08-26T11:44:00Z">
                        <m:rPr>
                          <m:sty m:val="p"/>
                        </m:rPr>
                        <w:rPr>
                          <w:rFonts w:ascii="Cambria Math" w:hAnsi="Cambria Math"/>
                        </w:rPr>
                        <m:t>μ</m:t>
                      </w:ins>
                    </m:r>
                  </m:e>
                  <m:sub>
                    <m:r>
                      <w:ins w:id="455" w:author="Chasco, Brandon Edward" w:date="2020-08-26T11:44:00Z">
                        <m:rPr>
                          <m:sty m:val="p"/>
                        </m:rPr>
                        <w:rPr>
                          <w:rFonts w:ascii="Cambria Math" w:eastAsia="Cambria Math" w:hAnsi="Cambria Math" w:cs="Cambria Math"/>
                        </w:rPr>
                        <m:t>s</m:t>
                      </w:ins>
                    </m:r>
                  </m:sub>
                </m:sSub>
              </m:oMath>
            </m:oMathPara>
          </w:p>
        </w:tc>
        <w:tc>
          <w:tcPr>
            <w:tcW w:w="6400" w:type="dxa"/>
          </w:tcPr>
          <w:p w14:paraId="42533B21" w14:textId="77777777" w:rsidR="00E1020B" w:rsidRPr="00B166D4" w:rsidRDefault="00E1020B" w:rsidP="001C7249">
            <w:pPr>
              <w:spacing w:line="240" w:lineRule="auto"/>
              <w:rPr>
                <w:ins w:id="456" w:author="Chasco, Brandon Edward" w:date="2020-08-26T11:44:00Z"/>
              </w:rPr>
            </w:pPr>
            <w:ins w:id="457" w:author="Chasco, Brandon Edward" w:date="2020-08-26T11:44:00Z">
              <w:r w:rsidRPr="00B166D4">
                <w:t xml:space="preserve">mean survival </w:t>
              </w:r>
            </w:ins>
          </w:p>
        </w:tc>
      </w:tr>
      <w:tr w:rsidR="00E1020B" w:rsidRPr="006226B0" w14:paraId="48A13894" w14:textId="77777777" w:rsidTr="001C7249">
        <w:trPr>
          <w:trHeight w:val="423"/>
          <w:ins w:id="458" w:author="Chasco, Brandon Edward" w:date="2020-08-26T11:44:00Z"/>
        </w:trPr>
        <w:tc>
          <w:tcPr>
            <w:tcW w:w="2032" w:type="dxa"/>
          </w:tcPr>
          <w:p w14:paraId="20FB19B0" w14:textId="77777777" w:rsidR="00E1020B" w:rsidRPr="006226B0" w:rsidRDefault="00E1020B" w:rsidP="001C7249">
            <w:pPr>
              <w:spacing w:line="240" w:lineRule="auto"/>
              <w:rPr>
                <w:ins w:id="459" w:author="Chasco, Brandon Edward" w:date="2020-08-26T11:44:00Z"/>
              </w:rPr>
            </w:pPr>
          </w:p>
        </w:tc>
        <w:tc>
          <w:tcPr>
            <w:tcW w:w="1267" w:type="dxa"/>
          </w:tcPr>
          <w:p w14:paraId="5C153CA4" w14:textId="77777777" w:rsidR="00E1020B" w:rsidRPr="006226B0" w:rsidRDefault="00E1020B" w:rsidP="001C7249">
            <w:pPr>
              <w:jc w:val="center"/>
              <w:rPr>
                <w:ins w:id="460" w:author="Chasco, Brandon Edward" w:date="2020-08-26T11:44:00Z"/>
              </w:rPr>
            </w:pPr>
            <m:oMathPara>
              <m:oMath>
                <m:r>
                  <w:ins w:id="461" w:author="Chasco, Brandon Edward" w:date="2020-08-26T11:44:00Z">
                    <m:rPr>
                      <m:sty m:val="p"/>
                    </m:rPr>
                    <w:rPr>
                      <w:rFonts w:ascii="Cambria Math" w:hAnsi="Cambria Math"/>
                    </w:rPr>
                    <m:t>β</m:t>
                  </w:ins>
                </m:r>
              </m:oMath>
            </m:oMathPara>
          </w:p>
        </w:tc>
        <w:tc>
          <w:tcPr>
            <w:tcW w:w="6400" w:type="dxa"/>
          </w:tcPr>
          <w:p w14:paraId="35C45943" w14:textId="77777777" w:rsidR="00E1020B" w:rsidRPr="006226B0" w:rsidRDefault="00E1020B" w:rsidP="001C7249">
            <w:pPr>
              <w:spacing w:line="240" w:lineRule="auto"/>
              <w:rPr>
                <w:ins w:id="462" w:author="Chasco, Brandon Edward" w:date="2020-08-26T11:44:00Z"/>
              </w:rPr>
            </w:pPr>
            <w:ins w:id="463" w:author="Chasco, Brandon Edward" w:date="2020-08-26T11:44:00Z">
              <w:r w:rsidRPr="006226B0">
                <w:t>vector of marine covariate parameters</w:t>
              </w:r>
            </w:ins>
          </w:p>
        </w:tc>
      </w:tr>
      <w:tr w:rsidR="00E1020B" w:rsidRPr="006226B0" w14:paraId="21B1A42D" w14:textId="77777777" w:rsidTr="001C7249">
        <w:trPr>
          <w:trHeight w:val="437"/>
          <w:ins w:id="464" w:author="Chasco, Brandon Edward" w:date="2020-08-26T11:44:00Z"/>
        </w:trPr>
        <w:tc>
          <w:tcPr>
            <w:tcW w:w="2032" w:type="dxa"/>
          </w:tcPr>
          <w:p w14:paraId="6C046C6A" w14:textId="77777777" w:rsidR="00E1020B" w:rsidRPr="006226B0" w:rsidRDefault="00E1020B" w:rsidP="001C7249">
            <w:pPr>
              <w:spacing w:line="240" w:lineRule="auto"/>
              <w:rPr>
                <w:ins w:id="465" w:author="Chasco, Brandon Edward" w:date="2020-08-26T11:44:00Z"/>
              </w:rPr>
            </w:pPr>
          </w:p>
        </w:tc>
        <w:tc>
          <w:tcPr>
            <w:tcW w:w="1267" w:type="dxa"/>
          </w:tcPr>
          <w:p w14:paraId="00C018DF" w14:textId="77777777" w:rsidR="00E1020B" w:rsidRPr="00B166D4" w:rsidRDefault="00B605F0" w:rsidP="001C7249">
            <w:pPr>
              <w:jc w:val="center"/>
              <w:rPr>
                <w:ins w:id="466" w:author="Chasco, Brandon Edward" w:date="2020-08-26T11:44:00Z"/>
                <w:rFonts w:ascii="Cambria Math" w:eastAsia="Cambria Math" w:hAnsi="Cambria Math" w:cs="Cambria Math"/>
              </w:rPr>
            </w:pPr>
            <m:oMathPara>
              <m:oMath>
                <m:sSup>
                  <m:sSupPr>
                    <m:ctrlPr>
                      <w:ins w:id="467" w:author="Chasco, Brandon Edward" w:date="2020-08-26T11:44:00Z">
                        <w:rPr>
                          <w:rFonts w:ascii="Cambria Math" w:hAnsi="Cambria Math"/>
                        </w:rPr>
                      </w:ins>
                    </m:ctrlPr>
                  </m:sSupPr>
                  <m:e>
                    <m:r>
                      <w:ins w:id="468" w:author="Chasco, Brandon Edward" w:date="2020-08-26T11:44:00Z">
                        <m:rPr>
                          <m:sty m:val="p"/>
                        </m:rPr>
                        <w:rPr>
                          <w:rFonts w:ascii="Cambria Math" w:hAnsi="Cambria Math"/>
                        </w:rPr>
                        <m:t>ρ</m:t>
                      </w:ins>
                    </m:r>
                  </m:e>
                  <m:sup>
                    <m:d>
                      <m:dPr>
                        <m:ctrlPr>
                          <w:ins w:id="469" w:author="Chasco, Brandon Edward" w:date="2020-08-26T11:44:00Z">
                            <w:rPr>
                              <w:rFonts w:ascii="Cambria Math" w:eastAsia="Cambria Math" w:hAnsi="Cambria Math" w:cs="Cambria Math"/>
                            </w:rPr>
                          </w:ins>
                        </m:ctrlPr>
                      </m:dPr>
                      <m:e>
                        <m:r>
                          <w:ins w:id="470" w:author="Chasco, Brandon Edward" w:date="2020-08-26T11:44:00Z">
                            <m:rPr>
                              <m:sty m:val="p"/>
                            </m:rPr>
                            <w:rPr>
                              <w:rFonts w:ascii="Cambria Math" w:eastAsia="Cambria Math" w:hAnsi="Cambria Math" w:cs="Cambria Math"/>
                            </w:rPr>
                            <m:t>rj</m:t>
                          </w:ins>
                        </m:r>
                      </m:e>
                    </m:d>
                  </m:sup>
                </m:sSup>
              </m:oMath>
            </m:oMathPara>
          </w:p>
        </w:tc>
        <w:tc>
          <w:tcPr>
            <w:tcW w:w="6400" w:type="dxa"/>
          </w:tcPr>
          <w:p w14:paraId="6486C7F3" w14:textId="77777777" w:rsidR="00E1020B" w:rsidRPr="00B166D4" w:rsidRDefault="00E1020B" w:rsidP="001C7249">
            <w:pPr>
              <w:spacing w:line="240" w:lineRule="auto"/>
              <w:rPr>
                <w:ins w:id="471" w:author="Chasco, Brandon Edward" w:date="2020-08-26T11:44:00Z"/>
              </w:rPr>
            </w:pPr>
            <w:ins w:id="472" w:author="Chasco, Brandon Edward" w:date="2020-08-26T11:44:00Z">
              <w:r w:rsidRPr="00B166D4">
                <w:t>correlation coefficient for day effect</w:t>
              </w:r>
            </w:ins>
          </w:p>
        </w:tc>
      </w:tr>
      <w:tr w:rsidR="00E1020B" w:rsidRPr="006226B0" w14:paraId="14C78DE7" w14:textId="77777777" w:rsidTr="001C7249">
        <w:trPr>
          <w:trHeight w:val="423"/>
          <w:ins w:id="473" w:author="Chasco, Brandon Edward" w:date="2020-08-26T11:44:00Z"/>
        </w:trPr>
        <w:tc>
          <w:tcPr>
            <w:tcW w:w="2032" w:type="dxa"/>
          </w:tcPr>
          <w:p w14:paraId="36F40AB2" w14:textId="77777777" w:rsidR="00E1020B" w:rsidRPr="006226B0" w:rsidRDefault="00E1020B" w:rsidP="001C7249">
            <w:pPr>
              <w:spacing w:line="240" w:lineRule="auto"/>
              <w:rPr>
                <w:ins w:id="474" w:author="Chasco, Brandon Edward" w:date="2020-08-26T11:44:00Z"/>
              </w:rPr>
            </w:pPr>
          </w:p>
        </w:tc>
        <w:tc>
          <w:tcPr>
            <w:tcW w:w="1267" w:type="dxa"/>
          </w:tcPr>
          <w:p w14:paraId="4B4B18EB" w14:textId="77777777" w:rsidR="00E1020B" w:rsidRPr="00B166D4" w:rsidRDefault="00B605F0" w:rsidP="001C7249">
            <w:pPr>
              <w:jc w:val="center"/>
              <w:rPr>
                <w:ins w:id="475" w:author="Chasco, Brandon Edward" w:date="2020-08-26T11:44:00Z"/>
                <w:rFonts w:ascii="Cambria Math" w:eastAsia="Cambria Math" w:hAnsi="Cambria Math" w:cs="Cambria Math"/>
              </w:rPr>
            </w:pPr>
            <m:oMathPara>
              <m:oMath>
                <m:sSup>
                  <m:sSupPr>
                    <m:ctrlPr>
                      <w:ins w:id="476" w:author="Chasco, Brandon Edward" w:date="2020-08-26T11:44:00Z">
                        <w:rPr>
                          <w:rFonts w:ascii="Cambria Math" w:hAnsi="Cambria Math"/>
                        </w:rPr>
                      </w:ins>
                    </m:ctrlPr>
                  </m:sSupPr>
                  <m:e>
                    <m:r>
                      <w:ins w:id="477" w:author="Chasco, Brandon Edward" w:date="2020-08-26T11:44:00Z">
                        <m:rPr>
                          <m:sty m:val="p"/>
                        </m:rPr>
                        <w:rPr>
                          <w:rFonts w:ascii="Cambria Math" w:hAnsi="Cambria Math"/>
                        </w:rPr>
                        <m:t>ρ</m:t>
                      </w:ins>
                    </m:r>
                  </m:e>
                  <m:sup>
                    <m:d>
                      <m:dPr>
                        <m:ctrlPr>
                          <w:ins w:id="478" w:author="Chasco, Brandon Edward" w:date="2020-08-26T11:44:00Z">
                            <w:rPr>
                              <w:rFonts w:ascii="Cambria Math" w:eastAsia="Cambria Math" w:hAnsi="Cambria Math" w:cs="Cambria Math"/>
                            </w:rPr>
                          </w:ins>
                        </m:ctrlPr>
                      </m:dPr>
                      <m:e>
                        <m:r>
                          <w:ins w:id="479" w:author="Chasco, Brandon Edward" w:date="2020-08-26T11:44:00Z">
                            <m:rPr>
                              <m:sty m:val="p"/>
                            </m:rPr>
                            <w:rPr>
                              <w:rFonts w:ascii="Cambria Math" w:eastAsia="Cambria Math" w:hAnsi="Cambria Math" w:cs="Cambria Math"/>
                            </w:rPr>
                            <m:t>rt</m:t>
                          </w:ins>
                        </m:r>
                      </m:e>
                    </m:d>
                  </m:sup>
                </m:sSup>
              </m:oMath>
            </m:oMathPara>
          </w:p>
        </w:tc>
        <w:tc>
          <w:tcPr>
            <w:tcW w:w="6400" w:type="dxa"/>
          </w:tcPr>
          <w:p w14:paraId="1B07C970" w14:textId="77777777" w:rsidR="00E1020B" w:rsidRPr="00B166D4" w:rsidRDefault="00E1020B" w:rsidP="001C7249">
            <w:pPr>
              <w:spacing w:line="240" w:lineRule="auto"/>
              <w:rPr>
                <w:ins w:id="480" w:author="Chasco, Brandon Edward" w:date="2020-08-26T11:44:00Z"/>
              </w:rPr>
            </w:pPr>
            <w:ins w:id="481" w:author="Chasco, Brandon Edward" w:date="2020-08-26T11:44:00Z">
              <w:r w:rsidRPr="00B166D4">
                <w:t>correlation coefficient for yearly effect</w:t>
              </w:r>
            </w:ins>
          </w:p>
        </w:tc>
      </w:tr>
      <w:tr w:rsidR="00E1020B" w:rsidRPr="006226B0" w14:paraId="6D3BACB7" w14:textId="77777777" w:rsidTr="001C7249">
        <w:trPr>
          <w:trHeight w:val="437"/>
          <w:ins w:id="482" w:author="Chasco, Brandon Edward" w:date="2020-08-26T11:44:00Z"/>
        </w:trPr>
        <w:tc>
          <w:tcPr>
            <w:tcW w:w="2032" w:type="dxa"/>
          </w:tcPr>
          <w:p w14:paraId="469BA3F2" w14:textId="77777777" w:rsidR="00E1020B" w:rsidRPr="006226B0" w:rsidRDefault="00E1020B" w:rsidP="001C7249">
            <w:pPr>
              <w:spacing w:line="240" w:lineRule="auto"/>
              <w:rPr>
                <w:ins w:id="483" w:author="Chasco, Brandon Edward" w:date="2020-08-26T11:44:00Z"/>
              </w:rPr>
            </w:pPr>
          </w:p>
        </w:tc>
        <w:tc>
          <w:tcPr>
            <w:tcW w:w="1267" w:type="dxa"/>
          </w:tcPr>
          <w:p w14:paraId="5BED4A43" w14:textId="77777777" w:rsidR="00E1020B" w:rsidRPr="00B166D4" w:rsidRDefault="00B605F0" w:rsidP="001C7249">
            <w:pPr>
              <w:jc w:val="center"/>
              <w:rPr>
                <w:ins w:id="484" w:author="Chasco, Brandon Edward" w:date="2020-08-26T11:44:00Z"/>
                <w:rFonts w:ascii="Cambria Math" w:eastAsia="Cambria Math" w:hAnsi="Cambria Math" w:cs="Cambria Math"/>
              </w:rPr>
            </w:pPr>
            <m:oMathPara>
              <m:oMath>
                <m:sSup>
                  <m:sSupPr>
                    <m:ctrlPr>
                      <w:ins w:id="485" w:author="Chasco, Brandon Edward" w:date="2020-08-26T11:44:00Z">
                        <w:rPr>
                          <w:rFonts w:ascii="Cambria Math" w:hAnsi="Cambria Math"/>
                        </w:rPr>
                      </w:ins>
                    </m:ctrlPr>
                  </m:sSupPr>
                  <m:e>
                    <m:r>
                      <w:ins w:id="486" w:author="Chasco, Brandon Edward" w:date="2020-08-26T11:44:00Z">
                        <m:rPr>
                          <m:sty m:val="p"/>
                        </m:rPr>
                        <w:rPr>
                          <w:rFonts w:ascii="Cambria Math" w:hAnsi="Cambria Math"/>
                        </w:rPr>
                        <m:t>τ</m:t>
                      </w:ins>
                    </m:r>
                  </m:e>
                  <m:sup>
                    <m:d>
                      <m:dPr>
                        <m:ctrlPr>
                          <w:ins w:id="487" w:author="Chasco, Brandon Edward" w:date="2020-08-26T11:44:00Z">
                            <w:rPr>
                              <w:rFonts w:ascii="Cambria Math" w:eastAsia="Cambria Math" w:hAnsi="Cambria Math" w:cs="Cambria Math"/>
                            </w:rPr>
                          </w:ins>
                        </m:ctrlPr>
                      </m:dPr>
                      <m:e>
                        <m:r>
                          <w:ins w:id="488" w:author="Chasco, Brandon Edward" w:date="2020-08-26T11:44:00Z">
                            <m:rPr>
                              <m:sty m:val="p"/>
                            </m:rPr>
                            <w:rPr>
                              <w:rFonts w:ascii="Cambria Math" w:eastAsia="Cambria Math" w:hAnsi="Cambria Math" w:cs="Cambria Math"/>
                            </w:rPr>
                            <m:t>rj</m:t>
                          </w:ins>
                        </m:r>
                      </m:e>
                    </m:d>
                  </m:sup>
                </m:sSup>
              </m:oMath>
            </m:oMathPara>
          </w:p>
        </w:tc>
        <w:tc>
          <w:tcPr>
            <w:tcW w:w="6400" w:type="dxa"/>
          </w:tcPr>
          <w:p w14:paraId="3946D3E4" w14:textId="77777777" w:rsidR="00E1020B" w:rsidRPr="00B166D4" w:rsidRDefault="00E1020B" w:rsidP="001C7249">
            <w:pPr>
              <w:spacing w:line="240" w:lineRule="auto"/>
              <w:rPr>
                <w:ins w:id="489" w:author="Chasco, Brandon Edward" w:date="2020-08-26T11:44:00Z"/>
              </w:rPr>
            </w:pPr>
            <w:ins w:id="490" w:author="Chasco, Brandon Edward" w:date="2020-08-26T11:44:00Z">
              <w:r w:rsidRPr="00B166D4">
                <w:t>correlation coefficient for the day effect in the day/year interaction</w:t>
              </w:r>
            </w:ins>
          </w:p>
        </w:tc>
      </w:tr>
      <w:tr w:rsidR="00E1020B" w:rsidRPr="006226B0" w14:paraId="7FC90977" w14:textId="77777777" w:rsidTr="001C7249">
        <w:trPr>
          <w:trHeight w:val="685"/>
          <w:ins w:id="491" w:author="Chasco, Brandon Edward" w:date="2020-08-26T11:44:00Z"/>
        </w:trPr>
        <w:tc>
          <w:tcPr>
            <w:tcW w:w="2032" w:type="dxa"/>
          </w:tcPr>
          <w:p w14:paraId="255DCEFC" w14:textId="77777777" w:rsidR="00E1020B" w:rsidRPr="006226B0" w:rsidRDefault="00E1020B" w:rsidP="001C7249">
            <w:pPr>
              <w:spacing w:line="240" w:lineRule="auto"/>
              <w:rPr>
                <w:ins w:id="492" w:author="Chasco, Brandon Edward" w:date="2020-08-26T11:44:00Z"/>
              </w:rPr>
            </w:pPr>
          </w:p>
        </w:tc>
        <w:tc>
          <w:tcPr>
            <w:tcW w:w="1267" w:type="dxa"/>
          </w:tcPr>
          <w:p w14:paraId="1ADA5F9C" w14:textId="77777777" w:rsidR="00E1020B" w:rsidRPr="00B166D4" w:rsidRDefault="00B605F0" w:rsidP="001C7249">
            <w:pPr>
              <w:jc w:val="center"/>
              <w:rPr>
                <w:ins w:id="493" w:author="Chasco, Brandon Edward" w:date="2020-08-26T11:44:00Z"/>
                <w:rFonts w:ascii="Cambria Math" w:eastAsia="Cambria Math" w:hAnsi="Cambria Math" w:cs="Cambria Math"/>
              </w:rPr>
            </w:pPr>
            <m:oMathPara>
              <m:oMath>
                <m:sSup>
                  <m:sSupPr>
                    <m:ctrlPr>
                      <w:ins w:id="494" w:author="Chasco, Brandon Edward" w:date="2020-08-26T11:44:00Z">
                        <w:rPr>
                          <w:rFonts w:ascii="Cambria Math" w:hAnsi="Cambria Math"/>
                        </w:rPr>
                      </w:ins>
                    </m:ctrlPr>
                  </m:sSupPr>
                  <m:e>
                    <m:r>
                      <w:ins w:id="495" w:author="Chasco, Brandon Edward" w:date="2020-08-26T11:44:00Z">
                        <m:rPr>
                          <m:sty m:val="p"/>
                        </m:rPr>
                        <w:rPr>
                          <w:rFonts w:ascii="Cambria Math" w:hAnsi="Cambria Math"/>
                        </w:rPr>
                        <m:t>τ</m:t>
                      </w:ins>
                    </m:r>
                  </m:e>
                  <m:sup>
                    <m:d>
                      <m:dPr>
                        <m:ctrlPr>
                          <w:ins w:id="496" w:author="Chasco, Brandon Edward" w:date="2020-08-26T11:44:00Z">
                            <w:rPr>
                              <w:rFonts w:ascii="Cambria Math" w:eastAsia="Cambria Math" w:hAnsi="Cambria Math" w:cs="Cambria Math"/>
                            </w:rPr>
                          </w:ins>
                        </m:ctrlPr>
                      </m:dPr>
                      <m:e>
                        <m:r>
                          <w:ins w:id="497" w:author="Chasco, Brandon Edward" w:date="2020-08-26T11:44:00Z">
                            <m:rPr>
                              <m:sty m:val="p"/>
                            </m:rPr>
                            <w:rPr>
                              <w:rFonts w:ascii="Cambria Math" w:eastAsia="Cambria Math" w:hAnsi="Cambria Math" w:cs="Cambria Math"/>
                            </w:rPr>
                            <m:t>rt</m:t>
                          </w:ins>
                        </m:r>
                      </m:e>
                    </m:d>
                  </m:sup>
                </m:sSup>
              </m:oMath>
            </m:oMathPara>
          </w:p>
        </w:tc>
        <w:tc>
          <w:tcPr>
            <w:tcW w:w="6400" w:type="dxa"/>
          </w:tcPr>
          <w:p w14:paraId="469290C7" w14:textId="77777777" w:rsidR="00E1020B" w:rsidRPr="00B166D4" w:rsidRDefault="00E1020B" w:rsidP="001C7249">
            <w:pPr>
              <w:spacing w:line="240" w:lineRule="auto"/>
              <w:rPr>
                <w:ins w:id="498" w:author="Chasco, Brandon Edward" w:date="2020-08-26T11:44:00Z"/>
              </w:rPr>
            </w:pPr>
            <w:ins w:id="499" w:author="Chasco, Brandon Edward" w:date="2020-08-26T11:44:00Z">
              <w:r w:rsidRPr="00B166D4">
                <w:t>correlation coefficient for the year effect in the day/year interaction</w:t>
              </w:r>
            </w:ins>
          </w:p>
        </w:tc>
      </w:tr>
      <w:tr w:rsidR="00E1020B" w:rsidRPr="006226B0" w14:paraId="31F19424" w14:textId="77777777" w:rsidTr="001C7249">
        <w:trPr>
          <w:trHeight w:val="437"/>
          <w:ins w:id="500" w:author="Chasco, Brandon Edward" w:date="2020-08-26T11:44:00Z"/>
        </w:trPr>
        <w:tc>
          <w:tcPr>
            <w:tcW w:w="2032" w:type="dxa"/>
          </w:tcPr>
          <w:p w14:paraId="5E7D1F00" w14:textId="77777777" w:rsidR="00E1020B" w:rsidRPr="006226B0" w:rsidRDefault="00E1020B" w:rsidP="001C7249">
            <w:pPr>
              <w:spacing w:line="240" w:lineRule="auto"/>
              <w:rPr>
                <w:ins w:id="501" w:author="Chasco, Brandon Edward" w:date="2020-08-26T11:44:00Z"/>
              </w:rPr>
            </w:pPr>
          </w:p>
        </w:tc>
        <w:tc>
          <w:tcPr>
            <w:tcW w:w="1267" w:type="dxa"/>
          </w:tcPr>
          <w:p w14:paraId="011B3E1D" w14:textId="77777777" w:rsidR="00E1020B" w:rsidRPr="00B166D4" w:rsidRDefault="00B605F0" w:rsidP="001C7249">
            <w:pPr>
              <w:jc w:val="center"/>
              <w:rPr>
                <w:ins w:id="502" w:author="Chasco, Brandon Edward" w:date="2020-08-26T11:44:00Z"/>
                <w:rFonts w:ascii="Cambria Math" w:eastAsia="Cambria Math" w:hAnsi="Cambria Math" w:cs="Cambria Math"/>
              </w:rPr>
            </w:pPr>
            <m:oMathPara>
              <m:oMath>
                <m:sSup>
                  <m:sSupPr>
                    <m:ctrlPr>
                      <w:ins w:id="503" w:author="Chasco, Brandon Edward" w:date="2020-08-26T11:44:00Z">
                        <w:rPr>
                          <w:rFonts w:ascii="Cambria Math" w:eastAsia="Cambria Math" w:hAnsi="Cambria Math" w:cs="Cambria Math"/>
                        </w:rPr>
                      </w:ins>
                    </m:ctrlPr>
                  </m:sSupPr>
                  <m:e>
                    <m:d>
                      <m:dPr>
                        <m:ctrlPr>
                          <w:ins w:id="504" w:author="Chasco, Brandon Edward" w:date="2020-08-26T11:44:00Z">
                            <w:rPr>
                              <w:rFonts w:ascii="Cambria Math" w:hAnsi="Cambria Math"/>
                            </w:rPr>
                          </w:ins>
                        </m:ctrlPr>
                      </m:dPr>
                      <m:e>
                        <m:sSup>
                          <m:sSupPr>
                            <m:ctrlPr>
                              <w:ins w:id="505" w:author="Chasco, Brandon Edward" w:date="2020-08-26T11:44:00Z">
                                <w:rPr>
                                  <w:rFonts w:ascii="Cambria Math" w:eastAsia="Cambria Math" w:hAnsi="Cambria Math" w:cs="Cambria Math"/>
                                </w:rPr>
                              </w:ins>
                            </m:ctrlPr>
                          </m:sSupPr>
                          <m:e>
                            <m:r>
                              <w:ins w:id="506" w:author="Chasco, Brandon Edward" w:date="2020-08-26T11:44:00Z">
                                <m:rPr>
                                  <m:sty m:val="p"/>
                                </m:rPr>
                                <w:rPr>
                                  <w:rFonts w:ascii="Cambria Math" w:hAnsi="Cambria Math"/>
                                </w:rPr>
                                <m:t>ψ</m:t>
                              </w:ins>
                            </m:r>
                          </m:e>
                          <m:sup>
                            <m:r>
                              <w:ins w:id="507" w:author="Chasco, Brandon Edward" w:date="2020-08-26T11:44:00Z">
                                <m:rPr>
                                  <m:sty m:val="p"/>
                                </m:rPr>
                                <w:rPr>
                                  <w:rFonts w:ascii="Cambria Math" w:eastAsia="Cambria Math" w:hAnsi="Cambria Math" w:cs="Cambria Math"/>
                                </w:rPr>
                                <m:t>2</m:t>
                              </w:ins>
                            </m:r>
                          </m:sup>
                        </m:sSup>
                      </m:e>
                    </m:d>
                  </m:e>
                  <m:sup>
                    <m:r>
                      <w:ins w:id="508" w:author="Chasco, Brandon Edward" w:date="2020-08-26T11:44:00Z">
                        <m:rPr>
                          <m:sty m:val="p"/>
                        </m:rPr>
                        <w:rPr>
                          <w:rFonts w:ascii="Cambria Math" w:eastAsia="Cambria Math" w:hAnsi="Cambria Math" w:cs="Cambria Math"/>
                        </w:rPr>
                        <m:t>(rj)</m:t>
                      </w:ins>
                    </m:r>
                  </m:sup>
                </m:sSup>
              </m:oMath>
            </m:oMathPara>
          </w:p>
        </w:tc>
        <w:tc>
          <w:tcPr>
            <w:tcW w:w="6400" w:type="dxa"/>
          </w:tcPr>
          <w:p w14:paraId="0D2A7C5C" w14:textId="77777777" w:rsidR="00E1020B" w:rsidRPr="00B166D4" w:rsidRDefault="00E1020B" w:rsidP="001C7249">
            <w:pPr>
              <w:spacing w:line="240" w:lineRule="auto"/>
              <w:rPr>
                <w:ins w:id="509" w:author="Chasco, Brandon Edward" w:date="2020-08-26T11:44:00Z"/>
              </w:rPr>
            </w:pPr>
            <w:ins w:id="510" w:author="Chasco, Brandon Edward" w:date="2020-08-26T11:44:00Z">
              <w:r w:rsidRPr="00B166D4">
                <w:t>variance of the day effect for rear type r</w:t>
              </w:r>
            </w:ins>
          </w:p>
        </w:tc>
      </w:tr>
      <w:tr w:rsidR="00E1020B" w:rsidRPr="006226B0" w14:paraId="50D9E4F2" w14:textId="77777777" w:rsidTr="001C7249">
        <w:trPr>
          <w:trHeight w:val="685"/>
          <w:ins w:id="511" w:author="Chasco, Brandon Edward" w:date="2020-08-26T11:44:00Z"/>
        </w:trPr>
        <w:tc>
          <w:tcPr>
            <w:tcW w:w="2032" w:type="dxa"/>
          </w:tcPr>
          <w:p w14:paraId="1BCCE955" w14:textId="77777777" w:rsidR="00E1020B" w:rsidRPr="006226B0" w:rsidRDefault="00E1020B" w:rsidP="001C7249">
            <w:pPr>
              <w:spacing w:line="240" w:lineRule="auto"/>
              <w:rPr>
                <w:ins w:id="512" w:author="Chasco, Brandon Edward" w:date="2020-08-26T11:44:00Z"/>
              </w:rPr>
            </w:pPr>
          </w:p>
        </w:tc>
        <w:tc>
          <w:tcPr>
            <w:tcW w:w="1267" w:type="dxa"/>
          </w:tcPr>
          <w:p w14:paraId="1F201F36" w14:textId="77777777" w:rsidR="00E1020B" w:rsidRPr="00B166D4" w:rsidRDefault="00B605F0" w:rsidP="001C7249">
            <w:pPr>
              <w:jc w:val="center"/>
              <w:rPr>
                <w:ins w:id="513" w:author="Chasco, Brandon Edward" w:date="2020-08-26T11:44:00Z"/>
                <w:rFonts w:ascii="Cambria Math" w:eastAsia="Cambria Math" w:hAnsi="Cambria Math" w:cs="Cambria Math"/>
              </w:rPr>
            </w:pPr>
            <m:oMathPara>
              <m:oMath>
                <m:sSup>
                  <m:sSupPr>
                    <m:ctrlPr>
                      <w:ins w:id="514" w:author="Chasco, Brandon Edward" w:date="2020-08-26T11:44:00Z">
                        <w:rPr>
                          <w:rFonts w:ascii="Cambria Math" w:eastAsia="Cambria Math" w:hAnsi="Cambria Math" w:cs="Cambria Math"/>
                        </w:rPr>
                      </w:ins>
                    </m:ctrlPr>
                  </m:sSupPr>
                  <m:e>
                    <m:d>
                      <m:dPr>
                        <m:ctrlPr>
                          <w:ins w:id="515" w:author="Chasco, Brandon Edward" w:date="2020-08-26T11:44:00Z">
                            <w:rPr>
                              <w:rFonts w:ascii="Cambria Math" w:hAnsi="Cambria Math"/>
                            </w:rPr>
                          </w:ins>
                        </m:ctrlPr>
                      </m:dPr>
                      <m:e>
                        <m:sSup>
                          <m:sSupPr>
                            <m:ctrlPr>
                              <w:ins w:id="516" w:author="Chasco, Brandon Edward" w:date="2020-08-26T11:44:00Z">
                                <w:rPr>
                                  <w:rFonts w:ascii="Cambria Math" w:eastAsia="Cambria Math" w:hAnsi="Cambria Math" w:cs="Cambria Math"/>
                                </w:rPr>
                              </w:ins>
                            </m:ctrlPr>
                          </m:sSupPr>
                          <m:e>
                            <m:r>
                              <w:ins w:id="517" w:author="Chasco, Brandon Edward" w:date="2020-08-26T11:44:00Z">
                                <m:rPr>
                                  <m:sty m:val="p"/>
                                </m:rPr>
                                <w:rPr>
                                  <w:rFonts w:ascii="Cambria Math" w:hAnsi="Cambria Math"/>
                                </w:rPr>
                                <m:t>ψ</m:t>
                              </w:ins>
                            </m:r>
                          </m:e>
                          <m:sup>
                            <m:r>
                              <w:ins w:id="518" w:author="Chasco, Brandon Edward" w:date="2020-08-26T11:44:00Z">
                                <m:rPr>
                                  <m:sty m:val="p"/>
                                </m:rPr>
                                <w:rPr>
                                  <w:rFonts w:ascii="Cambria Math" w:eastAsia="Cambria Math" w:hAnsi="Cambria Math" w:cs="Cambria Math"/>
                                </w:rPr>
                                <m:t>2</m:t>
                              </w:ins>
                            </m:r>
                          </m:sup>
                        </m:sSup>
                      </m:e>
                    </m:d>
                  </m:e>
                  <m:sup>
                    <m:r>
                      <w:ins w:id="519" w:author="Chasco, Brandon Edward" w:date="2020-08-26T11:44:00Z">
                        <m:rPr>
                          <m:sty m:val="p"/>
                        </m:rPr>
                        <w:rPr>
                          <w:rFonts w:ascii="Cambria Math" w:eastAsia="Cambria Math" w:hAnsi="Cambria Math" w:cs="Cambria Math"/>
                        </w:rPr>
                        <m:t>(rt)</m:t>
                      </w:ins>
                    </m:r>
                  </m:sup>
                </m:sSup>
              </m:oMath>
            </m:oMathPara>
          </w:p>
        </w:tc>
        <w:tc>
          <w:tcPr>
            <w:tcW w:w="6400" w:type="dxa"/>
          </w:tcPr>
          <w:p w14:paraId="2E5A14BA" w14:textId="77777777" w:rsidR="00E1020B" w:rsidRPr="00B166D4" w:rsidRDefault="00E1020B" w:rsidP="001C7249">
            <w:pPr>
              <w:spacing w:line="240" w:lineRule="auto"/>
              <w:rPr>
                <w:ins w:id="520" w:author="Chasco, Brandon Edward" w:date="2020-08-26T11:44:00Z"/>
              </w:rPr>
            </w:pPr>
            <w:ins w:id="521" w:author="Chasco, Brandon Edward" w:date="2020-08-26T11:44:00Z">
              <w:r w:rsidRPr="00B166D4">
                <w:t>variance of the year effect for rear type r</w:t>
              </w:r>
            </w:ins>
          </w:p>
        </w:tc>
      </w:tr>
      <w:tr w:rsidR="00E1020B" w:rsidRPr="006226B0" w14:paraId="659B8D7F" w14:textId="77777777" w:rsidTr="001C7249">
        <w:trPr>
          <w:trHeight w:val="700"/>
          <w:ins w:id="522" w:author="Chasco, Brandon Edward" w:date="2020-08-26T11:44:00Z"/>
        </w:trPr>
        <w:tc>
          <w:tcPr>
            <w:tcW w:w="2032" w:type="dxa"/>
          </w:tcPr>
          <w:p w14:paraId="5230F10A" w14:textId="77777777" w:rsidR="00E1020B" w:rsidRPr="006226B0" w:rsidRDefault="00E1020B" w:rsidP="001C7249">
            <w:pPr>
              <w:spacing w:line="240" w:lineRule="auto"/>
              <w:rPr>
                <w:ins w:id="523" w:author="Chasco, Brandon Edward" w:date="2020-08-26T11:44:00Z"/>
              </w:rPr>
            </w:pPr>
          </w:p>
        </w:tc>
        <w:tc>
          <w:tcPr>
            <w:tcW w:w="1267" w:type="dxa"/>
          </w:tcPr>
          <w:p w14:paraId="3A9BFBFA" w14:textId="77777777" w:rsidR="00E1020B" w:rsidRPr="00B166D4" w:rsidRDefault="00B605F0" w:rsidP="001C7249">
            <w:pPr>
              <w:jc w:val="center"/>
              <w:rPr>
                <w:ins w:id="524" w:author="Chasco, Brandon Edward" w:date="2020-08-26T11:44:00Z"/>
                <w:rFonts w:ascii="Cambria Math" w:eastAsia="Cambria Math" w:hAnsi="Cambria Math" w:cs="Cambria Math"/>
              </w:rPr>
            </w:pPr>
            <m:oMathPara>
              <m:oMath>
                <m:sSup>
                  <m:sSupPr>
                    <m:ctrlPr>
                      <w:ins w:id="525" w:author="Chasco, Brandon Edward" w:date="2020-08-26T11:44:00Z">
                        <w:rPr>
                          <w:rFonts w:ascii="Cambria Math" w:eastAsia="Cambria Math" w:hAnsi="Cambria Math" w:cs="Cambria Math"/>
                        </w:rPr>
                      </w:ins>
                    </m:ctrlPr>
                  </m:sSupPr>
                  <m:e>
                    <m:d>
                      <m:dPr>
                        <m:ctrlPr>
                          <w:ins w:id="526" w:author="Chasco, Brandon Edward" w:date="2020-08-26T11:44:00Z">
                            <w:rPr>
                              <w:rFonts w:ascii="Cambria Math" w:hAnsi="Cambria Math"/>
                            </w:rPr>
                          </w:ins>
                        </m:ctrlPr>
                      </m:dPr>
                      <m:e>
                        <m:sSup>
                          <m:sSupPr>
                            <m:ctrlPr>
                              <w:ins w:id="527" w:author="Chasco, Brandon Edward" w:date="2020-08-26T11:44:00Z">
                                <w:rPr>
                                  <w:rFonts w:ascii="Cambria Math" w:eastAsia="Cambria Math" w:hAnsi="Cambria Math" w:cs="Cambria Math"/>
                                </w:rPr>
                              </w:ins>
                            </m:ctrlPr>
                          </m:sSupPr>
                          <m:e>
                            <m:r>
                              <w:ins w:id="528" w:author="Chasco, Brandon Edward" w:date="2020-08-26T11:44:00Z">
                                <m:rPr>
                                  <m:sty m:val="p"/>
                                </m:rPr>
                                <w:rPr>
                                  <w:rFonts w:ascii="Cambria Math" w:hAnsi="Cambria Math"/>
                                </w:rPr>
                                <m:t>ϕ</m:t>
                              </w:ins>
                            </m:r>
                          </m:e>
                          <m:sup>
                            <m:r>
                              <w:ins w:id="529" w:author="Chasco, Brandon Edward" w:date="2020-08-26T11:44:00Z">
                                <m:rPr>
                                  <m:sty m:val="p"/>
                                </m:rPr>
                                <w:rPr>
                                  <w:rFonts w:ascii="Cambria Math" w:eastAsia="Cambria Math" w:hAnsi="Cambria Math" w:cs="Cambria Math"/>
                                </w:rPr>
                                <m:t>2</m:t>
                              </w:ins>
                            </m:r>
                          </m:sup>
                        </m:sSup>
                      </m:e>
                    </m:d>
                  </m:e>
                  <m:sup>
                    <m:r>
                      <w:ins w:id="530" w:author="Chasco, Brandon Edward" w:date="2020-08-26T11:44:00Z">
                        <m:rPr>
                          <m:sty m:val="p"/>
                        </m:rPr>
                        <w:rPr>
                          <w:rFonts w:ascii="Cambria Math" w:eastAsia="Cambria Math" w:hAnsi="Cambria Math" w:cs="Cambria Math"/>
                        </w:rPr>
                        <m:t>(r)</m:t>
                      </w:ins>
                    </m:r>
                  </m:sup>
                </m:sSup>
              </m:oMath>
            </m:oMathPara>
          </w:p>
        </w:tc>
        <w:tc>
          <w:tcPr>
            <w:tcW w:w="6400" w:type="dxa"/>
          </w:tcPr>
          <w:p w14:paraId="0D1E7C84" w14:textId="77777777" w:rsidR="00E1020B" w:rsidRPr="00B166D4" w:rsidRDefault="00E1020B" w:rsidP="001C7249">
            <w:pPr>
              <w:spacing w:line="240" w:lineRule="auto"/>
              <w:rPr>
                <w:ins w:id="531" w:author="Chasco, Brandon Edward" w:date="2020-08-26T11:44:00Z"/>
              </w:rPr>
            </w:pPr>
            <w:ins w:id="532" w:author="Chasco, Brandon Edward" w:date="2020-08-26T11:44:00Z">
              <w:r w:rsidRPr="00B166D4">
                <w:t>variance of the day year interaction for rear type r</w:t>
              </w:r>
            </w:ins>
          </w:p>
        </w:tc>
      </w:tr>
      <w:tr w:rsidR="00E1020B" w:rsidRPr="006226B0" w14:paraId="356F4664" w14:textId="77777777" w:rsidTr="001C7249">
        <w:trPr>
          <w:trHeight w:val="423"/>
          <w:ins w:id="533" w:author="Chasco, Brandon Edward" w:date="2020-08-26T11:44:00Z"/>
        </w:trPr>
        <w:tc>
          <w:tcPr>
            <w:tcW w:w="2032" w:type="dxa"/>
          </w:tcPr>
          <w:p w14:paraId="1B902E29" w14:textId="77777777" w:rsidR="00E1020B" w:rsidRPr="006226B0" w:rsidRDefault="00E1020B" w:rsidP="001C7249">
            <w:pPr>
              <w:spacing w:line="240" w:lineRule="auto"/>
              <w:rPr>
                <w:ins w:id="534" w:author="Chasco, Brandon Edward" w:date="2020-08-26T11:44:00Z"/>
              </w:rPr>
            </w:pPr>
            <w:ins w:id="535" w:author="Chasco, Brandon Edward" w:date="2020-08-26T11:44:00Z">
              <w:r w:rsidRPr="006226B0">
                <w:lastRenderedPageBreak/>
                <w:t>Random effects</w:t>
              </w:r>
            </w:ins>
          </w:p>
        </w:tc>
        <w:tc>
          <w:tcPr>
            <w:tcW w:w="1267" w:type="dxa"/>
          </w:tcPr>
          <w:p w14:paraId="05479963" w14:textId="77777777" w:rsidR="00E1020B" w:rsidRPr="00B166D4" w:rsidRDefault="00B605F0" w:rsidP="001C7249">
            <w:pPr>
              <w:jc w:val="center"/>
              <w:rPr>
                <w:ins w:id="536" w:author="Chasco, Brandon Edward" w:date="2020-08-26T11:44:00Z"/>
                <w:rFonts w:ascii="Cambria Math" w:eastAsia="Cambria Math" w:hAnsi="Cambria Math" w:cs="Cambria Math"/>
              </w:rPr>
            </w:pPr>
            <m:oMathPara>
              <m:oMath>
                <m:sSub>
                  <m:sSubPr>
                    <m:ctrlPr>
                      <w:ins w:id="537" w:author="Chasco, Brandon Edward" w:date="2020-08-26T11:44:00Z">
                        <w:rPr>
                          <w:rFonts w:ascii="Cambria Math" w:eastAsia="Cambria Math" w:hAnsi="Cambria Math" w:cs="Cambria Math"/>
                        </w:rPr>
                      </w:ins>
                    </m:ctrlPr>
                  </m:sSubPr>
                  <m:e>
                    <m:r>
                      <w:ins w:id="538" w:author="Chasco, Brandon Edward" w:date="2020-08-26T11:44:00Z">
                        <m:rPr>
                          <m:sty m:val="p"/>
                        </m:rPr>
                        <w:rPr>
                          <w:rFonts w:ascii="Cambria Math" w:hAnsi="Cambria Math"/>
                        </w:rPr>
                        <m:t>ν</m:t>
                      </w:ins>
                    </m:r>
                  </m:e>
                  <m:sub>
                    <m:r>
                      <w:ins w:id="539" w:author="Chasco, Brandon Edward" w:date="2020-08-26T11:44:00Z">
                        <m:rPr>
                          <m:sty m:val="p"/>
                        </m:rPr>
                        <w:rPr>
                          <w:rFonts w:ascii="Cambria Math" w:eastAsia="Cambria Math" w:hAnsi="Cambria Math" w:cs="Cambria Math"/>
                        </w:rPr>
                        <m:t>rj</m:t>
                      </w:ins>
                    </m:r>
                  </m:sub>
                </m:sSub>
              </m:oMath>
            </m:oMathPara>
          </w:p>
        </w:tc>
        <w:tc>
          <w:tcPr>
            <w:tcW w:w="6400" w:type="dxa"/>
          </w:tcPr>
          <w:p w14:paraId="26D4312D" w14:textId="77777777" w:rsidR="00E1020B" w:rsidRPr="00B166D4" w:rsidRDefault="00E1020B" w:rsidP="001C7249">
            <w:pPr>
              <w:spacing w:line="240" w:lineRule="auto"/>
              <w:rPr>
                <w:ins w:id="540" w:author="Chasco, Brandon Edward" w:date="2020-08-26T11:44:00Z"/>
              </w:rPr>
            </w:pPr>
            <w:ins w:id="541" w:author="Chasco, Brandon Edward" w:date="2020-08-26T11:44:00Z">
              <w:r w:rsidRPr="00B166D4">
                <w:t>day effect for day j for rear type r</w:t>
              </w:r>
            </w:ins>
          </w:p>
        </w:tc>
      </w:tr>
      <w:tr w:rsidR="00E1020B" w:rsidRPr="006226B0" w14:paraId="2BC2764E" w14:textId="77777777" w:rsidTr="001C7249">
        <w:trPr>
          <w:trHeight w:val="437"/>
          <w:ins w:id="542" w:author="Chasco, Brandon Edward" w:date="2020-08-26T11:44:00Z"/>
        </w:trPr>
        <w:tc>
          <w:tcPr>
            <w:tcW w:w="2032" w:type="dxa"/>
          </w:tcPr>
          <w:p w14:paraId="08EC4944" w14:textId="77777777" w:rsidR="00E1020B" w:rsidRPr="006226B0" w:rsidRDefault="00E1020B" w:rsidP="001C7249">
            <w:pPr>
              <w:spacing w:line="240" w:lineRule="auto"/>
              <w:rPr>
                <w:ins w:id="543" w:author="Chasco, Brandon Edward" w:date="2020-08-26T11:44:00Z"/>
              </w:rPr>
            </w:pPr>
          </w:p>
        </w:tc>
        <w:tc>
          <w:tcPr>
            <w:tcW w:w="1267" w:type="dxa"/>
          </w:tcPr>
          <w:p w14:paraId="6BC36E7F" w14:textId="77777777" w:rsidR="00E1020B" w:rsidRPr="00B166D4" w:rsidRDefault="00B605F0" w:rsidP="001C7249">
            <w:pPr>
              <w:jc w:val="center"/>
              <w:rPr>
                <w:ins w:id="544" w:author="Chasco, Brandon Edward" w:date="2020-08-26T11:44:00Z"/>
                <w:rFonts w:ascii="Cambria Math" w:eastAsia="Cambria Math" w:hAnsi="Cambria Math" w:cs="Cambria Math"/>
              </w:rPr>
            </w:pPr>
            <m:oMathPara>
              <m:oMath>
                <m:sSub>
                  <m:sSubPr>
                    <m:ctrlPr>
                      <w:ins w:id="545" w:author="Chasco, Brandon Edward" w:date="2020-08-26T11:44:00Z">
                        <w:rPr>
                          <w:rFonts w:ascii="Cambria Math" w:eastAsia="Cambria Math" w:hAnsi="Cambria Math" w:cs="Cambria Math"/>
                        </w:rPr>
                      </w:ins>
                    </m:ctrlPr>
                  </m:sSubPr>
                  <m:e>
                    <m:r>
                      <w:ins w:id="546" w:author="Chasco, Brandon Edward" w:date="2020-08-26T11:44:00Z">
                        <m:rPr>
                          <m:sty m:val="p"/>
                        </m:rPr>
                        <w:rPr>
                          <w:rFonts w:ascii="Cambria Math" w:hAnsi="Cambria Math"/>
                        </w:rPr>
                        <m:t>ω</m:t>
                      </w:ins>
                    </m:r>
                  </m:e>
                  <m:sub>
                    <m:r>
                      <w:ins w:id="547" w:author="Chasco, Brandon Edward" w:date="2020-08-26T11:44:00Z">
                        <m:rPr>
                          <m:sty m:val="p"/>
                        </m:rPr>
                        <w:rPr>
                          <w:rFonts w:ascii="Cambria Math" w:eastAsia="Cambria Math" w:hAnsi="Cambria Math" w:cs="Cambria Math"/>
                        </w:rPr>
                        <m:t>rt</m:t>
                      </w:ins>
                    </m:r>
                  </m:sub>
                </m:sSub>
              </m:oMath>
            </m:oMathPara>
          </w:p>
        </w:tc>
        <w:tc>
          <w:tcPr>
            <w:tcW w:w="6400" w:type="dxa"/>
          </w:tcPr>
          <w:p w14:paraId="4372F233" w14:textId="77777777" w:rsidR="00E1020B" w:rsidRPr="00B166D4" w:rsidRDefault="00E1020B" w:rsidP="001C7249">
            <w:pPr>
              <w:spacing w:line="240" w:lineRule="auto"/>
              <w:rPr>
                <w:ins w:id="548" w:author="Chasco, Brandon Edward" w:date="2020-08-26T11:44:00Z"/>
              </w:rPr>
            </w:pPr>
            <w:ins w:id="549" w:author="Chasco, Brandon Edward" w:date="2020-08-26T11:44:00Z">
              <w:r w:rsidRPr="00B166D4">
                <w:t>year effect for year y for rear type r</w:t>
              </w:r>
            </w:ins>
          </w:p>
        </w:tc>
      </w:tr>
      <w:tr w:rsidR="00E1020B" w:rsidRPr="006226B0" w14:paraId="6DA5D012" w14:textId="77777777" w:rsidTr="001C7249">
        <w:trPr>
          <w:trHeight w:val="685"/>
          <w:ins w:id="550" w:author="Chasco, Brandon Edward" w:date="2020-08-26T11:44:00Z"/>
        </w:trPr>
        <w:tc>
          <w:tcPr>
            <w:tcW w:w="2032" w:type="dxa"/>
            <w:tcBorders>
              <w:bottom w:val="single" w:sz="4" w:space="0" w:color="000000"/>
            </w:tcBorders>
          </w:tcPr>
          <w:p w14:paraId="5E4157C4" w14:textId="77777777" w:rsidR="00E1020B" w:rsidRPr="006226B0" w:rsidRDefault="00E1020B" w:rsidP="001C7249">
            <w:pPr>
              <w:spacing w:line="240" w:lineRule="auto"/>
              <w:rPr>
                <w:ins w:id="551" w:author="Chasco, Brandon Edward" w:date="2020-08-26T11:44:00Z"/>
              </w:rPr>
            </w:pPr>
          </w:p>
        </w:tc>
        <w:tc>
          <w:tcPr>
            <w:tcW w:w="1267" w:type="dxa"/>
            <w:tcBorders>
              <w:bottom w:val="single" w:sz="4" w:space="0" w:color="000000"/>
            </w:tcBorders>
          </w:tcPr>
          <w:p w14:paraId="0BD0D458" w14:textId="77777777" w:rsidR="00E1020B" w:rsidRPr="00B166D4" w:rsidRDefault="00B605F0" w:rsidP="001C7249">
            <w:pPr>
              <w:jc w:val="center"/>
              <w:rPr>
                <w:ins w:id="552" w:author="Chasco, Brandon Edward" w:date="2020-08-26T11:44:00Z"/>
                <w:rFonts w:ascii="Cambria Math" w:eastAsia="Cambria Math" w:hAnsi="Cambria Math" w:cs="Cambria Math"/>
              </w:rPr>
            </w:pPr>
            <m:oMathPara>
              <m:oMath>
                <m:sSub>
                  <m:sSubPr>
                    <m:ctrlPr>
                      <w:ins w:id="553" w:author="Chasco, Brandon Edward" w:date="2020-08-26T11:44:00Z">
                        <w:rPr>
                          <w:rFonts w:ascii="Cambria Math" w:eastAsia="Cambria Math" w:hAnsi="Cambria Math" w:cs="Cambria Math"/>
                        </w:rPr>
                      </w:ins>
                    </m:ctrlPr>
                  </m:sSubPr>
                  <m:e>
                    <m:r>
                      <w:ins w:id="554" w:author="Chasco, Brandon Edward" w:date="2020-08-26T11:44:00Z">
                        <m:rPr>
                          <m:sty m:val="p"/>
                        </m:rPr>
                        <w:rPr>
                          <w:rFonts w:ascii="Cambria Math" w:hAnsi="Cambria Math"/>
                        </w:rPr>
                        <m:t>ε</m:t>
                      </w:ins>
                    </m:r>
                  </m:e>
                  <m:sub>
                    <m:r>
                      <w:ins w:id="555" w:author="Chasco, Brandon Edward" w:date="2020-08-26T11:44:00Z">
                        <m:rPr>
                          <m:sty m:val="p"/>
                        </m:rPr>
                        <w:rPr>
                          <w:rFonts w:ascii="Cambria Math" w:eastAsia="Cambria Math" w:hAnsi="Cambria Math" w:cs="Cambria Math"/>
                        </w:rPr>
                        <m:t>rjt</m:t>
                      </w:ins>
                    </m:r>
                  </m:sub>
                </m:sSub>
              </m:oMath>
            </m:oMathPara>
          </w:p>
        </w:tc>
        <w:tc>
          <w:tcPr>
            <w:tcW w:w="6400" w:type="dxa"/>
            <w:tcBorders>
              <w:bottom w:val="single" w:sz="4" w:space="0" w:color="000000"/>
            </w:tcBorders>
          </w:tcPr>
          <w:p w14:paraId="656EFB26" w14:textId="77777777" w:rsidR="00E1020B" w:rsidRPr="00B166D4" w:rsidRDefault="00E1020B" w:rsidP="001C7249">
            <w:pPr>
              <w:spacing w:line="240" w:lineRule="auto"/>
              <w:rPr>
                <w:ins w:id="556" w:author="Chasco, Brandon Edward" w:date="2020-08-26T11:44:00Z"/>
              </w:rPr>
            </w:pPr>
            <w:ins w:id="557" w:author="Chasco, Brandon Edward" w:date="2020-08-26T11:44:00Z">
              <w:r w:rsidRPr="00B166D4">
                <w:t>day/year effect for day j, year t, and rear type r</w:t>
              </w:r>
            </w:ins>
          </w:p>
        </w:tc>
      </w:tr>
    </w:tbl>
    <w:p w14:paraId="0D2C38A1" w14:textId="77777777" w:rsidR="00E1020B" w:rsidRDefault="00E1020B" w:rsidP="00E1020B">
      <w:pPr>
        <w:spacing w:line="259" w:lineRule="auto"/>
        <w:rPr>
          <w:ins w:id="558" w:author="Chasco, Brandon Edward" w:date="2020-08-26T11:44:00Z"/>
        </w:rPr>
      </w:pPr>
    </w:p>
    <w:p w14:paraId="74853627" w14:textId="77777777" w:rsidR="00E1020B" w:rsidRDefault="00E1020B" w:rsidP="00E1020B">
      <w:pPr>
        <w:pBdr>
          <w:top w:val="nil"/>
          <w:left w:val="nil"/>
          <w:bottom w:val="nil"/>
          <w:right w:val="nil"/>
          <w:between w:val="nil"/>
        </w:pBdr>
        <w:spacing w:after="200"/>
        <w:rPr>
          <w:ins w:id="559" w:author="Chasco, Brandon Edward" w:date="2020-08-26T11:44:00Z"/>
          <w:color w:val="000000"/>
        </w:rPr>
      </w:pPr>
    </w:p>
    <w:p w14:paraId="357B62D1" w14:textId="77777777" w:rsidR="00E1020B" w:rsidRDefault="00E1020B" w:rsidP="00E1020B">
      <w:pPr>
        <w:rPr>
          <w:ins w:id="560" w:author="Chasco, Brandon Edward" w:date="2020-08-26T11:44:00Z"/>
          <w:color w:val="000000"/>
        </w:rPr>
      </w:pPr>
      <w:ins w:id="561" w:author="Chasco, Brandon Edward" w:date="2020-08-26T11:44:00Z">
        <w:r>
          <w:rPr>
            <w:color w:val="000000"/>
          </w:rPr>
          <w:br w:type="page"/>
        </w:r>
      </w:ins>
    </w:p>
    <w:p w14:paraId="53992D4D" w14:textId="4C90D4C2" w:rsidR="00E1020B" w:rsidRPr="00B166D4" w:rsidDel="00E1020B" w:rsidRDefault="00E1020B" w:rsidP="00B26111">
      <w:pPr>
        <w:rPr>
          <w:del w:id="562" w:author="Chasco, Brandon Edward" w:date="2020-08-26T11:44:00Z"/>
          <w:color w:val="000000"/>
        </w:rPr>
      </w:pPr>
    </w:p>
    <w:p w14:paraId="3D815A99" w14:textId="77777777" w:rsidR="00B26111" w:rsidRPr="00B166D4" w:rsidRDefault="00B26111" w:rsidP="00B26111">
      <w:r w:rsidRPr="00B166D4">
        <w:tab/>
        <w:t xml:space="preserve">The </w:t>
      </w:r>
      <w:r>
        <w:t>predicted SAR</w:t>
      </w:r>
      <w:r w:rsidRPr="00B166D4">
        <w:t xml:space="preserve"> </w:t>
      </w:r>
      <w:r>
        <w:t>(</w:t>
      </w:r>
      <m:oMath>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s</m:t>
            </m:r>
          </m:e>
          <m:sub>
            <m:r>
              <m:rPr>
                <m:sty m:val="p"/>
              </m:rPr>
              <w:rPr>
                <w:rFonts w:ascii="Cambria Math" w:eastAsia="Cambria Math" w:hAnsi="Cambria Math" w:cs="Cambria Math"/>
                <w:color w:val="000000"/>
              </w:rPr>
              <m:t>rjt</m:t>
            </m:r>
          </m:sub>
        </m:sSub>
      </m:oMath>
      <w:r>
        <w:rPr>
          <w:color w:val="000000"/>
        </w:rPr>
        <w:t xml:space="preserve">) </w:t>
      </w:r>
      <w:r w:rsidRPr="00B166D4">
        <w:t xml:space="preserve">given the observed total cohort of </w:t>
      </w:r>
      <w:proofErr w:type="spellStart"/>
      <w:r w:rsidRPr="00B166D4">
        <w:t>smolts</w:t>
      </w:r>
      <w:proofErr w:type="spellEnd"/>
      <w:r w:rsidRPr="00B166D4">
        <w:t xml:space="preserve"> of rear type r that migrated downstream past Bonneville Dam on day j during year t, </w:t>
      </w:r>
      <m:oMath>
        <m:sSub>
          <m:sSubPr>
            <m:ctrlPr>
              <w:rPr>
                <w:rFonts w:ascii="Cambria Math" w:eastAsia="Cambria Math" w:hAnsi="Cambria Math" w:cs="Cambria Math"/>
              </w:rPr>
            </m:ctrlPr>
          </m:sSubPr>
          <m:e>
            <m:r>
              <m:rPr>
                <m:sty m:val="p"/>
              </m:rPr>
              <w:rPr>
                <w:rFonts w:ascii="Cambria Math" w:eastAsia="Cambria Math" w:hAnsi="Cambria Math" w:cs="Cambria Math"/>
              </w:rPr>
              <m:t>n</m:t>
            </m:r>
          </m:e>
          <m:sub>
            <m:r>
              <m:rPr>
                <m:sty m:val="p"/>
              </m:rPr>
              <w:rPr>
                <w:rFonts w:ascii="Cambria Math" w:eastAsia="Cambria Math" w:hAnsi="Cambria Math" w:cs="Cambria Math"/>
              </w:rPr>
              <m:t>rjt</m:t>
            </m:r>
          </m:sub>
        </m:sSub>
      </m:oMath>
      <w:r w:rsidRPr="00B166D4">
        <w:t xml:space="preserve">, and the number of fish from that cohort of rear type r, on day j, and year t that survived, </w:t>
      </w:r>
      <m:oMath>
        <m:sSub>
          <m:sSubPr>
            <m:ctrlPr>
              <w:rPr>
                <w:rFonts w:ascii="Cambria Math" w:eastAsia="Cambria Math" w:hAnsi="Cambria Math" w:cs="Cambria Math"/>
              </w:rPr>
            </m:ctrlPr>
          </m:sSubPr>
          <m:e>
            <m:r>
              <m:rPr>
                <m:sty m:val="p"/>
              </m:rPr>
              <w:rPr>
                <w:rFonts w:ascii="Cambria Math" w:eastAsia="Cambria Math" w:hAnsi="Cambria Math" w:cs="Cambria Math"/>
              </w:rPr>
              <m:t>k</m:t>
            </m:r>
          </m:e>
          <m:sub>
            <m:r>
              <m:rPr>
                <m:sty m:val="p"/>
              </m:rPr>
              <w:rPr>
                <w:rFonts w:ascii="Cambria Math" w:eastAsia="Cambria Math" w:hAnsi="Cambria Math" w:cs="Cambria Math"/>
              </w:rPr>
              <m:t>rjt</m:t>
            </m:r>
          </m:sub>
        </m:sSub>
      </m:oMath>
      <w:r w:rsidRPr="00B166D4">
        <w:t xml:space="preserve">, is binomially distributed </w:t>
      </w:r>
    </w:p>
    <w:p w14:paraId="267D66C4" w14:textId="768B827D" w:rsidR="00B26111" w:rsidRPr="00B166D4" w:rsidRDefault="00B26111">
      <w:pPr>
        <w:pBdr>
          <w:top w:val="nil"/>
          <w:left w:val="nil"/>
          <w:bottom w:val="nil"/>
          <w:right w:val="nil"/>
          <w:between w:val="nil"/>
        </w:pBdr>
        <w:spacing w:after="200"/>
        <w:jc w:val="right"/>
        <w:rPr>
          <w:color w:val="000000"/>
        </w:rPr>
        <w:pPrChange w:id="563" w:author="Chasco, Brandon Edward" w:date="2020-08-26T11:01:00Z">
          <w:pPr>
            <w:pBdr>
              <w:top w:val="nil"/>
              <w:left w:val="nil"/>
              <w:bottom w:val="nil"/>
              <w:right w:val="nil"/>
              <w:between w:val="nil"/>
            </w:pBdr>
            <w:spacing w:after="200"/>
          </w:pPr>
        </w:pPrChange>
      </w:pPr>
      <w:del w:id="564" w:author="Chasco, Brandon Edward" w:date="2020-08-26T11:00:00Z">
        <w:r w:rsidRPr="00B166D4" w:rsidDel="007B6B89">
          <w:rPr>
            <w:color w:val="000000"/>
          </w:rPr>
          <w:delText>Equation 3.</w:delText>
        </w:r>
        <w:r w:rsidRPr="00B166D4" w:rsidDel="007B6B89">
          <w:rPr>
            <w:color w:val="000000"/>
          </w:rPr>
          <w:tab/>
        </w:r>
      </w:del>
      <m:oMath>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k</m:t>
            </m:r>
          </m:e>
          <m:sub>
            <m:r>
              <m:rPr>
                <m:sty m:val="p"/>
              </m:rPr>
              <w:rPr>
                <w:rFonts w:ascii="Cambria Math" w:eastAsia="Cambria Math" w:hAnsi="Cambria Math" w:cs="Cambria Math"/>
                <w:color w:val="000000"/>
              </w:rPr>
              <m:t>rjt</m:t>
            </m:r>
          </m:sub>
        </m:sSub>
        <m:r>
          <m:rPr>
            <m:sty m:val="p"/>
          </m:rPr>
          <w:rPr>
            <w:rFonts w:ascii="Cambria Math" w:eastAsia="Cambria Math" w:hAnsi="Cambria Math" w:cs="Cambria Math"/>
            <w:color w:val="000000"/>
          </w:rPr>
          <m:t>∼Binomial</m:t>
        </m:r>
        <m:d>
          <m:dPr>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n</m:t>
                </m:r>
              </m:e>
              <m:sub>
                <m:r>
                  <m:rPr>
                    <m:sty m:val="p"/>
                  </m:rPr>
                  <w:rPr>
                    <w:rFonts w:ascii="Cambria Math" w:eastAsia="Cambria Math" w:hAnsi="Cambria Math" w:cs="Cambria Math"/>
                    <w:color w:val="000000"/>
                  </w:rPr>
                  <m:t>rjt</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s</m:t>
                </m:r>
              </m:e>
              <m:sub>
                <m:r>
                  <m:rPr>
                    <m:sty m:val="p"/>
                  </m:rPr>
                  <w:rPr>
                    <w:rFonts w:ascii="Cambria Math" w:eastAsia="Cambria Math" w:hAnsi="Cambria Math" w:cs="Cambria Math"/>
                    <w:color w:val="000000"/>
                  </w:rPr>
                  <m:t>rjt</m:t>
                </m:r>
              </m:sub>
            </m:sSub>
          </m:e>
        </m:d>
      </m:oMath>
      <w:ins w:id="565" w:author="Chasco, Brandon Edward" w:date="2020-08-26T10:57:00Z">
        <w:r w:rsidR="007B6B89">
          <w:rPr>
            <w:color w:val="000000"/>
          </w:rPr>
          <w:tab/>
          <w:t>(3)</w:t>
        </w:r>
      </w:ins>
    </w:p>
    <w:p w14:paraId="33DC361C" w14:textId="77777777" w:rsidR="00B26111" w:rsidRPr="00B166D4" w:rsidRDefault="00B26111" w:rsidP="00B26111">
      <w:pPr>
        <w:ind w:firstLine="720"/>
      </w:pPr>
      <w:r w:rsidRPr="00B166D4">
        <w:t xml:space="preserve">The random effects by rear type r for calendar day and year are treated as auto-regressive processes with lag 1 (i.e., </w:t>
      </w:r>
      <w:proofErr w:type="gramStart"/>
      <w:r w:rsidRPr="00B166D4">
        <w:t>AR(</w:t>
      </w:r>
      <w:proofErr w:type="gramEnd"/>
      <w:r w:rsidRPr="00B166D4">
        <w:t>1)),</w:t>
      </w:r>
    </w:p>
    <w:p w14:paraId="22149FE6" w14:textId="02FA3237" w:rsidR="00B26111" w:rsidRPr="00B166D4" w:rsidRDefault="00B26111">
      <w:pPr>
        <w:pBdr>
          <w:top w:val="nil"/>
          <w:left w:val="nil"/>
          <w:bottom w:val="nil"/>
          <w:right w:val="nil"/>
          <w:between w:val="nil"/>
        </w:pBdr>
        <w:spacing w:after="200"/>
        <w:jc w:val="right"/>
        <w:rPr>
          <w:b/>
          <w:color w:val="000000"/>
        </w:rPr>
        <w:pPrChange w:id="566" w:author="Chasco, Brandon Edward" w:date="2020-08-26T11:01:00Z">
          <w:pPr>
            <w:pBdr>
              <w:top w:val="nil"/>
              <w:left w:val="nil"/>
              <w:bottom w:val="nil"/>
              <w:right w:val="nil"/>
              <w:between w:val="nil"/>
            </w:pBdr>
            <w:spacing w:after="200"/>
          </w:pPr>
        </w:pPrChange>
      </w:pPr>
      <w:del w:id="567" w:author="Chasco, Brandon Edward" w:date="2020-08-26T11:00:00Z">
        <w:r w:rsidRPr="00B166D4" w:rsidDel="007B6B89">
          <w:rPr>
            <w:color w:val="000000"/>
          </w:rPr>
          <w:delText>Equation 4.</w:delText>
        </w:r>
        <w:r w:rsidRPr="00B166D4" w:rsidDel="007B6B89">
          <w:rPr>
            <w:color w:val="000000"/>
          </w:rPr>
          <w:tab/>
        </w:r>
      </w:del>
      <m:oMath>
        <m:sSub>
          <m:sSubPr>
            <m:ctrlPr>
              <w:rPr>
                <w:rFonts w:ascii="Cambria Math" w:eastAsia="Cambria Math" w:hAnsi="Cambria Math" w:cs="Cambria Math"/>
                <w:color w:val="000000"/>
              </w:rPr>
            </m:ctrlPr>
          </m:sSubPr>
          <m:e>
            <m:r>
              <m:rPr>
                <m:sty m:val="p"/>
              </m:rPr>
              <w:rPr>
                <w:rFonts w:ascii="Cambria Math" w:hAnsi="Cambria Math"/>
              </w:rPr>
              <m:t>ν</m:t>
            </m:r>
          </m:e>
          <m:sub>
            <m:r>
              <m:rPr>
                <m:sty m:val="p"/>
              </m:rPr>
              <w:rPr>
                <w:rFonts w:ascii="Cambria Math" w:eastAsia="Cambria Math" w:hAnsi="Cambria Math" w:cs="Cambria Math"/>
                <w:color w:val="000000"/>
              </w:rPr>
              <m:t>rj</m:t>
            </m:r>
          </m:sub>
        </m:sSub>
        <m:r>
          <m:rPr>
            <m:sty m:val="p"/>
          </m:rPr>
          <w:rPr>
            <w:rFonts w:ascii="Cambria Math" w:eastAsia="Cambria Math" w:hAnsi="Cambria Math" w:cs="Cambria Math"/>
            <w:color w:val="000000"/>
          </w:rPr>
          <m:t>∼Normal</m:t>
        </m:r>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ρ</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rj</m:t>
                    </m:r>
                  </m:e>
                </m:d>
              </m:sup>
            </m:sSup>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ν</m:t>
                </m:r>
              </m:e>
              <m:sub>
                <m:r>
                  <m:rPr>
                    <m:sty m:val="p"/>
                  </m:rPr>
                  <w:rPr>
                    <w:rFonts w:ascii="Cambria Math" w:eastAsia="Cambria Math" w:hAnsi="Cambria Math" w:cs="Cambria Math"/>
                    <w:color w:val="000000"/>
                  </w:rPr>
                  <m:t>rj-1</m:t>
                </m:r>
              </m:sub>
            </m:sSub>
            <m:r>
              <m:rPr>
                <m:sty m:val="p"/>
              </m:rPr>
              <w:rPr>
                <w:rFonts w:ascii="Cambria Math" w:eastAsia="Cambria Math" w:hAnsi="Cambria Math" w:cs="Cambria Math"/>
                <w:color w:val="000000"/>
              </w:rPr>
              <m:t>,</m:t>
            </m:r>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ψ</m:t>
                        </m:r>
                      </m:e>
                      <m:sup>
                        <m:r>
                          <m:rPr>
                            <m:sty m:val="p"/>
                          </m:rPr>
                          <w:rPr>
                            <w:rFonts w:ascii="Cambria Math" w:eastAsia="Cambria Math" w:hAnsi="Cambria Math" w:cs="Cambria Math"/>
                            <w:color w:val="000000"/>
                          </w:rPr>
                          <m:t>2</m:t>
                        </m:r>
                      </m:sup>
                    </m:sSup>
                  </m:e>
                </m:d>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rj</m:t>
                    </m:r>
                  </m:e>
                </m:d>
              </m:sup>
            </m:sSup>
          </m:e>
        </m:d>
        <m:r>
          <m:rPr>
            <m:sty m:val="p"/>
          </m:rPr>
          <w:rPr>
            <w:rFonts w:ascii="Cambria Math" w:eastAsia="Cambria Math" w:hAnsi="Cambria Math" w:cs="Cambria Math"/>
            <w:color w:val="000000"/>
          </w:rPr>
          <m:t xml:space="preserve"> </m:t>
        </m:r>
      </m:oMath>
      <w:ins w:id="568" w:author="Chasco, Brandon Edward" w:date="2020-08-26T10:57:00Z">
        <w:r w:rsidR="007B6B89">
          <w:rPr>
            <w:color w:val="000000"/>
          </w:rPr>
          <w:tab/>
          <w:t>(4)</w:t>
        </w:r>
      </w:ins>
    </w:p>
    <w:p w14:paraId="0C46F839" w14:textId="285A638B" w:rsidR="00B26111" w:rsidRPr="00B166D4" w:rsidRDefault="00B26111">
      <w:pPr>
        <w:pBdr>
          <w:top w:val="nil"/>
          <w:left w:val="nil"/>
          <w:bottom w:val="nil"/>
          <w:right w:val="nil"/>
          <w:between w:val="nil"/>
        </w:pBdr>
        <w:spacing w:after="200"/>
        <w:jc w:val="right"/>
        <w:rPr>
          <w:b/>
          <w:color w:val="000000"/>
        </w:rPr>
        <w:pPrChange w:id="569" w:author="Chasco, Brandon Edward" w:date="2020-08-26T11:01:00Z">
          <w:pPr>
            <w:pBdr>
              <w:top w:val="nil"/>
              <w:left w:val="nil"/>
              <w:bottom w:val="nil"/>
              <w:right w:val="nil"/>
              <w:between w:val="nil"/>
            </w:pBdr>
            <w:spacing w:after="200"/>
          </w:pPr>
        </w:pPrChange>
      </w:pPr>
      <w:del w:id="570" w:author="Chasco, Brandon Edward" w:date="2020-08-26T11:00:00Z">
        <w:r w:rsidRPr="00B166D4" w:rsidDel="007B6B89">
          <w:rPr>
            <w:color w:val="000000"/>
          </w:rPr>
          <w:delText>Equation 5.</w:delText>
        </w:r>
        <w:r w:rsidRPr="00B166D4" w:rsidDel="007B6B89">
          <w:rPr>
            <w:color w:val="000000"/>
          </w:rPr>
          <w:tab/>
        </w:r>
      </w:del>
      <m:oMath>
        <m:sSub>
          <m:sSubPr>
            <m:ctrlPr>
              <w:rPr>
                <w:rFonts w:ascii="Cambria Math" w:eastAsia="Cambria Math" w:hAnsi="Cambria Math" w:cs="Cambria Math"/>
                <w:color w:val="000000"/>
              </w:rPr>
            </m:ctrlPr>
          </m:sSubPr>
          <m:e>
            <m:r>
              <m:rPr>
                <m:sty m:val="p"/>
              </m:rPr>
              <w:rPr>
                <w:rFonts w:ascii="Cambria Math" w:hAnsi="Cambria Math"/>
              </w:rPr>
              <m:t>ω</m:t>
            </m:r>
          </m:e>
          <m:sub>
            <m:r>
              <m:rPr>
                <m:sty m:val="p"/>
              </m:rPr>
              <w:rPr>
                <w:rFonts w:ascii="Cambria Math" w:eastAsia="Cambria Math" w:hAnsi="Cambria Math" w:cs="Cambria Math"/>
                <w:color w:val="000000"/>
              </w:rPr>
              <m:t>rt</m:t>
            </m:r>
          </m:sub>
        </m:sSub>
        <m:r>
          <m:rPr>
            <m:sty m:val="p"/>
          </m:rPr>
          <w:rPr>
            <w:rFonts w:ascii="Cambria Math" w:eastAsia="Cambria Math" w:hAnsi="Cambria Math" w:cs="Cambria Math"/>
            <w:color w:val="000000"/>
          </w:rPr>
          <m:t>∼Normal</m:t>
        </m:r>
        <m:d>
          <m:dPr>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ρ</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rt</m:t>
                        </m:r>
                      </m:e>
                    </m:d>
                  </m:sup>
                </m:sSup>
                <m:r>
                  <m:rPr>
                    <m:sty m:val="p"/>
                  </m:rPr>
                  <w:rPr>
                    <w:rFonts w:ascii="Cambria Math" w:eastAsia="Cambria Math" w:hAnsi="Cambria Math" w:cs="Cambria Math"/>
                    <w:color w:val="000000"/>
                  </w:rPr>
                  <m:t>ω</m:t>
                </m:r>
              </m:e>
              <m:sub>
                <m:r>
                  <m:rPr>
                    <m:sty m:val="p"/>
                  </m:rPr>
                  <w:rPr>
                    <w:rFonts w:ascii="Cambria Math" w:eastAsia="Cambria Math" w:hAnsi="Cambria Math" w:cs="Cambria Math"/>
                    <w:color w:val="000000"/>
                  </w:rPr>
                  <m:t>rt-1</m:t>
                </m:r>
              </m:sub>
            </m:sSub>
            <m:r>
              <m:rPr>
                <m:sty m:val="p"/>
              </m:rPr>
              <w:rPr>
                <w:rFonts w:ascii="Cambria Math" w:eastAsia="Cambria Math" w:hAnsi="Cambria Math" w:cs="Cambria Math"/>
                <w:color w:val="000000"/>
              </w:rPr>
              <m:t>,</m:t>
            </m:r>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ψ</m:t>
                        </m:r>
                      </m:e>
                      <m:sup>
                        <m:r>
                          <m:rPr>
                            <m:sty m:val="p"/>
                          </m:rPr>
                          <w:rPr>
                            <w:rFonts w:ascii="Cambria Math" w:eastAsia="Cambria Math" w:hAnsi="Cambria Math" w:cs="Cambria Math"/>
                            <w:color w:val="000000"/>
                          </w:rPr>
                          <m:t>2</m:t>
                        </m:r>
                      </m:sup>
                    </m:sSup>
                  </m:e>
                </m:d>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rt</m:t>
                    </m:r>
                  </m:e>
                </m:d>
              </m:sup>
            </m:sSup>
          </m:e>
        </m:d>
      </m:oMath>
      <w:ins w:id="571" w:author="Chasco, Brandon Edward" w:date="2020-08-26T10:58:00Z">
        <w:r w:rsidR="007B6B89">
          <w:rPr>
            <w:color w:val="000000"/>
          </w:rPr>
          <w:tab/>
          <w:t>(5)</w:t>
        </w:r>
      </w:ins>
    </w:p>
    <w:p w14:paraId="19AD68FE" w14:textId="77777777" w:rsidR="00B26111" w:rsidRPr="00B166D4" w:rsidRDefault="00B26111" w:rsidP="00B26111">
      <w:proofErr w:type="gramStart"/>
      <w:r w:rsidRPr="00B166D4">
        <w:t>where</w:t>
      </w:r>
      <w:proofErr w:type="gramEnd"/>
      <w:r w:rsidRPr="00B166D4">
        <w:t xml:space="preserve">, </w:t>
      </w:r>
      <m:oMath>
        <m:sSup>
          <m:sSupPr>
            <m:ctrlPr>
              <w:rPr>
                <w:rFonts w:ascii="Cambria Math" w:hAnsi="Cambria Math"/>
              </w:rPr>
            </m:ctrlPr>
          </m:sSupPr>
          <m:e>
            <m:r>
              <m:rPr>
                <m:sty m:val="p"/>
              </m:rPr>
              <w:rPr>
                <w:rFonts w:ascii="Cambria Math" w:hAnsi="Cambria Math"/>
              </w:rPr>
              <m:t>ρ</m:t>
            </m:r>
          </m:e>
          <m:sup>
            <m:d>
              <m:dPr>
                <m:ctrlPr>
                  <w:rPr>
                    <w:rFonts w:ascii="Cambria Math" w:eastAsia="Cambria Math" w:hAnsi="Cambria Math" w:cs="Cambria Math"/>
                  </w:rPr>
                </m:ctrlPr>
              </m:dPr>
              <m:e>
                <m:r>
                  <m:rPr>
                    <m:sty m:val="p"/>
                  </m:rPr>
                  <w:rPr>
                    <w:rFonts w:ascii="Cambria Math" w:eastAsia="Cambria Math" w:hAnsi="Cambria Math" w:cs="Cambria Math"/>
                  </w:rPr>
                  <m:t>rj</m:t>
                </m:r>
              </m:e>
            </m:d>
          </m:sup>
        </m:sSup>
      </m:oMath>
      <w:r w:rsidRPr="00B166D4">
        <w:t xml:space="preserve"> and </w:t>
      </w:r>
      <m:oMath>
        <m:sSup>
          <m:sSupPr>
            <m:ctrlPr>
              <w:rPr>
                <w:rFonts w:ascii="Cambria Math" w:hAnsi="Cambria Math"/>
              </w:rPr>
            </m:ctrlPr>
          </m:sSupPr>
          <m:e>
            <m:r>
              <m:rPr>
                <m:sty m:val="p"/>
              </m:rPr>
              <w:rPr>
                <w:rFonts w:ascii="Cambria Math" w:hAnsi="Cambria Math"/>
              </w:rPr>
              <m:t>ρ</m:t>
            </m:r>
          </m:e>
          <m:sup>
            <m:d>
              <m:dPr>
                <m:ctrlPr>
                  <w:rPr>
                    <w:rFonts w:ascii="Cambria Math" w:eastAsia="Cambria Math" w:hAnsi="Cambria Math" w:cs="Cambria Math"/>
                  </w:rPr>
                </m:ctrlPr>
              </m:dPr>
              <m:e>
                <m:r>
                  <m:rPr>
                    <m:sty m:val="p"/>
                  </m:rPr>
                  <w:rPr>
                    <w:rFonts w:ascii="Cambria Math" w:eastAsia="Cambria Math" w:hAnsi="Cambria Math" w:cs="Cambria Math"/>
                  </w:rPr>
                  <m:t>rt</m:t>
                </m:r>
              </m:e>
            </m:d>
          </m:sup>
        </m:sSup>
      </m:oMath>
      <w:r w:rsidRPr="00B166D4">
        <w:t xml:space="preserve"> are the correlations for the day and year effects,  </w:t>
      </w:r>
      <m:oMath>
        <m:sSub>
          <m:sSubPr>
            <m:ctrlPr>
              <w:rPr>
                <w:rFonts w:ascii="Cambria Math" w:eastAsia="Cambria Math" w:hAnsi="Cambria Math" w:cs="Cambria Math"/>
              </w:rPr>
            </m:ctrlPr>
          </m:sSubPr>
          <m:e>
            <m:r>
              <m:rPr>
                <m:sty m:val="p"/>
              </m:rPr>
              <w:rPr>
                <w:rFonts w:ascii="Cambria Math" w:hAnsi="Cambria Math"/>
              </w:rPr>
              <m:t>ν</m:t>
            </m:r>
          </m:e>
          <m:sub>
            <m:r>
              <m:rPr>
                <m:sty m:val="p"/>
              </m:rPr>
              <w:rPr>
                <w:rFonts w:ascii="Cambria Math" w:eastAsia="Cambria Math" w:hAnsi="Cambria Math" w:cs="Cambria Math"/>
              </w:rPr>
              <m:t>rj</m:t>
            </m:r>
          </m:sub>
        </m:sSub>
      </m:oMath>
      <w:r w:rsidRPr="00B166D4">
        <w:t xml:space="preserve"> and </w:t>
      </w:r>
      <m:oMath>
        <m:sSub>
          <m:sSubPr>
            <m:ctrlPr>
              <w:rPr>
                <w:rFonts w:ascii="Cambria Math" w:eastAsia="Cambria Math" w:hAnsi="Cambria Math" w:cs="Cambria Math"/>
              </w:rPr>
            </m:ctrlPr>
          </m:sSubPr>
          <m:e>
            <m:r>
              <m:rPr>
                <m:sty m:val="p"/>
              </m:rPr>
              <w:rPr>
                <w:rFonts w:ascii="Cambria Math" w:hAnsi="Cambria Math"/>
              </w:rPr>
              <m:t>ω</m:t>
            </m:r>
          </m:e>
          <m:sub>
            <m:r>
              <m:rPr>
                <m:sty m:val="p"/>
              </m:rPr>
              <w:rPr>
                <w:rFonts w:ascii="Cambria Math" w:eastAsia="Cambria Math" w:hAnsi="Cambria Math" w:cs="Cambria Math"/>
              </w:rPr>
              <m:t>rj</m:t>
            </m:r>
          </m:sub>
        </m:sSub>
      </m:oMath>
      <w:r w:rsidRPr="00B166D4">
        <w:t xml:space="preserve">, respectively, and </w:t>
      </w:r>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ψ</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(rj)</m:t>
            </m:r>
          </m:sup>
        </m:sSup>
      </m:oMath>
      <w:r w:rsidRPr="00B166D4">
        <w:t xml:space="preserve"> and </w:t>
      </w:r>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ψ</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(rt)</m:t>
            </m:r>
          </m:sup>
        </m:sSup>
      </m:oMath>
      <w:r w:rsidRPr="00B166D4">
        <w:t xml:space="preserve"> are measures of the variances of the random effects for day and year, respectively. The random effect for the interaction between day and year was treated as a two-dimensional auto-regressive process,</w:t>
      </w:r>
    </w:p>
    <w:p w14:paraId="2CA19A49" w14:textId="17FDA1E2" w:rsidR="00B26111" w:rsidRPr="00B166D4" w:rsidRDefault="00B26111">
      <w:pPr>
        <w:pBdr>
          <w:top w:val="nil"/>
          <w:left w:val="nil"/>
          <w:bottom w:val="nil"/>
          <w:right w:val="nil"/>
          <w:between w:val="nil"/>
        </w:pBdr>
        <w:spacing w:after="200"/>
        <w:jc w:val="right"/>
        <w:rPr>
          <w:color w:val="000000"/>
        </w:rPr>
        <w:pPrChange w:id="572" w:author="Chasco, Brandon Edward" w:date="2020-08-26T11:01:00Z">
          <w:pPr>
            <w:pBdr>
              <w:top w:val="nil"/>
              <w:left w:val="nil"/>
              <w:bottom w:val="nil"/>
              <w:right w:val="nil"/>
              <w:between w:val="nil"/>
            </w:pBdr>
            <w:spacing w:after="200"/>
          </w:pPr>
        </w:pPrChange>
      </w:pPr>
      <w:del w:id="573" w:author="Chasco, Brandon Edward" w:date="2020-08-26T11:00:00Z">
        <w:r w:rsidRPr="00B166D4" w:rsidDel="007B6B89">
          <w:rPr>
            <w:color w:val="000000"/>
          </w:rPr>
          <w:delText>Equation 6.</w:delText>
        </w:r>
        <w:r w:rsidRPr="00B166D4" w:rsidDel="007B6B89">
          <w:rPr>
            <w:color w:val="000000"/>
          </w:rPr>
          <w:tab/>
        </w:r>
      </w:del>
      <m:oMath>
        <m:sSub>
          <m:sSubPr>
            <m:ctrlPr>
              <w:rPr>
                <w:rFonts w:ascii="Cambria Math" w:eastAsia="Cambria Math" w:hAnsi="Cambria Math" w:cs="Cambria Math"/>
                <w:color w:val="000000"/>
              </w:rPr>
            </m:ctrlPr>
          </m:sSubPr>
          <m:e>
            <m:r>
              <m:rPr>
                <m:sty m:val="b"/>
              </m:rPr>
              <w:rPr>
                <w:rFonts w:ascii="Cambria Math" w:hAnsi="Cambria Math"/>
              </w:rPr>
              <m:t>ε</m:t>
            </m:r>
          </m:e>
          <m:sub>
            <m:r>
              <m:rPr>
                <m:sty m:val="p"/>
              </m:rPr>
              <w:rPr>
                <w:rFonts w:ascii="Cambria Math" w:eastAsia="Cambria Math" w:hAnsi="Cambria Math" w:cs="Cambria Math"/>
                <w:color w:val="000000"/>
              </w:rPr>
              <m:t>rt</m:t>
            </m:r>
          </m:sub>
        </m:sSub>
        <m:r>
          <m:rPr>
            <m:sty m:val="p"/>
          </m:rPr>
          <w:rPr>
            <w:rFonts w:ascii="Cambria Math" w:eastAsia="Cambria Math" w:hAnsi="Cambria Math" w:cs="Cambria Math"/>
            <w:color w:val="000000"/>
          </w:rPr>
          <m:t>∼MVN</m:t>
        </m:r>
        <m:d>
          <m:dPr>
            <m:ctrlPr>
              <w:rPr>
                <w:rFonts w:ascii="Cambria Math" w:eastAsia="Cambria Math" w:hAnsi="Cambria Math" w:cs="Cambria Math"/>
                <w:color w:val="000000"/>
              </w:rPr>
            </m:ctrlPr>
          </m:dPr>
          <m:e>
            <m:sSubSup>
              <m:sSubSupPr>
                <m:ctrlPr>
                  <w:rPr>
                    <w:rFonts w:ascii="Cambria Math" w:eastAsia="Cambria Math" w:hAnsi="Cambria Math" w:cs="Cambria Math"/>
                    <w:color w:val="000000"/>
                  </w:rPr>
                </m:ctrlPr>
              </m:sSubSupPr>
              <m:e>
                <m:r>
                  <m:rPr>
                    <m:sty m:val="p"/>
                  </m:rPr>
                  <w:rPr>
                    <w:rFonts w:ascii="Cambria Math" w:eastAsia="Cambria Math" w:hAnsi="Cambria Math" w:cs="Cambria Math"/>
                    <w:color w:val="000000"/>
                  </w:rPr>
                  <m:t>τ</m:t>
                </m:r>
              </m:e>
              <m:sub/>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rt</m:t>
                    </m:r>
                  </m:e>
                </m:d>
              </m:sup>
            </m:sSubSup>
            <m:sSub>
              <m:sSubPr>
                <m:ctrlPr>
                  <w:rPr>
                    <w:rFonts w:ascii="Cambria Math" w:eastAsia="Cambria Math" w:hAnsi="Cambria Math" w:cs="Cambria Math"/>
                    <w:color w:val="000000"/>
                  </w:rPr>
                </m:ctrlPr>
              </m:sSubPr>
              <m:e>
                <m:r>
                  <m:rPr>
                    <m:sty m:val="b"/>
                  </m:rPr>
                  <w:rPr>
                    <w:rFonts w:ascii="Cambria Math" w:eastAsia="Cambria Math" w:hAnsi="Cambria Math" w:cs="Cambria Math"/>
                    <w:color w:val="000000"/>
                  </w:rPr>
                  <m:t>ε</m:t>
                </m:r>
              </m:e>
              <m:sub>
                <m:r>
                  <m:rPr>
                    <m:sty m:val="p"/>
                  </m:rPr>
                  <w:rPr>
                    <w:rFonts w:ascii="Cambria Math" w:eastAsia="Cambria Math" w:hAnsi="Cambria Math" w:cs="Cambria Math"/>
                    <w:color w:val="000000"/>
                  </w:rPr>
                  <m:t>rt-1</m:t>
                </m:r>
              </m:sub>
            </m:sSub>
            <m:r>
              <m:rPr>
                <m:sty m:val="p"/>
              </m:rP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m:rPr>
                    <m:sty m:val="b"/>
                  </m:rPr>
                  <w:rPr>
                    <w:rFonts w:ascii="Cambria Math" w:eastAsia="Cambria Math" w:hAnsi="Cambria Math" w:cs="Cambria Math"/>
                    <w:color w:val="000000"/>
                  </w:rPr>
                  <m:t>Σ</m:t>
                </m:r>
              </m:e>
              <m:sub/>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m:t>
                    </m:r>
                  </m:e>
                </m:d>
              </m:sup>
            </m:sSubSup>
          </m:e>
        </m:d>
      </m:oMath>
      <w:ins w:id="574" w:author="Chasco, Brandon Edward" w:date="2020-08-26T10:58:00Z">
        <w:r w:rsidR="007B6B89">
          <w:rPr>
            <w:color w:val="000000"/>
          </w:rPr>
          <w:tab/>
          <w:t>(6)</w:t>
        </w:r>
      </w:ins>
    </w:p>
    <w:p w14:paraId="4EA8BD55" w14:textId="77777777" w:rsidR="00B26111" w:rsidRPr="00B166D4" w:rsidRDefault="00B26111" w:rsidP="00B26111">
      <w:pPr>
        <w:pStyle w:val="Heading4"/>
        <w:rPr>
          <w:b w:val="0"/>
        </w:rPr>
      </w:pPr>
      <w:proofErr w:type="gramStart"/>
      <w:r>
        <w:rPr>
          <w:b w:val="0"/>
        </w:rPr>
        <w:t>w</w:t>
      </w:r>
      <w:r w:rsidRPr="00B166D4">
        <w:rPr>
          <w:b w:val="0"/>
        </w:rPr>
        <w:t>here</w:t>
      </w:r>
      <w:proofErr w:type="gramEnd"/>
      <w:r>
        <w:rPr>
          <w:b w:val="0"/>
        </w:rPr>
        <w:t>,</w:t>
      </w:r>
      <w:r w:rsidRPr="00B166D4">
        <w:rPr>
          <w:b w:val="0"/>
        </w:rPr>
        <w:t xml:space="preserve"> </w:t>
      </w:r>
      <m:oMath>
        <m:sSub>
          <m:sSubPr>
            <m:ctrlPr>
              <w:rPr>
                <w:rFonts w:ascii="Cambria Math" w:eastAsia="Cambria Math" w:hAnsi="Cambria Math" w:cs="Cambria Math"/>
              </w:rPr>
            </m:ctrlPr>
          </m:sSubPr>
          <m:e>
            <m:r>
              <m:rPr>
                <m:sty m:val="b"/>
              </m:rPr>
              <w:rPr>
                <w:rFonts w:ascii="Cambria Math" w:hAnsi="Cambria Math"/>
              </w:rPr>
              <m:t>ε</m:t>
            </m:r>
          </m:e>
          <m:sub>
            <m:r>
              <m:rPr>
                <m:sty m:val="b"/>
              </m:rPr>
              <w:rPr>
                <w:rFonts w:ascii="Cambria Math" w:eastAsia="Cambria Math" w:hAnsi="Cambria Math" w:cs="Cambria Math"/>
              </w:rPr>
              <m:t>rt</m:t>
            </m:r>
          </m:sub>
        </m:sSub>
      </m:oMath>
      <w:r w:rsidRPr="00B166D4">
        <w:rPr>
          <w:b w:val="0"/>
        </w:rPr>
        <w:t xml:space="preserve"> is a vector of random effects across calendar days for rear type r in year t, </w:t>
      </w:r>
      <m:oMath>
        <m:sSup>
          <m:sSupPr>
            <m:ctrlPr>
              <w:rPr>
                <w:rFonts w:ascii="Cambria Math" w:hAnsi="Cambria Math"/>
                <w:b w:val="0"/>
              </w:rPr>
            </m:ctrlPr>
          </m:sSupPr>
          <m:e>
            <m:r>
              <m:rPr>
                <m:sty m:val="b"/>
              </m:rPr>
              <w:rPr>
                <w:rFonts w:ascii="Cambria Math" w:hAnsi="Cambria Math"/>
              </w:rPr>
              <m:t>τ</m:t>
            </m:r>
          </m:e>
          <m:sup>
            <m:d>
              <m:dPr>
                <m:ctrlPr>
                  <w:rPr>
                    <w:rFonts w:ascii="Cambria Math" w:eastAsia="Cambria Math" w:hAnsi="Cambria Math" w:cs="Cambria Math"/>
                    <w:b w:val="0"/>
                  </w:rPr>
                </m:ctrlPr>
              </m:dPr>
              <m:e>
                <m:r>
                  <m:rPr>
                    <m:sty m:val="b"/>
                  </m:rPr>
                  <w:rPr>
                    <w:rFonts w:ascii="Cambria Math" w:eastAsia="Cambria Math" w:hAnsi="Cambria Math" w:cs="Cambria Math"/>
                  </w:rPr>
                  <m:t>rt</m:t>
                </m:r>
              </m:e>
            </m:d>
          </m:sup>
        </m:sSup>
      </m:oMath>
      <w:r w:rsidRPr="00B166D4">
        <w:rPr>
          <w:b w:val="0"/>
        </w:rPr>
        <w:t xml:space="preserve"> is the correlation of the vector of day effects between years t and t-1, and </w:t>
      </w:r>
      <m:oMath>
        <m:sSup>
          <m:sSupPr>
            <m:ctrlPr>
              <w:rPr>
                <w:rFonts w:ascii="Cambria Math" w:hAnsi="Cambria Math"/>
              </w:rPr>
            </m:ctrlPr>
          </m:sSupPr>
          <m:e>
            <m:r>
              <m:rPr>
                <m:sty m:val="b"/>
              </m:rPr>
              <w:rPr>
                <w:rFonts w:ascii="Cambria Math" w:hAnsi="Cambria Math"/>
              </w:rPr>
              <m:t>Σ</m:t>
            </m:r>
          </m:e>
          <m:sup>
            <m:d>
              <m:dPr>
                <m:ctrlPr>
                  <w:rPr>
                    <w:rFonts w:ascii="Cambria Math" w:eastAsia="Cambria Math" w:hAnsi="Cambria Math" w:cs="Cambria Math"/>
                    <w:b w:val="0"/>
                  </w:rPr>
                </m:ctrlPr>
              </m:dPr>
              <m:e>
                <m:r>
                  <m:rPr>
                    <m:sty m:val="b"/>
                  </m:rPr>
                  <w:rPr>
                    <w:rFonts w:ascii="Cambria Math" w:eastAsia="Cambria Math" w:hAnsi="Cambria Math" w:cs="Cambria Math"/>
                  </w:rPr>
                  <m:t>r</m:t>
                </m:r>
              </m:e>
            </m:d>
          </m:sup>
        </m:sSup>
      </m:oMath>
      <w:r w:rsidRPr="00B166D4">
        <w:rPr>
          <w:b w:val="0"/>
        </w:rPr>
        <w:t xml:space="preserve"> is the covariance matrix between days within a year for rear type r. The covariance matrix</w:t>
      </w:r>
      <m:oMath>
        <m:r>
          <m:rPr>
            <m:sty m:val="b"/>
          </m:rPr>
          <w:rPr>
            <w:rFonts w:ascii="Cambria Math" w:eastAsia="Cambria Math" w:hAnsi="Cambria Math" w:cs="Cambria Math"/>
          </w:rPr>
          <m:t xml:space="preserve"> </m:t>
        </m:r>
        <m:sSup>
          <m:sSupPr>
            <m:ctrlPr>
              <w:rPr>
                <w:rFonts w:ascii="Cambria Math" w:eastAsia="Cambria Math" w:hAnsi="Cambria Math" w:cs="Cambria Math"/>
              </w:rPr>
            </m:ctrlPr>
          </m:sSupPr>
          <m:e>
            <m:r>
              <m:rPr>
                <m:sty m:val="b"/>
              </m:rPr>
              <w:rPr>
                <w:rFonts w:ascii="Cambria Math" w:eastAsia="Cambria Math" w:hAnsi="Cambria Math" w:cs="Cambria Math"/>
              </w:rPr>
              <m:t>Σ</m:t>
            </m:r>
          </m:e>
          <m:sup>
            <m:d>
              <m:dPr>
                <m:ctrlPr>
                  <w:rPr>
                    <w:rFonts w:ascii="Cambria Math" w:eastAsia="Cambria Math" w:hAnsi="Cambria Math" w:cs="Cambria Math"/>
                  </w:rPr>
                </m:ctrlPr>
              </m:dPr>
              <m:e>
                <m:r>
                  <m:rPr>
                    <m:sty m:val="b"/>
                  </m:rPr>
                  <w:rPr>
                    <w:rFonts w:ascii="Cambria Math" w:eastAsia="Cambria Math" w:hAnsi="Cambria Math" w:cs="Cambria Math"/>
                  </w:rPr>
                  <m:t>r</m:t>
                </m:r>
              </m:e>
            </m:d>
          </m:sup>
        </m:sSup>
      </m:oMath>
      <w:r w:rsidRPr="00B166D4">
        <w:rPr>
          <w:b w:val="0"/>
        </w:rPr>
        <w:t xml:space="preserve"> is a compact way of representing the auto-correlation between day effects in the day/year interaction, where the elements between day j and day </w:t>
      </w:r>
      <m:oMath>
        <m:r>
          <m:rPr>
            <m:sty m:val="b"/>
          </m:rPr>
          <w:rPr>
            <w:rFonts w:ascii="Cambria Math" w:eastAsia="Cambria Math" w:hAnsi="Cambria Math" w:cs="Cambria Math"/>
          </w:rPr>
          <m:t>j+D</m:t>
        </m:r>
      </m:oMath>
      <w:r w:rsidRPr="00B166D4">
        <w:rPr>
          <w:b w:val="0"/>
        </w:rPr>
        <w:t xml:space="preserve"> of the covariance matrix are equal to</w:t>
      </w:r>
    </w:p>
    <w:p w14:paraId="3A74456A" w14:textId="2BF5AF18" w:rsidR="00B26111" w:rsidRPr="00B166D4" w:rsidRDefault="00B26111">
      <w:pPr>
        <w:pBdr>
          <w:top w:val="nil"/>
          <w:left w:val="nil"/>
          <w:bottom w:val="nil"/>
          <w:right w:val="nil"/>
          <w:between w:val="nil"/>
        </w:pBdr>
        <w:spacing w:after="200"/>
        <w:jc w:val="right"/>
        <w:rPr>
          <w:color w:val="000000"/>
        </w:rPr>
        <w:pPrChange w:id="575" w:author="Chasco, Brandon Edward" w:date="2020-08-26T11:02:00Z">
          <w:pPr>
            <w:pBdr>
              <w:top w:val="nil"/>
              <w:left w:val="nil"/>
              <w:bottom w:val="nil"/>
              <w:right w:val="nil"/>
              <w:between w:val="nil"/>
            </w:pBdr>
            <w:spacing w:after="200"/>
          </w:pPr>
        </w:pPrChange>
      </w:pPr>
      <w:del w:id="576" w:author="Chasco, Brandon Edward" w:date="2020-08-26T11:00:00Z">
        <w:r w:rsidRPr="00B166D4" w:rsidDel="007B6B89">
          <w:rPr>
            <w:color w:val="000000"/>
          </w:rPr>
          <w:delText xml:space="preserve">Equation 7. </w:delText>
        </w:r>
        <w:r w:rsidRPr="00B166D4" w:rsidDel="007B6B89">
          <w:rPr>
            <w:color w:val="000000"/>
          </w:rPr>
          <w:tab/>
        </w:r>
      </w:del>
      <m:oMath>
        <m:r>
          <m:rPr>
            <m:sty m:val="p"/>
          </m:rPr>
          <w:rPr>
            <w:rFonts w:ascii="Cambria Math" w:hAnsi="Cambria Math"/>
          </w:rPr>
          <m:t>Σ</m:t>
        </m:r>
        <m:d>
          <m:dPr>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m:rPr>
                    <m:sty m:val="p"/>
                  </m:rPr>
                  <w:rPr>
                    <w:rFonts w:ascii="Cambria Math" w:hAnsi="Cambria Math"/>
                  </w:rPr>
                  <m:t>ε</m:t>
                </m:r>
              </m:e>
              <m:sub>
                <m:r>
                  <m:rPr>
                    <m:sty m:val="p"/>
                  </m:rPr>
                  <w:rPr>
                    <w:rFonts w:ascii="Cambria Math" w:eastAsia="Cambria Math" w:hAnsi="Cambria Math" w:cs="Cambria Math"/>
                    <w:color w:val="000000"/>
                  </w:rPr>
                  <m:t>rjt</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ε</m:t>
                </m:r>
              </m:e>
              <m:sub>
                <m:r>
                  <m:rPr>
                    <m:sty m:val="p"/>
                  </m:rPr>
                  <w:rPr>
                    <w:rFonts w:ascii="Cambria Math" w:eastAsia="Cambria Math" w:hAnsi="Cambria Math" w:cs="Cambria Math"/>
                    <w:color w:val="000000"/>
                  </w:rPr>
                  <m:t>rj+Dt</m:t>
                </m:r>
              </m:sub>
            </m:sSub>
          </m:e>
        </m:d>
        <m:r>
          <m:rPr>
            <m:sty m:val="p"/>
          </m:rPr>
          <w:rPr>
            <w:rFonts w:ascii="Cambria Math" w:eastAsia="Cambria Math" w:hAnsi="Cambria Math" w:cs="Cambria Math"/>
            <w:color w:val="000000"/>
          </w:rPr>
          <m:t>=</m:t>
        </m:r>
        <m:f>
          <m:fPr>
            <m:ctrlPr>
              <w:rPr>
                <w:rFonts w:ascii="Cambria Math" w:eastAsia="Cambria Math" w:hAnsi="Cambria Math" w:cs="Cambria Math"/>
                <w:color w:val="000000"/>
              </w:rPr>
            </m:ctrlPr>
          </m:fPr>
          <m:num>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ϕ</m:t>
                        </m:r>
                      </m:e>
                      <m:sup>
                        <m:r>
                          <m:rPr>
                            <m:sty m:val="p"/>
                          </m:rPr>
                          <w:rPr>
                            <w:rFonts w:ascii="Cambria Math" w:eastAsia="Cambria Math" w:hAnsi="Cambria Math" w:cs="Cambria Math"/>
                            <w:color w:val="000000"/>
                          </w:rPr>
                          <m:t>(r)</m:t>
                        </m:r>
                      </m:sup>
                    </m:sSup>
                  </m:e>
                </m:d>
              </m:e>
              <m:sup>
                <m:r>
                  <m:rPr>
                    <m:sty m:val="p"/>
                  </m:rPr>
                  <w:rPr>
                    <w:rFonts w:ascii="Cambria Math" w:eastAsia="Cambria Math" w:hAnsi="Cambria Math" w:cs="Cambria Math"/>
                    <w:color w:val="000000"/>
                  </w:rPr>
                  <m:t>2</m:t>
                </m:r>
              </m:sup>
            </m:sSup>
          </m:num>
          <m:den>
            <m:r>
              <m:rPr>
                <m:sty m:val="p"/>
              </m:rPr>
              <w:rPr>
                <w:rFonts w:ascii="Cambria Math" w:eastAsia="Cambria Math" w:hAnsi="Cambria Math" w:cs="Cambria Math"/>
                <w:color w:val="000000"/>
              </w:rPr>
              <m:t>1-</m:t>
            </m:r>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τ</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rj</m:t>
                            </m:r>
                          </m:e>
                        </m:d>
                      </m:sup>
                    </m:sSup>
                  </m:e>
                </m:d>
                <m:r>
                  <m:rPr>
                    <m:sty m:val="p"/>
                  </m:rPr>
                  <w:rPr>
                    <w:rFonts w:ascii="Cambria Math" w:eastAsia="Cambria Math" w:hAnsi="Cambria Math" w:cs="Cambria Math"/>
                    <w:color w:val="000000"/>
                  </w:rPr>
                  <m:t xml:space="preserve"> </m:t>
                </m:r>
              </m:e>
              <m:sup>
                <m:r>
                  <m:rPr>
                    <m:sty m:val="p"/>
                  </m:rPr>
                  <w:rPr>
                    <w:rFonts w:ascii="Cambria Math" w:eastAsia="Cambria Math" w:hAnsi="Cambria Math" w:cs="Cambria Math"/>
                    <w:color w:val="000000"/>
                  </w:rPr>
                  <m:t>2</m:t>
                </m:r>
              </m:sup>
            </m:sSup>
            <m:r>
              <m:rPr>
                <m:sty m:val="p"/>
              </m:rPr>
              <w:rPr>
                <w:rFonts w:ascii="Cambria Math" w:eastAsia="Cambria Math" w:hAnsi="Cambria Math" w:cs="Cambria Math"/>
                <w:color w:val="000000"/>
              </w:rPr>
              <m:t xml:space="preserve"> </m:t>
            </m:r>
          </m:den>
        </m:f>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τ</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rj</m:t>
                        </m:r>
                      </m:e>
                    </m:d>
                  </m:sup>
                </m:sSup>
              </m:e>
            </m:d>
            <m:r>
              <m:rPr>
                <m:sty m:val="p"/>
              </m:rPr>
              <w:rPr>
                <w:rFonts w:ascii="Cambria Math" w:eastAsia="Cambria Math" w:hAnsi="Cambria Math" w:cs="Cambria Math"/>
                <w:color w:val="000000"/>
              </w:rPr>
              <m:t xml:space="preserve"> </m:t>
            </m:r>
          </m:e>
          <m:sup>
            <m:r>
              <m:rPr>
                <m:sty m:val="p"/>
              </m:rPr>
              <w:rPr>
                <w:rFonts w:ascii="Cambria Math" w:eastAsia="Cambria Math" w:hAnsi="Cambria Math" w:cs="Cambria Math"/>
                <w:color w:val="000000"/>
              </w:rPr>
              <m:t>D</m:t>
            </m:r>
          </m:sup>
        </m:sSup>
      </m:oMath>
      <w:del w:id="577" w:author="Chasco, Brandon Edward" w:date="2020-08-26T10:58:00Z">
        <w:r w:rsidRPr="00B166D4" w:rsidDel="007B6B89">
          <w:rPr>
            <w:color w:val="000000"/>
          </w:rPr>
          <w:delText>,</w:delText>
        </w:r>
      </w:del>
      <w:ins w:id="578" w:author="Chasco, Brandon Edward" w:date="2020-08-26T10:58:00Z">
        <w:r w:rsidR="007B6B89">
          <w:rPr>
            <w:color w:val="000000"/>
          </w:rPr>
          <w:tab/>
          <w:t>(7)</w:t>
        </w:r>
      </w:ins>
    </w:p>
    <w:p w14:paraId="1997BDB1" w14:textId="77777777" w:rsidR="00B26111" w:rsidRPr="00B166D4" w:rsidRDefault="00B26111" w:rsidP="00B26111">
      <w:pPr>
        <w:tabs>
          <w:tab w:val="left" w:pos="0"/>
        </w:tabs>
      </w:pPr>
      <w:proofErr w:type="gramStart"/>
      <w:r w:rsidRPr="00B166D4">
        <w:lastRenderedPageBreak/>
        <w:t>and</w:t>
      </w:r>
      <w:proofErr w:type="gramEnd"/>
      <w:r w:rsidRPr="00B166D4">
        <w:t xml:space="preserve"> </w:t>
      </w:r>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ϕ</m:t>
                    </m:r>
                  </m:e>
                  <m:sup>
                    <m:r>
                      <m:rPr>
                        <m:sty m:val="p"/>
                      </m:rPr>
                      <w:rPr>
                        <w:rFonts w:ascii="Cambria Math" w:eastAsia="Cambria Math" w:hAnsi="Cambria Math" w:cs="Cambria Math"/>
                      </w:rPr>
                      <m:t>(r)</m:t>
                    </m:r>
                  </m:sup>
                </m:sSup>
              </m:e>
            </m:d>
          </m:e>
          <m:sup>
            <m:r>
              <m:rPr>
                <m:sty m:val="p"/>
              </m:rPr>
              <w:rPr>
                <w:rFonts w:ascii="Cambria Math" w:eastAsia="Cambria Math" w:hAnsi="Cambria Math" w:cs="Cambria Math"/>
              </w:rPr>
              <m:t>2</m:t>
            </m:r>
          </m:sup>
        </m:sSup>
      </m:oMath>
      <w:r w:rsidRPr="00B166D4">
        <w:t xml:space="preserve"> is variability in the day/year interaction for rear type</w:t>
      </w:r>
      <w:r w:rsidRPr="006226B0">
        <w:t xml:space="preserve"> r</w:t>
      </w:r>
      <w:r w:rsidRPr="00B166D4">
        <w:t>.</w:t>
      </w:r>
    </w:p>
    <w:p w14:paraId="6D54DC08" w14:textId="34DEBAEA" w:rsidR="00B26111" w:rsidRPr="00B166D4" w:rsidRDefault="00B26111" w:rsidP="00B26111">
      <w:pPr>
        <w:tabs>
          <w:tab w:val="left" w:pos="0"/>
        </w:tabs>
      </w:pPr>
      <w:r w:rsidRPr="00B166D4">
        <w:tab/>
        <w:t xml:space="preserve">To estimate the fixed and random effects of the model, we use the non-linear optimization libraries in Template Model Builder package </w:t>
      </w:r>
      <w:r>
        <w:fldChar w:fldCharType="begin"/>
      </w:r>
      <w:r w:rsidR="009B0FE2">
        <w:instrText xml:space="preserve"> ADDIN ZOTERO_ITEM CSL_CITATION {"citationID":"Z1sw71iY","properties":{"formattedCitation":"[21]","plainCitation":"[21]","noteIndex":0},"citationItems":[{"id":50,"uris":["http://zotero.org/users/local/sALjQm7t/items/JCU7HWH6"],"uri":["http://zotero.org/users/local/sALjQm7t/items/JCU7HWH6"],"itemData":{"id":50,"type":"article-journal","container-title":"arXiv preprint arXiv:1509.00660","source":"Google Scholar","title":"TMB: automatic differentiation and Laplace approximation","title-short":"TMB","author":[{"family":"Kristensen","given":"Kasper"},{"family":"Nielsen","given":"Anders"},{"family":"Berg","given":"Casper W."},{"family":"Skaug","given":"Hans"},{"family":"Bell","given":"Brad"}],"issued":{"date-parts":[["2015"]]}}}],"schema":"https://github.com/citation-style-language/schema/raw/master/csl-citation.json"} </w:instrText>
      </w:r>
      <w:r>
        <w:fldChar w:fldCharType="separate"/>
      </w:r>
      <w:r w:rsidR="009B0FE2" w:rsidRPr="009B0FE2">
        <w:t>[21]</w:t>
      </w:r>
      <w:r>
        <w:fldChar w:fldCharType="end"/>
      </w:r>
      <w:r w:rsidRPr="00B166D4">
        <w:t xml:space="preserve"> built for R </w:t>
      </w:r>
      <w:r>
        <w:fldChar w:fldCharType="begin"/>
      </w:r>
      <w:r w:rsidR="009B0FE2">
        <w:instrText xml:space="preserve"> ADDIN ZOTERO_ITEM CSL_CITATION {"citationID":"0GRNjHhq","properties":{"formattedCitation":"[22]","plainCitation":"[22]","noteIndex":0},"citationItems":[{"id":62,"uris":["http://zotero.org/users/local/sALjQm7t/items/YTA3AFWP"],"uri":["http://zotero.org/users/local/sALjQm7t/items/YTA3AFWP"],"itemData":{"id":62,"type":"article-journal","note":"publisher: Vienna, Austria","source":"Google Scholar","title":"R: A language and environment for statistical computing","title-short":"R","author":[{"family":"Team","given":"R. Core"}],"issued":{"date-parts":[["2013"]]}}}],"schema":"https://github.com/citation-style-language/schema/raw/master/csl-citation.json"} </w:instrText>
      </w:r>
      <w:r>
        <w:fldChar w:fldCharType="separate"/>
      </w:r>
      <w:r w:rsidR="009B0FE2" w:rsidRPr="009B0FE2">
        <w:t>[22]</w:t>
      </w:r>
      <w:r>
        <w:fldChar w:fldCharType="end"/>
      </w:r>
      <w:r w:rsidRPr="00B166D4">
        <w:t>. The marginal likelihood of the vector of fixed effects (</w:t>
      </w:r>
      <m:oMath>
        <m:r>
          <m:rPr>
            <m:sty m:val="b"/>
          </m:rPr>
          <w:rPr>
            <w:rFonts w:ascii="Cambria Math" w:hAnsi="Cambria Math"/>
          </w:rPr>
          <m:t>θ</m:t>
        </m:r>
      </m:oMath>
      <w:r w:rsidRPr="00B166D4">
        <w:t>) and the variance parameters (</w:t>
      </w:r>
      <m:oMath>
        <m:r>
          <m:rPr>
            <m:sty m:val="b"/>
          </m:rPr>
          <w:rPr>
            <w:rFonts w:ascii="Cambria Math" w:hAnsi="Cambria Math"/>
          </w:rPr>
          <m:t>γ</m:t>
        </m:r>
      </m:oMath>
      <w:r w:rsidRPr="00B166D4">
        <w:t>) for the random effects (</w:t>
      </w:r>
      <m:oMath>
        <m:r>
          <m:rPr>
            <m:sty m:val="b"/>
          </m:rPr>
          <w:rPr>
            <w:rFonts w:ascii="Cambria Math" w:hAnsi="Cambria Math"/>
          </w:rPr>
          <m:t>ϵ</m:t>
        </m:r>
      </m:oMath>
      <w:r w:rsidRPr="00B166D4">
        <w:t xml:space="preserve">) given the data </w:t>
      </w:r>
      <m:oMath>
        <m:d>
          <m:dPr>
            <m:ctrlPr>
              <w:rPr>
                <w:rFonts w:ascii="Cambria Math" w:eastAsia="Cambria Math" w:hAnsi="Cambria Math" w:cs="Cambria Math"/>
              </w:rPr>
            </m:ctrlPr>
          </m:dPr>
          <m:e>
            <m:r>
              <m:rPr>
                <m:sty m:val="p"/>
              </m:rPr>
              <w:rPr>
                <w:rFonts w:ascii="Cambria Math" w:eastAsia="Cambria Math" w:hAnsi="Cambria Math" w:cs="Cambria Math"/>
              </w:rPr>
              <m:t>L</m:t>
            </m:r>
            <m:d>
              <m:dPr>
                <m:begChr m:val="["/>
                <m:endChr m:val="]"/>
                <m:ctrlPr>
                  <w:rPr>
                    <w:rFonts w:ascii="Cambria Math" w:eastAsia="Cambria Math" w:hAnsi="Cambria Math" w:cs="Cambria Math"/>
                  </w:rPr>
                </m:ctrlPr>
              </m:dPr>
              <m:e>
                <m:r>
                  <m:rPr>
                    <m:sty m:val="p"/>
                  </m:rPr>
                  <w:rPr>
                    <w:rFonts w:ascii="Cambria Math" w:eastAsia="Cambria Math" w:hAnsi="Cambria Math" w:cs="Cambria Math"/>
                  </w:rPr>
                  <m:t>Data</m:t>
                </m:r>
              </m:e>
            </m:d>
          </m:e>
        </m:d>
      </m:oMath>
      <w:r w:rsidRPr="00B166D4">
        <w:t xml:space="preserve"> is maximized by integrating across the product of the conditional probability of the data given the fixed and random effects </w:t>
      </w:r>
      <m:oMath>
        <m:d>
          <m:dPr>
            <m:ctrlPr>
              <w:rPr>
                <w:rFonts w:ascii="Cambria Math" w:hAnsi="Cambria Math"/>
              </w:rPr>
            </m:ctrlPr>
          </m:dPr>
          <m:e>
            <m:r>
              <m:rPr>
                <m:sty m:val="p"/>
              </m:rPr>
              <w:rPr>
                <w:rFonts w:ascii="Cambria Math" w:eastAsia="Cambria Math" w:hAnsi="Cambria Math" w:cs="Cambria Math"/>
              </w:rPr>
              <m:t>Pr</m:t>
            </m:r>
            <m:r>
              <m:rPr>
                <m:sty m:val="p"/>
              </m:rPr>
              <w:rPr>
                <w:rFonts w:ascii="Cambria Math" w:hAnsi="Cambria Math"/>
              </w:rPr>
              <m:t xml:space="preserve"> </m:t>
            </m:r>
            <m:d>
              <m:dPr>
                <m:ctrlPr>
                  <w:rPr>
                    <w:rFonts w:ascii="Cambria Math" w:eastAsia="Cambria Math" w:hAnsi="Cambria Math" w:cs="Cambria Math"/>
                  </w:rPr>
                </m:ctrlPr>
              </m:dPr>
              <m:e>
                <m:r>
                  <m:rPr>
                    <m:sty m:val="b"/>
                  </m:rPr>
                  <w:rPr>
                    <w:rFonts w:ascii="Cambria Math" w:hAnsi="Cambria Math"/>
                  </w:rPr>
                  <m:t>θ</m:t>
                </m:r>
                <m:r>
                  <m:rPr>
                    <m:sty m:val="p"/>
                  </m:rPr>
                  <w:rPr>
                    <w:rFonts w:ascii="Cambria Math" w:eastAsia="Cambria Math" w:hAnsi="Cambria Math" w:cs="Cambria Math"/>
                  </w:rPr>
                  <m:t>,</m:t>
                </m:r>
                <m:r>
                  <m:rPr>
                    <m:sty m:val="b"/>
                  </m:rPr>
                  <w:rPr>
                    <w:rFonts w:ascii="Cambria Math" w:eastAsia="Cambria Math" w:hAnsi="Cambria Math" w:cs="Cambria Math"/>
                  </w:rPr>
                  <m:t>ϵ</m:t>
                </m:r>
              </m:e>
            </m:d>
            <m:r>
              <m:rPr>
                <m:sty m:val="p"/>
              </m:rPr>
              <w:rPr>
                <w:rFonts w:ascii="Cambria Math" w:hAnsi="Cambria Math"/>
              </w:rPr>
              <m:t xml:space="preserve"> </m:t>
            </m:r>
          </m:e>
        </m:d>
      </m:oMath>
      <w:r w:rsidRPr="00B166D4">
        <w:t>, and the probability of the random effects and the estimated variances (</w:t>
      </w:r>
      <m:oMath>
        <m:r>
          <m:rPr>
            <m:sty m:val="p"/>
          </m:rPr>
          <w:rPr>
            <w:rFonts w:ascii="Cambria Math" w:eastAsia="Cambria Math" w:hAnsi="Cambria Math" w:cs="Cambria Math"/>
          </w:rPr>
          <m:t>Pr</m:t>
        </m:r>
        <m:r>
          <m:rPr>
            <m:sty m:val="p"/>
          </m:rPr>
          <w:rPr>
            <w:rFonts w:ascii="Cambria Math" w:hAnsi="Cambria Math"/>
          </w:rPr>
          <m:t xml:space="preserve"> </m:t>
        </m:r>
        <m:d>
          <m:dPr>
            <m:ctrlPr>
              <w:rPr>
                <w:rFonts w:ascii="Cambria Math" w:hAnsi="Cambria Math"/>
              </w:rPr>
            </m:ctrlPr>
          </m:dPr>
          <m:e>
            <m:r>
              <m:rPr>
                <m:sty m:val="b"/>
              </m:rPr>
              <w:rPr>
                <w:rFonts w:ascii="Cambria Math" w:hAnsi="Cambria Math"/>
              </w:rPr>
              <m:t>γ</m:t>
            </m:r>
          </m:e>
        </m:d>
        <m:r>
          <m:rPr>
            <m:sty m:val="p"/>
          </m:rPr>
          <w:rPr>
            <w:rFonts w:ascii="Cambria Math" w:hAnsi="Cambria Math"/>
          </w:rPr>
          <m:t xml:space="preserve"> </m:t>
        </m:r>
      </m:oMath>
      <w:r w:rsidRPr="00B166D4">
        <w:t xml:space="preserve">; </w:t>
      </w:r>
      <w:hyperlink w:anchor="_17dp8vu">
        <w:r w:rsidRPr="00B166D4">
          <w:t>Thorson &amp; Minto 2014</w:t>
        </w:r>
      </w:hyperlink>
      <w:r w:rsidRPr="00B166D4">
        <w:t>),</w:t>
      </w:r>
    </w:p>
    <w:p w14:paraId="6B8A099A" w14:textId="109E71D2" w:rsidR="00B26111" w:rsidRPr="00B166D4" w:rsidRDefault="00B26111">
      <w:pPr>
        <w:tabs>
          <w:tab w:val="left" w:pos="0"/>
        </w:tabs>
        <w:jc w:val="right"/>
        <w:pPrChange w:id="579" w:author="Chasco, Brandon Edward" w:date="2020-08-26T11:02:00Z">
          <w:pPr>
            <w:tabs>
              <w:tab w:val="left" w:pos="0"/>
            </w:tabs>
          </w:pPr>
        </w:pPrChange>
      </w:pPr>
      <w:del w:id="580" w:author="Chasco, Brandon Edward" w:date="2020-08-26T11:00:00Z">
        <w:r w:rsidRPr="00B166D4" w:rsidDel="007B6B89">
          <w:delText>Equation 8.</w:delText>
        </w:r>
        <w:r w:rsidRPr="00B166D4" w:rsidDel="007B6B89">
          <w:tab/>
        </w:r>
      </w:del>
      <m:oMath>
        <m:r>
          <m:rPr>
            <m:sty m:val="p"/>
          </m:rPr>
          <w:rPr>
            <w:rFonts w:ascii="Cambria Math" w:eastAsia="Cambria Math" w:hAnsi="Cambria Math" w:cs="Cambria Math"/>
          </w:rPr>
          <m:t>L</m:t>
        </m:r>
        <m:d>
          <m:dPr>
            <m:begChr m:val="["/>
            <m:endChr m:val="]"/>
            <m:ctrlPr>
              <w:rPr>
                <w:rFonts w:ascii="Cambria Math" w:eastAsia="Cambria Math" w:hAnsi="Cambria Math" w:cs="Cambria Math"/>
              </w:rPr>
            </m:ctrlPr>
          </m:dPr>
          <m:e>
            <m:r>
              <m:rPr>
                <m:sty m:val="p"/>
              </m:rPr>
              <w:rPr>
                <w:rFonts w:ascii="Cambria Math" w:eastAsia="Cambria Math" w:hAnsi="Cambria Math" w:cs="Cambria Math"/>
              </w:rPr>
              <m:t>Data</m:t>
            </m:r>
          </m:e>
        </m:d>
        <m:r>
          <m:rPr>
            <m:sty m:val="p"/>
          </m:rPr>
          <w:rPr>
            <w:rFonts w:ascii="Cambria Math" w:eastAsia="Cambria Math" w:hAnsi="Cambria Math" w:cs="Cambria Math"/>
          </w:rPr>
          <m:t xml:space="preserve"> = </m:t>
        </m:r>
        <m:nary>
          <m:naryPr>
            <m:ctrlPr>
              <w:rPr>
                <w:rFonts w:ascii="Cambria Math" w:eastAsia="Cambria Math" w:hAnsi="Cambria Math" w:cs="Cambria Math"/>
              </w:rPr>
            </m:ctrlPr>
          </m:naryPr>
          <m:sub>
            <m:r>
              <m:rPr>
                <m:sty m:val="b"/>
              </m:rPr>
              <w:rPr>
                <w:rFonts w:ascii="Cambria Math" w:eastAsia="Cambria Math" w:hAnsi="Cambria Math" w:cs="Cambria Math"/>
              </w:rPr>
              <m:t>ϵ</m:t>
            </m:r>
          </m:sub>
          <m:sup/>
          <m:e>
            <m:r>
              <m:rPr>
                <m:sty m:val="p"/>
              </m:rPr>
              <w:rPr>
                <w:rFonts w:ascii="Cambria Math" w:eastAsia="Cambria Math" w:hAnsi="Cambria Math" w:cs="Cambria Math"/>
              </w:rPr>
              <m:t>Pr</m:t>
            </m:r>
            <m:r>
              <m:rPr>
                <m:sty m:val="p"/>
              </m:rPr>
              <w:rPr>
                <w:rFonts w:ascii="Cambria Math" w:hAnsi="Cambria Math"/>
              </w:rPr>
              <m:t xml:space="preserve"> </m:t>
            </m:r>
            <m:d>
              <m:dPr>
                <m:ctrlPr>
                  <w:rPr>
                    <w:rFonts w:ascii="Cambria Math" w:eastAsia="Cambria Math" w:hAnsi="Cambria Math" w:cs="Cambria Math"/>
                  </w:rPr>
                </m:ctrlPr>
              </m:dPr>
              <m:e>
                <m:r>
                  <m:rPr>
                    <m:sty m:val="b"/>
                  </m:rPr>
                  <w:rPr>
                    <w:rFonts w:ascii="Cambria Math" w:hAnsi="Cambria Math"/>
                  </w:rPr>
                  <m:t>θ</m:t>
                </m:r>
                <m:r>
                  <m:rPr>
                    <m:sty m:val="p"/>
                  </m:rPr>
                  <w:rPr>
                    <w:rFonts w:ascii="Cambria Math" w:eastAsia="Cambria Math" w:hAnsi="Cambria Math" w:cs="Cambria Math"/>
                  </w:rPr>
                  <m:t>,</m:t>
                </m:r>
                <m:r>
                  <m:rPr>
                    <m:sty m:val="b"/>
                  </m:rPr>
                  <w:rPr>
                    <w:rFonts w:ascii="Cambria Math" w:eastAsia="Cambria Math" w:hAnsi="Cambria Math" w:cs="Cambria Math"/>
                  </w:rPr>
                  <m:t>ϵ</m:t>
                </m:r>
              </m:e>
            </m:d>
            <m:r>
              <m:rPr>
                <m:sty m:val="p"/>
              </m:rPr>
              <w:rPr>
                <w:rFonts w:ascii="Cambria Math" w:hAnsi="Cambria Math"/>
              </w:rPr>
              <m:t xml:space="preserve"> </m:t>
            </m:r>
            <m:r>
              <m:rPr>
                <m:sty m:val="p"/>
              </m:rPr>
              <w:rPr>
                <w:rFonts w:ascii="Cambria Math" w:eastAsia="Cambria Math" w:hAnsi="Cambria Math" w:cs="Cambria Math"/>
              </w:rPr>
              <m:t>Pr</m:t>
            </m:r>
            <m:r>
              <m:rPr>
                <m:sty m:val="p"/>
              </m:rPr>
              <w:rPr>
                <w:rFonts w:ascii="Cambria Math" w:hAnsi="Cambria Math"/>
              </w:rPr>
              <m:t xml:space="preserve"> </m:t>
            </m:r>
            <m:d>
              <m:dPr>
                <m:ctrlPr>
                  <w:rPr>
                    <w:rFonts w:ascii="Cambria Math" w:hAnsi="Cambria Math"/>
                  </w:rPr>
                </m:ctrlPr>
              </m:dPr>
              <m:e>
                <m:r>
                  <m:rPr>
                    <m:sty m:val="b"/>
                  </m:rPr>
                  <w:rPr>
                    <w:rFonts w:ascii="Cambria Math" w:hAnsi="Cambria Math"/>
                  </w:rPr>
                  <m:t>γ</m:t>
                </m:r>
              </m:e>
            </m:d>
            <m:r>
              <m:rPr>
                <m:sty m:val="p"/>
              </m:rPr>
              <w:rPr>
                <w:rFonts w:ascii="Cambria Math" w:hAnsi="Cambria Math"/>
              </w:rPr>
              <m:t xml:space="preserve"> </m:t>
            </m:r>
            <m:r>
              <m:rPr>
                <m:sty m:val="p"/>
              </m:rPr>
              <w:rPr>
                <w:rFonts w:ascii="Cambria Math" w:eastAsia="Cambria Math" w:hAnsi="Cambria Math" w:cs="Cambria Math"/>
              </w:rPr>
              <m:t>d</m:t>
            </m:r>
            <m:r>
              <m:rPr>
                <m:sty m:val="b"/>
              </m:rPr>
              <w:rPr>
                <w:rFonts w:ascii="Cambria Math" w:eastAsia="Cambria Math" w:hAnsi="Cambria Math" w:cs="Cambria Math"/>
              </w:rPr>
              <m:t>ϵ</m:t>
            </m:r>
          </m:e>
        </m:nary>
      </m:oMath>
      <w:ins w:id="581" w:author="Chasco, Brandon Edward" w:date="2020-08-26T10:58:00Z">
        <w:r w:rsidR="007B6B89">
          <w:tab/>
          <w:t>(8)</w:t>
        </w:r>
      </w:ins>
    </w:p>
    <w:p w14:paraId="299F4BF6" w14:textId="6EA594B4" w:rsidR="00B26111" w:rsidRPr="00B166D4" w:rsidRDefault="00B26111" w:rsidP="00B26111">
      <w:pPr>
        <w:tabs>
          <w:tab w:val="left" w:pos="0"/>
        </w:tabs>
      </w:pPr>
      <w:r w:rsidRPr="00B166D4">
        <w:t>Not all model combinations may be estimable due to the confounding effects among model parameters; in some instances, more than one model parameterization may produce identical fits to the data. In these cases, the Hessian is non-positive definite, and the solution is not unique or estimable. We define a converged model as one with a positive definite hessian and a maximum gradient of 0.001 for the fixed effects. To compare models and select the most parsimonious fit to the data, we used the marginal AIC for the fixed effects (</w:t>
      </w:r>
      <w:proofErr w:type="spellStart"/>
      <w:r w:rsidRPr="00B166D4">
        <w:t>Akaike’s</w:t>
      </w:r>
      <w:proofErr w:type="spellEnd"/>
      <w:r w:rsidRPr="00B166D4">
        <w:t xml:space="preserve"> information criterion; </w:t>
      </w:r>
      <w:r>
        <w:fldChar w:fldCharType="begin"/>
      </w:r>
      <w:r w:rsidR="009B0FE2">
        <w:instrText xml:space="preserve"> ADDIN ZOTERO_ITEM CSL_CITATION {"citationID":"Gt5Hj56D","properties":{"formattedCitation":"[23]","plainCitation":"[23]","noteIndex":0},"citationItems":[{"id":102,"uris":["http://zotero.org/users/local/sALjQm7t/items/X8NTSQIV"],"uri":["http://zotero.org/users/local/sALjQm7t/items/X8NTSQIV"],"itemData":{"id":102,"type":"article-journal","container-title":"IEEE transactions on automatic control","issue":"6","note":"publisher: Ieee","page":"716–723","source":"Google Scholar","title":"A new look at the statistical model identification","volume":"19","author":[{"family":"Akaike","given":"Hirotugu"}],"issued":{"date-parts":[["1974"]]}}}],"schema":"https://github.com/citation-style-language/schema/raw/master/csl-citation.json"} </w:instrText>
      </w:r>
      <w:r>
        <w:fldChar w:fldCharType="separate"/>
      </w:r>
      <w:r w:rsidR="009B0FE2" w:rsidRPr="009B0FE2">
        <w:t>[23]</w:t>
      </w:r>
      <w:r>
        <w:fldChar w:fldCharType="end"/>
      </w:r>
      <w:r w:rsidRPr="00B166D4">
        <w:t xml:space="preserve">) using the </w:t>
      </w:r>
      <w:proofErr w:type="spellStart"/>
      <w:r w:rsidRPr="00B166D4">
        <w:t>TMBhelper</w:t>
      </w:r>
      <w:proofErr w:type="spellEnd"/>
      <w:r w:rsidRPr="00B166D4">
        <w:t xml:space="preserve"> package.</w:t>
      </w:r>
    </w:p>
    <w:p w14:paraId="5F31EF50" w14:textId="77777777" w:rsidR="00B26111" w:rsidRPr="00B166D4" w:rsidRDefault="00B26111" w:rsidP="00B26111">
      <w:pPr>
        <w:ind w:firstLine="720"/>
      </w:pPr>
      <w:r w:rsidRPr="00B166D4">
        <w:t xml:space="preserve">Testing all of the thousands of parameter combinations for the 31 marine variables, in addition to the different combinations of random effects, is not reasonable. We therefore restricted the potential models to only those with </w:t>
      </w:r>
      <w:proofErr w:type="spellStart"/>
      <w:r w:rsidRPr="00B166D4">
        <w:t>i</w:t>
      </w:r>
      <w:proofErr w:type="spellEnd"/>
      <w:r w:rsidRPr="00B166D4">
        <w:t xml:space="preserve">) zero, one, or two marine covariates and ii) only two-covariate models where the correlation between covariates was less 0.7. Furthermore, initial analyses indicated that estimating random effects for day, year, and the day/year interaction in a single model produced an over-fit to the data. Models with all three random effects did converge in some instances, but the magnitude of random effects for either the day or </w:t>
      </w:r>
      <w:r w:rsidRPr="00B166D4">
        <w:lastRenderedPageBreak/>
        <w:t>year were so small (&lt;1e-4 in most cases) as to be meaningless. Therefore, we restricted our analysis to no more than two random processes for day, year, and the day/year interaction. This resulted in six different random effect models. Finally, to allow for the most flexibility for a given group of fish, we did not combine the hatchery and wild datasets in a multivariate analysis, but rather ran models for each dataset separately.</w:t>
      </w:r>
      <w:r>
        <w:t xml:space="preserve"> Further research examining the covariance of these two groups could be considered in future analyses.</w:t>
      </w:r>
    </w:p>
    <w:p w14:paraId="19B6ACD4" w14:textId="77777777" w:rsidR="00B26111" w:rsidRPr="00B166D4" w:rsidRDefault="00B26111">
      <w:pPr>
        <w:pStyle w:val="Heading2"/>
        <w:pPrChange w:id="582" w:author="Chasco, Brandon Edward" w:date="2020-08-26T10:29:00Z">
          <w:pPr/>
        </w:pPrChange>
      </w:pPr>
      <w:r w:rsidRPr="00B166D4">
        <w:t>Model validation</w:t>
      </w:r>
    </w:p>
    <w:p w14:paraId="1010EF8D" w14:textId="41B94828" w:rsidR="00B26111" w:rsidRDefault="00B26111" w:rsidP="00D27709">
      <w:pPr>
        <w:pStyle w:val="Caption"/>
        <w:rPr>
          <w:ins w:id="583" w:author="Chasco, Brandon Edward" w:date="2020-08-26T11:44:00Z"/>
          <w:b/>
        </w:rPr>
      </w:pPr>
      <w:r w:rsidRPr="00B166D4">
        <w:tab/>
        <w:t>To validate that the parameters for our model (</w:t>
      </w:r>
      <m:oMath>
        <m:r>
          <m:rPr>
            <m:sty m:val="b"/>
          </m:rPr>
          <w:rPr>
            <w:rFonts w:ascii="Cambria Math" w:hAnsi="Cambria Math"/>
          </w:rPr>
          <m:t>θ</m:t>
        </m:r>
      </m:oMath>
      <w:r w:rsidRPr="00B166D4">
        <w:rPr>
          <w:b/>
        </w:rPr>
        <w:t xml:space="preserve"> </w:t>
      </w:r>
      <w:proofErr w:type="gramStart"/>
      <w:r w:rsidRPr="00B166D4">
        <w:t xml:space="preserve">and </w:t>
      </w:r>
      <w:proofErr w:type="gramEnd"/>
      <m:oMath>
        <m:r>
          <m:rPr>
            <m:sty m:val="b"/>
          </m:rPr>
          <w:rPr>
            <w:rFonts w:ascii="Cambria Math" w:hAnsi="Cambria Math"/>
          </w:rPr>
          <m:t>γ</m:t>
        </m:r>
      </m:oMath>
      <w:r w:rsidRPr="00B166D4">
        <w:t xml:space="preserve">) were estimable and unbiased, we conducted simulations in a three by three factorial design - three separate trials for three different simulation experiments (see </w:t>
      </w:r>
      <w:r>
        <w:t xml:space="preserve">supplemental </w:t>
      </w:r>
      <w:r w:rsidRPr="00B166D4">
        <w:t>Table.</w:t>
      </w:r>
      <w:r>
        <w:t>S1</w:t>
      </w:r>
      <w:r w:rsidRPr="00B166D4">
        <w:t xml:space="preserve"> for a list of simulation R scripts). For each trial we generated 500 random data sets of the number of wild </w:t>
      </w:r>
      <w:proofErr w:type="spellStart"/>
      <w:r w:rsidRPr="00B166D4">
        <w:t>smolts</w:t>
      </w:r>
      <w:proofErr w:type="spellEnd"/>
      <w:r w:rsidRPr="00B166D4">
        <w:t xml:space="preserve"> that survived to adulthood for each day and year in our study. The process for simulating the number of survivors for the k</w:t>
      </w:r>
      <w:r w:rsidRPr="00B166D4">
        <w:rPr>
          <w:vertAlign w:val="superscript"/>
        </w:rPr>
        <w:t>th</w:t>
      </w:r>
      <w:r w:rsidRPr="00B166D4">
        <w:t xml:space="preserve"> random draw consisted of: 1) sampling from the hyper-distribution, </w:t>
      </w:r>
      <m:oMath>
        <m:box>
          <m:boxPr>
            <m:opEmu m:val="1"/>
            <m:ctrlPr>
              <w:rPr>
                <w:rFonts w:ascii="Cambria Math" w:hAnsi="Cambria Math"/>
              </w:rPr>
            </m:ctrlPr>
          </m:boxPr>
          <m:e>
            <m:r>
              <m:rPr>
                <m:sty m:val="p"/>
              </m:rPr>
              <w:rPr>
                <w:rFonts w:ascii="Cambria Math" w:hAnsi="Cambria Math"/>
              </w:rPr>
              <m:t>Pr</m:t>
            </m:r>
          </m:e>
        </m:box>
        <m:d>
          <m:dPr>
            <m:ctrlPr>
              <w:rPr>
                <w:rFonts w:ascii="Cambria Math" w:hAnsi="Cambria Math"/>
              </w:rPr>
            </m:ctrlPr>
          </m:dPr>
          <m:e>
            <m:sSub>
              <m:sSubPr>
                <m:ctrlPr>
                  <w:rPr>
                    <w:rFonts w:ascii="Cambria Math" w:eastAsia="Cambria Math" w:hAnsi="Cambria Math" w:cs="Cambria Math"/>
                  </w:rPr>
                </m:ctrlPr>
              </m:sSubPr>
              <m:e>
                <m:r>
                  <m:rPr>
                    <m:sty m:val="b"/>
                  </m:rPr>
                  <w:rPr>
                    <w:rFonts w:ascii="Cambria Math" w:hAnsi="Cambria Math"/>
                  </w:rPr>
                  <m:t>γ</m:t>
                </m:r>
              </m:e>
              <m:sub>
                <m:r>
                  <m:rPr>
                    <m:sty m:val="p"/>
                  </m:rPr>
                  <w:rPr>
                    <w:rFonts w:ascii="Cambria Math" w:eastAsia="Cambria Math" w:hAnsi="Cambria Math" w:cs="Cambria Math"/>
                  </w:rPr>
                  <m:t>mle</m:t>
                </m:r>
              </m:sub>
            </m:sSub>
          </m:e>
        </m:d>
        <m:r>
          <m:rPr>
            <m:sty m:val="p"/>
          </m:rPr>
          <w:rPr>
            <w:rFonts w:ascii="Cambria Math" w:hAnsi="Cambria Math"/>
          </w:rPr>
          <m:t xml:space="preserve"> </m:t>
        </m:r>
      </m:oMath>
      <w:r w:rsidRPr="00B166D4">
        <w:t xml:space="preserve">, </w:t>
      </w:r>
      <w:r>
        <w:t xml:space="preserve">for </w:t>
      </w:r>
      <w:r w:rsidRPr="00B166D4">
        <w:t xml:space="preserve">the temporal random-effects for trial h and experiment e based on the maximum likelihood estimates </w:t>
      </w:r>
      <w:r>
        <w:t>(</w:t>
      </w:r>
      <m:oMath>
        <m:sSub>
          <m:sSubPr>
            <m:ctrlPr>
              <w:rPr>
                <w:rFonts w:ascii="Cambria Math" w:eastAsia="Cambria Math" w:hAnsi="Cambria Math" w:cs="Cambria Math"/>
              </w:rPr>
            </m:ctrlPr>
          </m:sSubPr>
          <m:e>
            <m:r>
              <m:rPr>
                <m:sty m:val="b"/>
              </m:rPr>
              <w:rPr>
                <w:rFonts w:ascii="Cambria Math" w:hAnsi="Cambria Math"/>
              </w:rPr>
              <m:t>γ</m:t>
            </m:r>
          </m:e>
          <m:sub>
            <m:r>
              <m:rPr>
                <m:sty m:val="p"/>
              </m:rPr>
              <w:rPr>
                <w:rFonts w:ascii="Cambria Math" w:eastAsia="Cambria Math" w:hAnsi="Cambria Math" w:cs="Cambria Math"/>
              </w:rPr>
              <m:t>mle</m:t>
            </m:r>
          </m:sub>
        </m:sSub>
      </m:oMath>
      <w:r>
        <w:t xml:space="preserve">) </w:t>
      </w:r>
      <w:r w:rsidRPr="00B166D4">
        <w:t>for the variances from the model with the lowest AIC (see</w:t>
      </w:r>
      <w:r w:rsidR="00CB353E">
        <w:t xml:space="preserve"> </w:t>
      </w:r>
      <w:r w:rsidR="00CB353E">
        <w:fldChar w:fldCharType="begin"/>
      </w:r>
      <w:r w:rsidR="00CB353E">
        <w:instrText xml:space="preserve"> REF _Ref39754795 \h </w:instrText>
      </w:r>
      <w:r w:rsidR="00CB353E">
        <w:fldChar w:fldCharType="separate"/>
      </w:r>
      <w:r w:rsidR="00D27709">
        <w:t xml:space="preserve">Table </w:t>
      </w:r>
      <w:r w:rsidR="00D27709">
        <w:rPr>
          <w:noProof/>
        </w:rPr>
        <w:t>4</w:t>
      </w:r>
      <w:r w:rsidR="00CB353E">
        <w:fldChar w:fldCharType="end"/>
      </w:r>
      <w:ins w:id="584" w:author="Chasco, Brandon Edward" w:date="2020-08-26T11:44:00Z">
        <w:r w:rsidR="00A50AAF">
          <w:t>)</w:t>
        </w:r>
      </w:ins>
      <w:r w:rsidR="00CB353E">
        <w:t>,</w:t>
      </w:r>
      <w:r w:rsidRPr="00B166D4">
        <w:t xml:space="preserve"> 2) calculate the vector survivals, </w:t>
      </w:r>
      <m:oMath>
        <m:sSub>
          <m:sSubPr>
            <m:ctrlPr>
              <w:rPr>
                <w:rFonts w:ascii="Cambria Math" w:eastAsia="Cambria Math" w:hAnsi="Cambria Math" w:cs="Cambria Math"/>
              </w:rPr>
            </m:ctrlPr>
          </m:sSubPr>
          <m:e>
            <m:r>
              <m:rPr>
                <m:sty m:val="b"/>
              </m:rPr>
              <w:rPr>
                <w:rFonts w:ascii="Cambria Math" w:eastAsia="Cambria Math" w:hAnsi="Cambria Math" w:cs="Cambria Math"/>
              </w:rPr>
              <m:t>s</m:t>
            </m:r>
          </m:e>
          <m:sub>
            <m:r>
              <m:rPr>
                <m:sty m:val="p"/>
              </m:rPr>
              <w:rPr>
                <w:rFonts w:ascii="Cambria Math" w:eastAsia="Cambria Math" w:hAnsi="Cambria Math" w:cs="Cambria Math"/>
              </w:rPr>
              <m:t>k,h,e</m:t>
            </m:r>
          </m:sub>
        </m:sSub>
      </m:oMath>
      <w:r w:rsidRPr="00B166D4">
        <w:rPr>
          <w:b/>
        </w:rPr>
        <w:t>,</w:t>
      </w:r>
      <w:r w:rsidRPr="00B166D4">
        <w:t xml:space="preserve"> based on the random effects </w:t>
      </w:r>
      <m:oMath>
        <m:sSub>
          <m:sSubPr>
            <m:ctrlPr>
              <w:rPr>
                <w:rFonts w:ascii="Cambria Math" w:eastAsia="Cambria Math" w:hAnsi="Cambria Math" w:cs="Cambria Math"/>
              </w:rPr>
            </m:ctrlPr>
          </m:sSubPr>
          <m:e>
            <m:r>
              <m:rPr>
                <m:sty m:val="b"/>
              </m:rPr>
              <w:rPr>
                <w:rFonts w:ascii="Cambria Math" w:hAnsi="Cambria Math"/>
              </w:rPr>
              <m:t>ϵ</m:t>
            </m:r>
          </m:e>
          <m:sub>
            <m:r>
              <m:rPr>
                <m:sty m:val="p"/>
              </m:rPr>
              <w:rPr>
                <w:rFonts w:ascii="Cambria Math" w:eastAsia="Cambria Math" w:hAnsi="Cambria Math" w:cs="Cambria Math"/>
              </w:rPr>
              <m:t>k,h,e</m:t>
            </m:r>
          </m:sub>
        </m:sSub>
      </m:oMath>
      <w:r w:rsidRPr="00B166D4">
        <w:t xml:space="preserve">, and mle estimates for the mean survival and environmental covariates, </w:t>
      </w:r>
      <m:oMath>
        <m:sSub>
          <m:sSubPr>
            <m:ctrlPr>
              <w:rPr>
                <w:rFonts w:ascii="Cambria Math" w:eastAsia="Cambria Math" w:hAnsi="Cambria Math" w:cs="Cambria Math"/>
              </w:rPr>
            </m:ctrlPr>
          </m:sSubPr>
          <m:e>
            <m:r>
              <m:rPr>
                <m:sty m:val="b"/>
              </m:rPr>
              <w:rPr>
                <w:rFonts w:ascii="Cambria Math" w:hAnsi="Cambria Math"/>
              </w:rPr>
              <m:t>θ</m:t>
            </m:r>
          </m:e>
          <m:sub>
            <m:r>
              <m:rPr>
                <m:sty m:val="p"/>
              </m:rPr>
              <w:rPr>
                <w:rFonts w:ascii="Cambria Math" w:eastAsia="Cambria Math" w:hAnsi="Cambria Math" w:cs="Cambria Math"/>
              </w:rPr>
              <m:t>mle</m:t>
            </m:r>
          </m:sub>
        </m:sSub>
      </m:oMath>
      <w:r w:rsidRPr="00B166D4">
        <w:t>, 3) from the binomial dis</w:t>
      </w:r>
      <w:proofErr w:type="spellStart"/>
      <w:r w:rsidRPr="00B166D4">
        <w:t>tribution</w:t>
      </w:r>
      <w:proofErr w:type="spellEnd"/>
      <w:r w:rsidRPr="00B166D4">
        <w:t xml:space="preserve"> for the observations (</w:t>
      </w:r>
      <m:oMath>
        <m:r>
          <m:rPr>
            <m:sty m:val="p"/>
          </m:rPr>
          <w:rPr>
            <w:rFonts w:ascii="Cambria Math" w:eastAsia="Cambria Math" w:hAnsi="Cambria Math" w:cs="Cambria Math"/>
          </w:rPr>
          <m:t>Pr</m:t>
        </m:r>
        <m:r>
          <m:rPr>
            <m:sty m:val="p"/>
          </m:rPr>
          <w:rPr>
            <w:rFonts w:ascii="Cambria Math" w:hAnsi="Cambria Math"/>
          </w:rPr>
          <m:t xml:space="preserve"> </m:t>
        </m:r>
        <m:d>
          <m:dPr>
            <m:ctrlPr>
              <w:rPr>
                <w:rFonts w:ascii="Cambria Math" w:eastAsia="Cambria Math" w:hAnsi="Cambria Math" w:cs="Cambria Math"/>
              </w:rPr>
            </m:ctrlPr>
          </m:dPr>
          <m:e>
            <m:r>
              <m:rPr>
                <m:sty m:val="b"/>
              </m:rPr>
              <w:rPr>
                <w:rFonts w:ascii="Cambria Math" w:eastAsia="Cambria Math" w:hAnsi="Cambria Math" w:cs="Cambria Math"/>
              </w:rPr>
              <m:t>n</m:t>
            </m:r>
            <m:r>
              <m:rPr>
                <m:sty m:val="p"/>
              </m:rPr>
              <w:rPr>
                <w:rFonts w:ascii="Cambria Math" w:eastAsia="Cambria Math" w:hAnsi="Cambria Math" w:cs="Cambria Math"/>
              </w:rPr>
              <m:t>|</m:t>
            </m:r>
            <m:sSub>
              <m:sSubPr>
                <m:ctrlPr>
                  <w:rPr>
                    <w:rFonts w:ascii="Cambria Math" w:eastAsia="Cambria Math" w:hAnsi="Cambria Math" w:cs="Cambria Math"/>
                  </w:rPr>
                </m:ctrlPr>
              </m:sSubPr>
              <m:e>
                <m:r>
                  <m:rPr>
                    <m:sty m:val="b"/>
                  </m:rPr>
                  <w:rPr>
                    <w:rFonts w:ascii="Cambria Math" w:eastAsia="Cambria Math" w:hAnsi="Cambria Math" w:cs="Cambria Math"/>
                  </w:rPr>
                  <m:t>s</m:t>
                </m:r>
              </m:e>
              <m:sub>
                <m:r>
                  <m:rPr>
                    <m:sty m:val="p"/>
                  </m:rPr>
                  <w:rPr>
                    <w:rFonts w:ascii="Cambria Math" w:eastAsia="Cambria Math" w:hAnsi="Cambria Math" w:cs="Cambria Math"/>
                  </w:rPr>
                  <m:t>k,h,e</m:t>
                </m:r>
              </m:sub>
            </m:sSub>
          </m:e>
        </m:d>
      </m:oMath>
      <w:r w:rsidRPr="00B166D4">
        <w:t xml:space="preserve">; see </w:t>
      </w:r>
      <w:ins w:id="585" w:author="Chasco, Brandon Edward" w:date="2020-08-26T10:59:00Z">
        <w:r w:rsidR="007B6B89">
          <w:t>e</w:t>
        </w:r>
      </w:ins>
      <w:del w:id="586" w:author="Chasco, Brandon Edward" w:date="2020-08-26T10:59:00Z">
        <w:r w:rsidRPr="00B166D4" w:rsidDel="007B6B89">
          <w:delText>E</w:delText>
        </w:r>
      </w:del>
      <w:r w:rsidRPr="00B166D4">
        <w:t xml:space="preserve">quation 3), randomly draw the number of fish that survive to adulthood based on the vector sample sizes </w:t>
      </w:r>
      <w:r w:rsidRPr="005B101B">
        <w:t>for</w:t>
      </w:r>
      <w:r w:rsidRPr="00B166D4">
        <w:t xml:space="preserve"> each day and year with observations</w:t>
      </w:r>
      <w:r>
        <w:t xml:space="preserve"> (</w:t>
      </w:r>
      <w:r w:rsidRPr="00ED5F0A">
        <w:rPr>
          <w:b/>
        </w:rPr>
        <w:t>n</w:t>
      </w:r>
      <w:r>
        <w:t>)</w:t>
      </w:r>
      <w:r w:rsidRPr="00B166D4">
        <w:t xml:space="preserve">, and the simulated survivals, </w:t>
      </w:r>
      <m:oMath>
        <m:sSub>
          <m:sSubPr>
            <m:ctrlPr>
              <w:rPr>
                <w:rFonts w:ascii="Cambria Math" w:eastAsia="Cambria Math" w:hAnsi="Cambria Math" w:cs="Cambria Math"/>
              </w:rPr>
            </m:ctrlPr>
          </m:sSubPr>
          <m:e>
            <m:r>
              <m:rPr>
                <m:sty m:val="b"/>
              </m:rPr>
              <w:rPr>
                <w:rFonts w:ascii="Cambria Math" w:eastAsia="Cambria Math" w:hAnsi="Cambria Math" w:cs="Cambria Math"/>
              </w:rPr>
              <m:t>s</m:t>
            </m:r>
          </m:e>
          <m:sub>
            <m:r>
              <m:rPr>
                <m:sty m:val="p"/>
              </m:rPr>
              <w:rPr>
                <w:rFonts w:ascii="Cambria Math" w:eastAsia="Cambria Math" w:hAnsi="Cambria Math" w:cs="Cambria Math"/>
              </w:rPr>
              <m:t>k,h,e</m:t>
            </m:r>
          </m:sub>
        </m:sSub>
      </m:oMath>
      <w:r w:rsidRPr="00B166D4">
        <w:t xml:space="preserve">, and 4) compare the true parameters </w:t>
      </w:r>
      <m:oMath>
        <m:d>
          <m:dPr>
            <m:ctrlPr>
              <w:rPr>
                <w:rFonts w:ascii="Cambria Math" w:eastAsia="Cambria Math" w:hAnsi="Cambria Math" w:cs="Cambria Math"/>
              </w:rPr>
            </m:ctrlPr>
          </m:dPr>
          <m:e>
            <m:sSub>
              <m:sSubPr>
                <m:ctrlPr>
                  <w:rPr>
                    <w:rFonts w:ascii="Cambria Math" w:eastAsia="Cambria Math" w:hAnsi="Cambria Math" w:cs="Cambria Math"/>
                  </w:rPr>
                </m:ctrlPr>
              </m:sSubPr>
              <m:e>
                <m:r>
                  <m:rPr>
                    <m:sty m:val="p"/>
                  </m:rPr>
                  <w:rPr>
                    <w:rFonts w:ascii="Cambria Math" w:hAnsi="Cambria Math"/>
                  </w:rPr>
                  <m:t>θ</m:t>
                </m:r>
              </m:e>
              <m:sub>
                <m:r>
                  <m:rPr>
                    <m:sty m:val="p"/>
                  </m:rPr>
                  <w:rPr>
                    <w:rFonts w:ascii="Cambria Math" w:eastAsia="Cambria Math" w:hAnsi="Cambria Math" w:cs="Cambria Math"/>
                  </w:rPr>
                  <m:t>mle</m:t>
                </m:r>
              </m:sub>
            </m:sSub>
            <m:r>
              <m:rPr>
                <m:sty m:val="p"/>
              </m:rPr>
              <w:rPr>
                <w:rFonts w:ascii="Cambria Math" w:eastAsia="Cambria Math" w:hAnsi="Cambria Math" w:cs="Cambria Math"/>
              </w:rPr>
              <m:t xml:space="preserve"> and </m:t>
            </m:r>
            <m:sSub>
              <m:sSubPr>
                <m:ctrlPr>
                  <w:rPr>
                    <w:rFonts w:ascii="Cambria Math" w:eastAsia="Cambria Math" w:hAnsi="Cambria Math" w:cs="Cambria Math"/>
                  </w:rPr>
                </m:ctrlPr>
              </m:sSubPr>
              <m:e>
                <m:r>
                  <m:rPr>
                    <m:sty m:val="p"/>
                  </m:rPr>
                  <w:rPr>
                    <w:rFonts w:ascii="Cambria Math" w:eastAsia="Cambria Math" w:hAnsi="Cambria Math" w:cs="Cambria Math"/>
                  </w:rPr>
                  <m:t>γ</m:t>
                </m:r>
              </m:e>
              <m:sub>
                <m:r>
                  <m:rPr>
                    <m:sty m:val="p"/>
                  </m:rPr>
                  <w:rPr>
                    <w:rFonts w:ascii="Cambria Math" w:eastAsia="Cambria Math" w:hAnsi="Cambria Math" w:cs="Cambria Math"/>
                  </w:rPr>
                  <m:t>mle</m:t>
                </m:r>
              </m:sub>
            </m:sSub>
          </m:e>
        </m:d>
      </m:oMath>
      <w:r>
        <w:t xml:space="preserve"> t</w:t>
      </w:r>
      <w:r w:rsidRPr="00B166D4">
        <w:t>o estimate</w:t>
      </w:r>
      <w:r>
        <w:t>d</w:t>
      </w:r>
      <w:r w:rsidRPr="00B166D4">
        <w:t xml:space="preserve"> parameters for the k</w:t>
      </w:r>
      <w:r w:rsidRPr="00B166D4">
        <w:rPr>
          <w:vertAlign w:val="superscript"/>
        </w:rPr>
        <w:t>th</w:t>
      </w:r>
      <w:r w:rsidRPr="00B166D4">
        <w:t xml:space="preserve"> simulated data from trial h and experiment e </w:t>
      </w:r>
      <m:oMath>
        <m:d>
          <m:dPr>
            <m:ctrlPr>
              <w:rPr>
                <w:rFonts w:ascii="Cambria Math" w:eastAsia="Cambria Math" w:hAnsi="Cambria Math" w:cs="Cambria Math"/>
              </w:rPr>
            </m:ctrlPr>
          </m:dPr>
          <m:e>
            <m:sSub>
              <m:sSubPr>
                <m:ctrlPr>
                  <w:rPr>
                    <w:rFonts w:ascii="Cambria Math" w:eastAsia="Cambria Math" w:hAnsi="Cambria Math" w:cs="Cambria Math"/>
                  </w:rPr>
                </m:ctrlPr>
              </m:sSubPr>
              <m:e>
                <m:acc>
                  <m:accPr>
                    <m:ctrlPr>
                      <w:rPr>
                        <w:rFonts w:ascii="Cambria Math" w:hAnsi="Cambria Math"/>
                      </w:rPr>
                    </m:ctrlPr>
                  </m:accPr>
                  <m:e>
                    <m:r>
                      <m:rPr>
                        <m:sty m:val="p"/>
                      </m:rPr>
                      <w:rPr>
                        <w:rFonts w:ascii="Cambria Math" w:hAnsi="Cambria Math"/>
                      </w:rPr>
                      <m:t>θ</m:t>
                    </m:r>
                  </m:e>
                </m:acc>
              </m:e>
              <m:sub>
                <m:r>
                  <m:rPr>
                    <m:sty m:val="p"/>
                  </m:rPr>
                  <w:rPr>
                    <w:rFonts w:ascii="Cambria Math" w:eastAsia="Cambria Math" w:hAnsi="Cambria Math" w:cs="Cambria Math"/>
                  </w:rPr>
                  <m:t>k,h,e</m:t>
                </m:r>
              </m:sub>
            </m:sSub>
            <m:r>
              <m:rPr>
                <m:sty m:val="p"/>
              </m:rPr>
              <w:rPr>
                <w:rFonts w:ascii="Cambria Math" w:eastAsia="Cambria Math" w:hAnsi="Cambria Math" w:cs="Cambria Math"/>
              </w:rPr>
              <m:t xml:space="preserve"> and </m:t>
            </m:r>
            <m:sSub>
              <m:sSubPr>
                <m:ctrlPr>
                  <w:rPr>
                    <w:rFonts w:ascii="Cambria Math" w:eastAsia="Cambria Math" w:hAnsi="Cambria Math" w:cs="Cambria Math"/>
                  </w:rPr>
                </m:ctrlPr>
              </m:sSubPr>
              <m:e>
                <m:acc>
                  <m:accPr>
                    <m:ctrlPr>
                      <w:rPr>
                        <w:rFonts w:ascii="Cambria Math" w:eastAsia="Cambria Math" w:hAnsi="Cambria Math" w:cs="Cambria Math"/>
                      </w:rPr>
                    </m:ctrlPr>
                  </m:accPr>
                  <m:e>
                    <m:r>
                      <m:rPr>
                        <m:sty m:val="p"/>
                      </m:rPr>
                      <w:rPr>
                        <w:rFonts w:ascii="Cambria Math" w:eastAsia="Cambria Math" w:hAnsi="Cambria Math" w:cs="Cambria Math"/>
                      </w:rPr>
                      <m:t>γ</m:t>
                    </m:r>
                  </m:e>
                </m:acc>
              </m:e>
              <m:sub>
                <m:r>
                  <m:rPr>
                    <m:sty m:val="p"/>
                  </m:rPr>
                  <w:rPr>
                    <w:rFonts w:ascii="Cambria Math" w:eastAsia="Cambria Math" w:hAnsi="Cambria Math" w:cs="Cambria Math"/>
                  </w:rPr>
                  <m:t>k,h,e</m:t>
                </m:r>
              </m:sub>
            </m:sSub>
          </m:e>
        </m:d>
      </m:oMath>
      <w:r w:rsidRPr="00B166D4">
        <w:t>.</w:t>
      </w:r>
      <w:r w:rsidRPr="00B166D4">
        <w:rPr>
          <w:b/>
        </w:rPr>
        <w:t xml:space="preserve"> </w:t>
      </w:r>
    </w:p>
    <w:p w14:paraId="0A0EB1CC" w14:textId="66142932" w:rsidR="00A50AAF" w:rsidRPr="006226B0" w:rsidRDefault="00A50AAF" w:rsidP="00A50AAF">
      <w:pPr>
        <w:pBdr>
          <w:top w:val="nil"/>
          <w:left w:val="nil"/>
          <w:bottom w:val="nil"/>
          <w:right w:val="nil"/>
          <w:between w:val="nil"/>
        </w:pBdr>
        <w:spacing w:after="200"/>
        <w:rPr>
          <w:ins w:id="587" w:author="Chasco, Brandon Edward" w:date="2020-08-26T11:44:00Z"/>
          <w:color w:val="000000"/>
        </w:rPr>
      </w:pPr>
      <w:ins w:id="588" w:author="Chasco, Brandon Edward" w:date="2020-08-26T11:44:00Z">
        <w:r>
          <w:rPr>
            <w:color w:val="000000"/>
          </w:rPr>
          <w:lastRenderedPageBreak/>
          <w:fldChar w:fldCharType="begin"/>
        </w:r>
        <w:r>
          <w:rPr>
            <w:color w:val="000000"/>
          </w:rPr>
          <w:instrText xml:space="preserve"> REF _Ref39755703 \h </w:instrText>
        </w:r>
      </w:ins>
      <w:r>
        <w:rPr>
          <w:color w:val="000000"/>
        </w:rPr>
      </w:r>
      <w:r w:rsidR="00D602C3">
        <w:rPr>
          <w:color w:val="000000"/>
        </w:rPr>
        <w:instrText xml:space="preserve"> \* MERGEFORMAT </w:instrText>
      </w:r>
      <w:ins w:id="589" w:author="Chasco, Brandon Edward" w:date="2020-08-26T11:44:00Z">
        <w:r>
          <w:rPr>
            <w:color w:val="000000"/>
          </w:rPr>
          <w:fldChar w:fldCharType="separate"/>
        </w:r>
        <w:r w:rsidRPr="00D602C3">
          <w:rPr>
            <w:rPrChange w:id="590" w:author="Chasco, Brandon Edward" w:date="2020-08-26T15:49:00Z">
              <w:rPr/>
            </w:rPrChange>
          </w:rPr>
          <w:t xml:space="preserve">Table </w:t>
        </w:r>
        <w:r w:rsidRPr="00D602C3">
          <w:rPr>
            <w:noProof/>
            <w:rPrChange w:id="591" w:author="Chasco, Brandon Edward" w:date="2020-08-26T15:49:00Z">
              <w:rPr>
                <w:noProof/>
              </w:rPr>
            </w:rPrChange>
          </w:rPr>
          <w:t>4</w:t>
        </w:r>
        <w:r w:rsidRPr="00D602C3">
          <w:rPr>
            <w:rPrChange w:id="592" w:author="Chasco, Brandon Edward" w:date="2020-08-26T15:49:00Z">
              <w:rPr/>
            </w:rPrChange>
          </w:rPr>
          <w:t xml:space="preserve">.  </w:t>
        </w:r>
      </w:ins>
      <w:ins w:id="593" w:author="Chasco, Brandon Edward" w:date="2020-08-26T15:49:00Z">
        <w:r w:rsidR="00D602C3" w:rsidRPr="00D602C3">
          <w:rPr>
            <w:b/>
            <w:rPrChange w:id="594" w:author="Chasco, Brandon Edward" w:date="2020-08-26T15:49:00Z">
              <w:rPr/>
            </w:rPrChange>
          </w:rPr>
          <w:t>Model comparison for hatchery and wild spring/summer Chinook salmon.</w:t>
        </w:r>
        <w:r w:rsidR="00D602C3" w:rsidRPr="00D602C3">
          <w:rPr>
            <w:rPrChange w:id="595" w:author="Chasco, Brandon Edward" w:date="2020-08-26T15:49:00Z">
              <w:rPr/>
            </w:rPrChange>
          </w:rPr>
          <w:t xml:space="preserve"> </w:t>
        </w:r>
      </w:ins>
      <w:ins w:id="596" w:author="Chasco, Brandon Edward" w:date="2020-08-26T11:44:00Z">
        <w:r w:rsidRPr="00D602C3">
          <w:rPr>
            <w:rPrChange w:id="597" w:author="Chasco, Brandon Edward" w:date="2020-08-26T15:49:00Z">
              <w:rPr/>
            </w:rPrChange>
          </w:rPr>
          <w:t>Top models for each origin type based on the random effects and number of marine covariates. The gradient is a measure of the likelihood surface for the maximum likelihood estimate, PD Hessian stands for positive definite Hessian, and N.E. stands for not estimated</w:t>
        </w:r>
        <w:r w:rsidRPr="00B166D4">
          <w:t>.</w:t>
        </w:r>
        <w:r>
          <w:rPr>
            <w:color w:val="000000"/>
          </w:rPr>
          <w:fldChar w:fldCharType="end"/>
        </w:r>
        <w:r w:rsidDel="00455D4C">
          <w:rPr>
            <w:color w:val="000000"/>
          </w:rPr>
          <w:t xml:space="preserve"> </w:t>
        </w:r>
      </w:ins>
    </w:p>
    <w:tbl>
      <w:tblPr>
        <w:tblStyle w:val="a2"/>
        <w:tblW w:w="10793" w:type="dxa"/>
        <w:tblLayout w:type="fixed"/>
        <w:tblLook w:val="0400" w:firstRow="0" w:lastRow="0" w:firstColumn="0" w:lastColumn="0" w:noHBand="0" w:noVBand="1"/>
      </w:tblPr>
      <w:tblGrid>
        <w:gridCol w:w="960"/>
        <w:gridCol w:w="120"/>
        <w:gridCol w:w="90"/>
        <w:gridCol w:w="911"/>
        <w:gridCol w:w="780"/>
        <w:gridCol w:w="1140"/>
        <w:gridCol w:w="1072"/>
        <w:gridCol w:w="1879"/>
        <w:gridCol w:w="1879"/>
        <w:gridCol w:w="1002"/>
        <w:gridCol w:w="960"/>
      </w:tblGrid>
      <w:tr w:rsidR="00A50AAF" w:rsidRPr="006226B0" w14:paraId="017BB3E9" w14:textId="77777777" w:rsidTr="001C7249">
        <w:trPr>
          <w:trHeight w:val="300"/>
          <w:ins w:id="598" w:author="Chasco, Brandon Edward" w:date="2020-08-26T11:44:00Z"/>
        </w:trPr>
        <w:tc>
          <w:tcPr>
            <w:tcW w:w="960" w:type="dxa"/>
            <w:tcBorders>
              <w:top w:val="single" w:sz="4" w:space="0" w:color="000000"/>
              <w:left w:val="nil"/>
              <w:bottom w:val="nil"/>
              <w:right w:val="nil"/>
            </w:tcBorders>
            <w:shd w:val="clear" w:color="auto" w:fill="auto"/>
            <w:vAlign w:val="bottom"/>
          </w:tcPr>
          <w:p w14:paraId="70C7A59D" w14:textId="77777777" w:rsidR="00A50AAF" w:rsidRPr="00B166D4" w:rsidRDefault="00A50AAF" w:rsidP="001C7249">
            <w:pPr>
              <w:spacing w:after="0" w:line="240" w:lineRule="auto"/>
              <w:rPr>
                <w:ins w:id="599" w:author="Chasco, Brandon Edward" w:date="2020-08-26T11:44:00Z"/>
                <w:color w:val="000000"/>
                <w:sz w:val="22"/>
                <w:szCs w:val="22"/>
              </w:rPr>
            </w:pPr>
          </w:p>
        </w:tc>
        <w:tc>
          <w:tcPr>
            <w:tcW w:w="1121" w:type="dxa"/>
            <w:gridSpan w:val="3"/>
            <w:tcBorders>
              <w:top w:val="single" w:sz="4" w:space="0" w:color="000000"/>
              <w:left w:val="nil"/>
              <w:bottom w:val="nil"/>
              <w:right w:val="nil"/>
            </w:tcBorders>
            <w:shd w:val="clear" w:color="auto" w:fill="auto"/>
            <w:vAlign w:val="bottom"/>
          </w:tcPr>
          <w:p w14:paraId="36297551" w14:textId="77777777" w:rsidR="00A50AAF" w:rsidRPr="00B166D4" w:rsidRDefault="00A50AAF" w:rsidP="001C7249">
            <w:pPr>
              <w:spacing w:after="0" w:line="240" w:lineRule="auto"/>
              <w:rPr>
                <w:ins w:id="600" w:author="Chasco, Brandon Edward" w:date="2020-08-26T11:44:00Z"/>
                <w:color w:val="000000"/>
                <w:sz w:val="22"/>
                <w:szCs w:val="22"/>
              </w:rPr>
            </w:pPr>
          </w:p>
        </w:tc>
        <w:tc>
          <w:tcPr>
            <w:tcW w:w="2992" w:type="dxa"/>
            <w:gridSpan w:val="3"/>
            <w:tcBorders>
              <w:top w:val="single" w:sz="4" w:space="0" w:color="000000"/>
              <w:left w:val="nil"/>
              <w:bottom w:val="single" w:sz="4" w:space="0" w:color="000000"/>
              <w:right w:val="nil"/>
            </w:tcBorders>
            <w:shd w:val="clear" w:color="auto" w:fill="auto"/>
            <w:vAlign w:val="bottom"/>
          </w:tcPr>
          <w:p w14:paraId="6F8672E0" w14:textId="77777777" w:rsidR="00A50AAF" w:rsidRPr="00B166D4" w:rsidRDefault="00A50AAF" w:rsidP="001C7249">
            <w:pPr>
              <w:spacing w:after="0" w:line="240" w:lineRule="auto"/>
              <w:jc w:val="center"/>
              <w:rPr>
                <w:ins w:id="601" w:author="Chasco, Brandon Edward" w:date="2020-08-26T11:44:00Z"/>
                <w:color w:val="000000"/>
                <w:sz w:val="22"/>
                <w:szCs w:val="22"/>
              </w:rPr>
            </w:pPr>
            <w:ins w:id="602" w:author="Chasco, Brandon Edward" w:date="2020-08-26T11:44:00Z">
              <w:r w:rsidRPr="00B166D4">
                <w:rPr>
                  <w:color w:val="000000"/>
                  <w:sz w:val="22"/>
                  <w:szCs w:val="22"/>
                </w:rPr>
                <w:t>Random effect</w:t>
              </w:r>
            </w:ins>
          </w:p>
        </w:tc>
        <w:tc>
          <w:tcPr>
            <w:tcW w:w="3758" w:type="dxa"/>
            <w:gridSpan w:val="2"/>
            <w:tcBorders>
              <w:top w:val="single" w:sz="4" w:space="0" w:color="000000"/>
              <w:left w:val="nil"/>
              <w:bottom w:val="single" w:sz="4" w:space="0" w:color="000000"/>
              <w:right w:val="nil"/>
            </w:tcBorders>
            <w:shd w:val="clear" w:color="auto" w:fill="auto"/>
            <w:vAlign w:val="bottom"/>
          </w:tcPr>
          <w:p w14:paraId="13F1DC09" w14:textId="77777777" w:rsidR="00A50AAF" w:rsidRPr="00B166D4" w:rsidRDefault="00A50AAF" w:rsidP="001C7249">
            <w:pPr>
              <w:spacing w:after="0" w:line="240" w:lineRule="auto"/>
              <w:jc w:val="center"/>
              <w:rPr>
                <w:ins w:id="603" w:author="Chasco, Brandon Edward" w:date="2020-08-26T11:44:00Z"/>
                <w:color w:val="000000"/>
                <w:sz w:val="22"/>
                <w:szCs w:val="22"/>
              </w:rPr>
            </w:pPr>
            <w:ins w:id="604" w:author="Chasco, Brandon Edward" w:date="2020-08-26T11:44:00Z">
              <w:r w:rsidRPr="00B166D4">
                <w:rPr>
                  <w:color w:val="000000"/>
                  <w:sz w:val="22"/>
                  <w:szCs w:val="22"/>
                </w:rPr>
                <w:t>Covariate</w:t>
              </w:r>
            </w:ins>
          </w:p>
        </w:tc>
        <w:tc>
          <w:tcPr>
            <w:tcW w:w="1002" w:type="dxa"/>
            <w:tcBorders>
              <w:top w:val="single" w:sz="4" w:space="0" w:color="000000"/>
              <w:left w:val="nil"/>
              <w:bottom w:val="nil"/>
              <w:right w:val="nil"/>
            </w:tcBorders>
            <w:shd w:val="clear" w:color="auto" w:fill="auto"/>
            <w:vAlign w:val="bottom"/>
          </w:tcPr>
          <w:p w14:paraId="40930509" w14:textId="77777777" w:rsidR="00A50AAF" w:rsidRPr="00B166D4" w:rsidRDefault="00A50AAF" w:rsidP="001C7249">
            <w:pPr>
              <w:spacing w:after="0" w:line="240" w:lineRule="auto"/>
              <w:rPr>
                <w:ins w:id="605" w:author="Chasco, Brandon Edward" w:date="2020-08-26T11:44:00Z"/>
                <w:color w:val="000000"/>
                <w:sz w:val="22"/>
                <w:szCs w:val="22"/>
              </w:rPr>
            </w:pPr>
          </w:p>
        </w:tc>
        <w:tc>
          <w:tcPr>
            <w:tcW w:w="960" w:type="dxa"/>
            <w:tcBorders>
              <w:top w:val="single" w:sz="4" w:space="0" w:color="000000"/>
              <w:left w:val="nil"/>
              <w:bottom w:val="nil"/>
              <w:right w:val="nil"/>
            </w:tcBorders>
            <w:shd w:val="clear" w:color="auto" w:fill="auto"/>
            <w:vAlign w:val="bottom"/>
          </w:tcPr>
          <w:p w14:paraId="6334F3D9" w14:textId="77777777" w:rsidR="00A50AAF" w:rsidRPr="00B166D4" w:rsidRDefault="00A50AAF" w:rsidP="001C7249">
            <w:pPr>
              <w:spacing w:after="0" w:line="240" w:lineRule="auto"/>
              <w:rPr>
                <w:ins w:id="606" w:author="Chasco, Brandon Edward" w:date="2020-08-26T11:44:00Z"/>
                <w:color w:val="000000"/>
                <w:sz w:val="22"/>
                <w:szCs w:val="22"/>
              </w:rPr>
            </w:pPr>
          </w:p>
        </w:tc>
      </w:tr>
      <w:tr w:rsidR="00A50AAF" w:rsidRPr="006226B0" w14:paraId="1FFF86C7" w14:textId="77777777" w:rsidTr="001C7249">
        <w:trPr>
          <w:trHeight w:val="300"/>
          <w:ins w:id="607" w:author="Chasco, Brandon Edward" w:date="2020-08-26T11:44:00Z"/>
        </w:trPr>
        <w:tc>
          <w:tcPr>
            <w:tcW w:w="1170" w:type="dxa"/>
            <w:gridSpan w:val="3"/>
            <w:tcBorders>
              <w:top w:val="nil"/>
              <w:left w:val="nil"/>
              <w:bottom w:val="single" w:sz="4" w:space="0" w:color="000000"/>
              <w:right w:val="nil"/>
            </w:tcBorders>
            <w:shd w:val="clear" w:color="auto" w:fill="auto"/>
            <w:vAlign w:val="bottom"/>
          </w:tcPr>
          <w:p w14:paraId="01B1B097" w14:textId="77777777" w:rsidR="00A50AAF" w:rsidRPr="006226B0" w:rsidRDefault="00A50AAF" w:rsidP="001C7249">
            <w:pPr>
              <w:spacing w:after="0" w:line="240" w:lineRule="auto"/>
              <w:rPr>
                <w:ins w:id="608" w:author="Chasco, Brandon Edward" w:date="2020-08-26T11:44:00Z"/>
                <w:color w:val="000000"/>
                <w:sz w:val="22"/>
                <w:szCs w:val="22"/>
              </w:rPr>
            </w:pPr>
            <w:ins w:id="609" w:author="Chasco, Brandon Edward" w:date="2020-08-26T11:44:00Z">
              <w:r w:rsidRPr="006226B0">
                <w:rPr>
                  <w:color w:val="000000"/>
                  <w:sz w:val="22"/>
                  <w:szCs w:val="22"/>
                </w:rPr>
                <w:t>Rear type</w:t>
              </w:r>
            </w:ins>
          </w:p>
        </w:tc>
        <w:tc>
          <w:tcPr>
            <w:tcW w:w="911" w:type="dxa"/>
            <w:tcBorders>
              <w:top w:val="nil"/>
              <w:left w:val="nil"/>
              <w:bottom w:val="single" w:sz="4" w:space="0" w:color="000000"/>
              <w:right w:val="nil"/>
            </w:tcBorders>
            <w:shd w:val="clear" w:color="auto" w:fill="auto"/>
            <w:vAlign w:val="bottom"/>
          </w:tcPr>
          <w:p w14:paraId="18D03427" w14:textId="77777777" w:rsidR="00A50AAF" w:rsidRPr="006226B0" w:rsidRDefault="00A50AAF" w:rsidP="001C7249">
            <w:pPr>
              <w:spacing w:after="0" w:line="240" w:lineRule="auto"/>
              <w:rPr>
                <w:ins w:id="610" w:author="Chasco, Brandon Edward" w:date="2020-08-26T11:44:00Z"/>
                <w:color w:val="000000"/>
                <w:sz w:val="22"/>
                <w:szCs w:val="22"/>
              </w:rPr>
            </w:pPr>
            <m:oMath>
              <m:r>
                <w:ins w:id="611" w:author="Chasco, Brandon Edward" w:date="2020-08-26T11:44:00Z">
                  <m:rPr>
                    <m:sty m:val="p"/>
                  </m:rPr>
                  <w:rPr>
                    <w:rFonts w:ascii="Cambria Math" w:hAnsi="Cambria Math"/>
                  </w:rPr>
                  <m:t>Δ</m:t>
                </w:ins>
              </m:r>
            </m:oMath>
            <w:ins w:id="612" w:author="Chasco, Brandon Edward" w:date="2020-08-26T11:44:00Z">
              <w:r w:rsidRPr="006226B0">
                <w:rPr>
                  <w:color w:val="000000"/>
                  <w:sz w:val="22"/>
                  <w:szCs w:val="22"/>
                </w:rPr>
                <w:t>AIC</w:t>
              </w:r>
            </w:ins>
          </w:p>
        </w:tc>
        <w:tc>
          <w:tcPr>
            <w:tcW w:w="780" w:type="dxa"/>
            <w:tcBorders>
              <w:top w:val="single" w:sz="4" w:space="0" w:color="000000"/>
              <w:left w:val="nil"/>
              <w:bottom w:val="single" w:sz="4" w:space="0" w:color="000000"/>
              <w:right w:val="nil"/>
            </w:tcBorders>
            <w:shd w:val="clear" w:color="auto" w:fill="auto"/>
            <w:vAlign w:val="bottom"/>
          </w:tcPr>
          <w:p w14:paraId="066D69FD" w14:textId="77777777" w:rsidR="00A50AAF" w:rsidRPr="00B166D4" w:rsidRDefault="00A50AAF" w:rsidP="001C7249">
            <w:pPr>
              <w:spacing w:after="0" w:line="240" w:lineRule="auto"/>
              <w:jc w:val="center"/>
              <w:rPr>
                <w:ins w:id="613" w:author="Chasco, Brandon Edward" w:date="2020-08-26T11:44:00Z"/>
                <w:color w:val="000000"/>
                <w:sz w:val="22"/>
                <w:szCs w:val="22"/>
              </w:rPr>
            </w:pPr>
            <w:ins w:id="614" w:author="Chasco, Brandon Edward" w:date="2020-08-26T11:44:00Z">
              <w:r w:rsidRPr="006226B0">
                <w:rPr>
                  <w:color w:val="000000"/>
                  <w:sz w:val="22"/>
                  <w:szCs w:val="22"/>
                </w:rPr>
                <w:t xml:space="preserve">Day </w:t>
              </w:r>
              <m:oMath>
                <m:r>
                  <m:rPr>
                    <m:sty m:val="p"/>
                  </m:rPr>
                  <w:rPr>
                    <w:rFonts w:ascii="Cambria Math" w:eastAsia="Cambria Math" w:hAnsi="Cambria Math" w:cs="Cambria Math"/>
                    <w:color w:val="000000"/>
                    <w:sz w:val="22"/>
                    <w:szCs w:val="22"/>
                  </w:rPr>
                  <m:t>(</m:t>
                </m:r>
                <m:sSub>
                  <m:sSubPr>
                    <m:ctrlPr>
                      <w:rPr>
                        <w:rFonts w:ascii="Cambria Math" w:eastAsia="Cambria Math" w:hAnsi="Cambria Math" w:cs="Cambria Math"/>
                        <w:color w:val="000000"/>
                        <w:sz w:val="22"/>
                        <w:szCs w:val="22"/>
                      </w:rPr>
                    </m:ctrlPr>
                  </m:sSubPr>
                  <m:e>
                    <m:r>
                      <m:rPr>
                        <m:sty m:val="p"/>
                      </m:rPr>
                      <w:rPr>
                        <w:rFonts w:ascii="Cambria Math" w:eastAsia="Cambria Math" w:hAnsi="Cambria Math" w:cs="Cambria Math"/>
                        <w:color w:val="000000"/>
                        <w:sz w:val="22"/>
                        <w:szCs w:val="22"/>
                      </w:rPr>
                      <m:t>ν</m:t>
                    </m:r>
                  </m:e>
                  <m:sub>
                    <m:r>
                      <m:rPr>
                        <m:sty m:val="p"/>
                      </m:rPr>
                      <w:rPr>
                        <w:rFonts w:ascii="Cambria Math" w:eastAsia="Cambria Math" w:hAnsi="Cambria Math" w:cs="Cambria Math"/>
                        <w:color w:val="000000"/>
                        <w:sz w:val="22"/>
                        <w:szCs w:val="22"/>
                      </w:rPr>
                      <m:t>rj</m:t>
                    </m:r>
                  </m:sub>
                </m:sSub>
                <m:r>
                  <m:rPr>
                    <m:sty m:val="p"/>
                  </m:rPr>
                  <w:rPr>
                    <w:rFonts w:ascii="Cambria Math" w:eastAsia="Cambria Math" w:hAnsi="Cambria Math" w:cs="Cambria Math"/>
                    <w:color w:val="000000"/>
                    <w:sz w:val="22"/>
                    <w:szCs w:val="22"/>
                  </w:rPr>
                  <m:t>)</m:t>
                </m:r>
              </m:oMath>
            </w:ins>
          </w:p>
        </w:tc>
        <w:tc>
          <w:tcPr>
            <w:tcW w:w="1140" w:type="dxa"/>
            <w:tcBorders>
              <w:top w:val="single" w:sz="4" w:space="0" w:color="000000"/>
              <w:left w:val="nil"/>
              <w:bottom w:val="single" w:sz="4" w:space="0" w:color="000000"/>
              <w:right w:val="nil"/>
            </w:tcBorders>
            <w:shd w:val="clear" w:color="auto" w:fill="auto"/>
            <w:vAlign w:val="bottom"/>
          </w:tcPr>
          <w:p w14:paraId="2E87C160" w14:textId="77777777" w:rsidR="00A50AAF" w:rsidRPr="00B166D4" w:rsidRDefault="00A50AAF" w:rsidP="001C7249">
            <w:pPr>
              <w:spacing w:after="0" w:line="240" w:lineRule="auto"/>
              <w:jc w:val="center"/>
              <w:rPr>
                <w:ins w:id="615" w:author="Chasco, Brandon Edward" w:date="2020-08-26T11:44:00Z"/>
                <w:color w:val="000000"/>
                <w:sz w:val="22"/>
                <w:szCs w:val="22"/>
              </w:rPr>
            </w:pPr>
            <w:ins w:id="616" w:author="Chasco, Brandon Edward" w:date="2020-08-26T11:44:00Z">
              <w:r w:rsidRPr="00B166D4">
                <w:rPr>
                  <w:color w:val="000000"/>
                  <w:sz w:val="22"/>
                  <w:szCs w:val="22"/>
                </w:rPr>
                <w:t xml:space="preserve">Year </w:t>
              </w:r>
              <m:oMath>
                <m:r>
                  <m:rPr>
                    <m:sty m:val="p"/>
                  </m:rPr>
                  <w:rPr>
                    <w:rFonts w:ascii="Cambria Math" w:eastAsia="Cambria Math" w:hAnsi="Cambria Math" w:cs="Cambria Math"/>
                    <w:color w:val="000000"/>
                    <w:sz w:val="22"/>
                    <w:szCs w:val="22"/>
                  </w:rPr>
                  <m:t>(</m:t>
                </m:r>
                <m:sSub>
                  <m:sSubPr>
                    <m:ctrlPr>
                      <w:rPr>
                        <w:rFonts w:ascii="Cambria Math" w:eastAsia="Cambria Math" w:hAnsi="Cambria Math" w:cs="Cambria Math"/>
                        <w:color w:val="000000"/>
                        <w:sz w:val="22"/>
                        <w:szCs w:val="22"/>
                      </w:rPr>
                    </m:ctrlPr>
                  </m:sSubPr>
                  <m:e>
                    <m:r>
                      <m:rPr>
                        <m:sty m:val="p"/>
                      </m:rPr>
                      <w:rPr>
                        <w:rFonts w:ascii="Cambria Math" w:eastAsia="Cambria Math" w:hAnsi="Cambria Math" w:cs="Cambria Math"/>
                        <w:color w:val="000000"/>
                        <w:sz w:val="22"/>
                        <w:szCs w:val="22"/>
                      </w:rPr>
                      <m:t>ω</m:t>
                    </m:r>
                  </m:e>
                  <m:sub>
                    <m:r>
                      <m:rPr>
                        <m:sty m:val="p"/>
                      </m:rPr>
                      <w:rPr>
                        <w:rFonts w:ascii="Cambria Math" w:eastAsia="Cambria Math" w:hAnsi="Cambria Math" w:cs="Cambria Math"/>
                        <w:color w:val="000000"/>
                        <w:sz w:val="22"/>
                        <w:szCs w:val="22"/>
                      </w:rPr>
                      <m:t>rt</m:t>
                    </m:r>
                  </m:sub>
                </m:sSub>
                <m:r>
                  <m:rPr>
                    <m:sty m:val="p"/>
                  </m:rPr>
                  <w:rPr>
                    <w:rFonts w:ascii="Cambria Math" w:eastAsia="Cambria Math" w:hAnsi="Cambria Math" w:cs="Cambria Math"/>
                    <w:color w:val="000000"/>
                    <w:sz w:val="22"/>
                    <w:szCs w:val="22"/>
                  </w:rPr>
                  <m:t>)</m:t>
                </m:r>
              </m:oMath>
            </w:ins>
          </w:p>
        </w:tc>
        <w:tc>
          <w:tcPr>
            <w:tcW w:w="1072" w:type="dxa"/>
            <w:tcBorders>
              <w:top w:val="single" w:sz="4" w:space="0" w:color="000000"/>
              <w:left w:val="nil"/>
              <w:bottom w:val="single" w:sz="4" w:space="0" w:color="000000"/>
              <w:right w:val="nil"/>
            </w:tcBorders>
            <w:shd w:val="clear" w:color="auto" w:fill="auto"/>
            <w:vAlign w:val="bottom"/>
          </w:tcPr>
          <w:p w14:paraId="29125362" w14:textId="77777777" w:rsidR="00A50AAF" w:rsidRPr="00B166D4" w:rsidRDefault="00A50AAF" w:rsidP="001C7249">
            <w:pPr>
              <w:spacing w:after="0" w:line="240" w:lineRule="auto"/>
              <w:jc w:val="center"/>
              <w:rPr>
                <w:ins w:id="617" w:author="Chasco, Brandon Edward" w:date="2020-08-26T11:44:00Z"/>
                <w:color w:val="000000"/>
                <w:sz w:val="22"/>
                <w:szCs w:val="22"/>
              </w:rPr>
            </w:pPr>
            <w:ins w:id="618" w:author="Chasco, Brandon Edward" w:date="2020-08-26T11:44:00Z">
              <w:r w:rsidRPr="00B166D4">
                <w:rPr>
                  <w:color w:val="000000"/>
                  <w:sz w:val="22"/>
                  <w:szCs w:val="22"/>
                </w:rPr>
                <w:t xml:space="preserve">Day/Year </w:t>
              </w:r>
              <m:oMath>
                <m:d>
                  <m:dPr>
                    <m:ctrlPr>
                      <w:rPr>
                        <w:rFonts w:ascii="Cambria Math" w:hAnsi="Cambria Math"/>
                      </w:rPr>
                    </m:ctrlPr>
                  </m:dPr>
                  <m:e>
                    <m:sSub>
                      <m:sSubPr>
                        <m:ctrlPr>
                          <w:rPr>
                            <w:rFonts w:ascii="Cambria Math" w:eastAsia="Cambria Math" w:hAnsi="Cambria Math" w:cs="Cambria Math"/>
                            <w:color w:val="000000"/>
                            <w:sz w:val="22"/>
                            <w:szCs w:val="22"/>
                          </w:rPr>
                        </m:ctrlPr>
                      </m:sSubPr>
                      <m:e>
                        <m:r>
                          <m:rPr>
                            <m:sty m:val="p"/>
                          </m:rPr>
                          <w:rPr>
                            <w:rFonts w:ascii="Cambria Math" w:hAnsi="Cambria Math"/>
                          </w:rPr>
                          <m:t>ε</m:t>
                        </m:r>
                      </m:e>
                      <m:sub>
                        <m:r>
                          <m:rPr>
                            <m:sty m:val="p"/>
                          </m:rPr>
                          <w:rPr>
                            <w:rFonts w:ascii="Cambria Math" w:eastAsia="Cambria Math" w:hAnsi="Cambria Math" w:cs="Cambria Math"/>
                            <w:color w:val="000000"/>
                            <w:sz w:val="22"/>
                            <w:szCs w:val="22"/>
                          </w:rPr>
                          <m:t>rjt</m:t>
                        </m:r>
                      </m:sub>
                    </m:sSub>
                  </m:e>
                </m:d>
              </m:oMath>
            </w:ins>
          </w:p>
        </w:tc>
        <w:tc>
          <w:tcPr>
            <w:tcW w:w="1879" w:type="dxa"/>
            <w:tcBorders>
              <w:top w:val="single" w:sz="4" w:space="0" w:color="000000"/>
              <w:left w:val="nil"/>
              <w:bottom w:val="single" w:sz="4" w:space="0" w:color="000000"/>
              <w:right w:val="nil"/>
            </w:tcBorders>
            <w:shd w:val="clear" w:color="auto" w:fill="auto"/>
            <w:vAlign w:val="bottom"/>
          </w:tcPr>
          <w:p w14:paraId="3F15AE15" w14:textId="77777777" w:rsidR="00A50AAF" w:rsidRPr="00B166D4" w:rsidRDefault="00A50AAF" w:rsidP="001C7249">
            <w:pPr>
              <w:spacing w:after="0" w:line="240" w:lineRule="auto"/>
              <w:jc w:val="center"/>
              <w:rPr>
                <w:ins w:id="619" w:author="Chasco, Brandon Edward" w:date="2020-08-26T11:44:00Z"/>
                <w:color w:val="000000"/>
                <w:sz w:val="22"/>
                <w:szCs w:val="22"/>
              </w:rPr>
            </w:pPr>
            <w:ins w:id="620" w:author="Chasco, Brandon Edward" w:date="2020-08-26T11:44:00Z">
              <w:r w:rsidRPr="00B166D4">
                <w:rPr>
                  <w:color w:val="000000"/>
                  <w:sz w:val="22"/>
                  <w:szCs w:val="22"/>
                </w:rPr>
                <w:t>1st</w:t>
              </w:r>
            </w:ins>
          </w:p>
        </w:tc>
        <w:tc>
          <w:tcPr>
            <w:tcW w:w="1879" w:type="dxa"/>
            <w:tcBorders>
              <w:top w:val="single" w:sz="4" w:space="0" w:color="000000"/>
              <w:left w:val="nil"/>
              <w:bottom w:val="single" w:sz="4" w:space="0" w:color="000000"/>
              <w:right w:val="nil"/>
            </w:tcBorders>
            <w:shd w:val="clear" w:color="auto" w:fill="auto"/>
            <w:vAlign w:val="bottom"/>
          </w:tcPr>
          <w:p w14:paraId="3DC424CC" w14:textId="77777777" w:rsidR="00A50AAF" w:rsidRPr="00B166D4" w:rsidRDefault="00A50AAF" w:rsidP="001C7249">
            <w:pPr>
              <w:spacing w:after="0" w:line="240" w:lineRule="auto"/>
              <w:jc w:val="center"/>
              <w:rPr>
                <w:ins w:id="621" w:author="Chasco, Brandon Edward" w:date="2020-08-26T11:44:00Z"/>
                <w:color w:val="000000"/>
                <w:sz w:val="22"/>
                <w:szCs w:val="22"/>
              </w:rPr>
            </w:pPr>
            <w:ins w:id="622" w:author="Chasco, Brandon Edward" w:date="2020-08-26T11:44:00Z">
              <w:r w:rsidRPr="00B166D4">
                <w:rPr>
                  <w:color w:val="000000"/>
                  <w:sz w:val="22"/>
                  <w:szCs w:val="22"/>
                </w:rPr>
                <w:t>2nd</w:t>
              </w:r>
            </w:ins>
          </w:p>
        </w:tc>
        <w:tc>
          <w:tcPr>
            <w:tcW w:w="1002" w:type="dxa"/>
            <w:tcBorders>
              <w:top w:val="nil"/>
              <w:left w:val="nil"/>
              <w:bottom w:val="single" w:sz="4" w:space="0" w:color="000000"/>
              <w:right w:val="nil"/>
            </w:tcBorders>
            <w:shd w:val="clear" w:color="auto" w:fill="auto"/>
            <w:vAlign w:val="bottom"/>
          </w:tcPr>
          <w:p w14:paraId="28C47B14" w14:textId="77777777" w:rsidR="00A50AAF" w:rsidRPr="00B166D4" w:rsidRDefault="00A50AAF" w:rsidP="001C7249">
            <w:pPr>
              <w:spacing w:after="0" w:line="240" w:lineRule="auto"/>
              <w:rPr>
                <w:ins w:id="623" w:author="Chasco, Brandon Edward" w:date="2020-08-26T11:44:00Z"/>
                <w:color w:val="000000"/>
                <w:sz w:val="22"/>
                <w:szCs w:val="22"/>
              </w:rPr>
            </w:pPr>
            <w:ins w:id="624" w:author="Chasco, Brandon Edward" w:date="2020-08-26T11:44:00Z">
              <w:r w:rsidRPr="00B166D4">
                <w:rPr>
                  <w:color w:val="000000"/>
                  <w:sz w:val="22"/>
                  <w:szCs w:val="22"/>
                </w:rPr>
                <w:t>Gradient</w:t>
              </w:r>
            </w:ins>
          </w:p>
        </w:tc>
        <w:tc>
          <w:tcPr>
            <w:tcW w:w="960" w:type="dxa"/>
            <w:tcBorders>
              <w:top w:val="nil"/>
              <w:left w:val="nil"/>
              <w:bottom w:val="single" w:sz="4" w:space="0" w:color="000000"/>
              <w:right w:val="nil"/>
            </w:tcBorders>
            <w:shd w:val="clear" w:color="auto" w:fill="auto"/>
            <w:vAlign w:val="bottom"/>
          </w:tcPr>
          <w:p w14:paraId="14B2875C" w14:textId="77777777" w:rsidR="00A50AAF" w:rsidRPr="00B166D4" w:rsidRDefault="00A50AAF" w:rsidP="001C7249">
            <w:pPr>
              <w:spacing w:after="0" w:line="240" w:lineRule="auto"/>
              <w:rPr>
                <w:ins w:id="625" w:author="Chasco, Brandon Edward" w:date="2020-08-26T11:44:00Z"/>
                <w:color w:val="000000"/>
                <w:sz w:val="22"/>
                <w:szCs w:val="22"/>
              </w:rPr>
            </w:pPr>
            <w:ins w:id="626" w:author="Chasco, Brandon Edward" w:date="2020-08-26T11:44:00Z">
              <w:r w:rsidRPr="00B166D4">
                <w:rPr>
                  <w:color w:val="000000"/>
                  <w:sz w:val="22"/>
                  <w:szCs w:val="22"/>
                </w:rPr>
                <w:t>PD Hessian</w:t>
              </w:r>
            </w:ins>
          </w:p>
        </w:tc>
      </w:tr>
      <w:tr w:rsidR="00A50AAF" w:rsidRPr="006226B0" w14:paraId="58FF2314" w14:textId="77777777" w:rsidTr="001C7249">
        <w:trPr>
          <w:trHeight w:val="300"/>
          <w:ins w:id="627" w:author="Chasco, Brandon Edward" w:date="2020-08-26T11:44:00Z"/>
        </w:trPr>
        <w:tc>
          <w:tcPr>
            <w:tcW w:w="1170" w:type="dxa"/>
            <w:gridSpan w:val="3"/>
            <w:tcBorders>
              <w:top w:val="single" w:sz="4" w:space="0" w:color="000000"/>
              <w:left w:val="nil"/>
              <w:bottom w:val="nil"/>
              <w:right w:val="nil"/>
            </w:tcBorders>
            <w:shd w:val="clear" w:color="auto" w:fill="auto"/>
            <w:vAlign w:val="bottom"/>
          </w:tcPr>
          <w:p w14:paraId="28E2362B" w14:textId="77777777" w:rsidR="00A50AAF" w:rsidRPr="006226B0" w:rsidRDefault="00A50AAF" w:rsidP="001C7249">
            <w:pPr>
              <w:spacing w:after="0" w:line="240" w:lineRule="auto"/>
              <w:rPr>
                <w:ins w:id="628" w:author="Chasco, Brandon Edward" w:date="2020-08-26T11:44:00Z"/>
                <w:color w:val="000000"/>
                <w:sz w:val="22"/>
                <w:szCs w:val="22"/>
              </w:rPr>
            </w:pPr>
            <w:ins w:id="629" w:author="Chasco, Brandon Edward" w:date="2020-08-26T11:44:00Z">
              <w:r w:rsidRPr="006226B0">
                <w:rPr>
                  <w:color w:val="000000"/>
                  <w:sz w:val="22"/>
                  <w:szCs w:val="22"/>
                </w:rPr>
                <w:t>Hatchery</w:t>
              </w:r>
            </w:ins>
          </w:p>
        </w:tc>
        <w:tc>
          <w:tcPr>
            <w:tcW w:w="911" w:type="dxa"/>
            <w:tcBorders>
              <w:top w:val="single" w:sz="4" w:space="0" w:color="000000"/>
              <w:left w:val="nil"/>
              <w:bottom w:val="nil"/>
              <w:right w:val="nil"/>
            </w:tcBorders>
            <w:shd w:val="clear" w:color="auto" w:fill="auto"/>
            <w:vAlign w:val="bottom"/>
          </w:tcPr>
          <w:p w14:paraId="0944DA1A" w14:textId="77777777" w:rsidR="00A50AAF" w:rsidRPr="006226B0" w:rsidRDefault="00A50AAF" w:rsidP="001C7249">
            <w:pPr>
              <w:spacing w:after="0" w:line="240" w:lineRule="auto"/>
              <w:jc w:val="right"/>
              <w:rPr>
                <w:ins w:id="630" w:author="Chasco, Brandon Edward" w:date="2020-08-26T11:44:00Z"/>
                <w:color w:val="000000"/>
                <w:sz w:val="22"/>
                <w:szCs w:val="22"/>
              </w:rPr>
            </w:pPr>
            <w:ins w:id="631" w:author="Chasco, Brandon Edward" w:date="2020-08-26T11:44:00Z">
              <w:r w:rsidRPr="006226B0">
                <w:rPr>
                  <w:color w:val="000000"/>
                  <w:sz w:val="22"/>
                  <w:szCs w:val="22"/>
                </w:rPr>
                <w:t>0.0000</w:t>
              </w:r>
            </w:ins>
          </w:p>
        </w:tc>
        <w:tc>
          <w:tcPr>
            <w:tcW w:w="780" w:type="dxa"/>
            <w:tcBorders>
              <w:top w:val="single" w:sz="4" w:space="0" w:color="000000"/>
              <w:left w:val="nil"/>
              <w:bottom w:val="nil"/>
              <w:right w:val="nil"/>
            </w:tcBorders>
            <w:shd w:val="clear" w:color="auto" w:fill="auto"/>
            <w:vAlign w:val="bottom"/>
          </w:tcPr>
          <w:p w14:paraId="316FE00D" w14:textId="77777777" w:rsidR="00A50AAF" w:rsidRPr="006226B0" w:rsidRDefault="00A50AAF" w:rsidP="001C7249">
            <w:pPr>
              <w:spacing w:after="0" w:line="240" w:lineRule="auto"/>
              <w:jc w:val="center"/>
              <w:rPr>
                <w:ins w:id="632" w:author="Chasco, Brandon Edward" w:date="2020-08-26T11:44:00Z"/>
                <w:color w:val="000000"/>
                <w:sz w:val="22"/>
                <w:szCs w:val="22"/>
              </w:rPr>
            </w:pPr>
            <w:ins w:id="633" w:author="Chasco, Brandon Edward" w:date="2020-08-26T11:44:00Z">
              <w:r w:rsidRPr="006226B0">
                <w:rPr>
                  <w:color w:val="000000"/>
                  <w:sz w:val="22"/>
                  <w:szCs w:val="22"/>
                </w:rPr>
                <w:t>N.E.</w:t>
              </w:r>
            </w:ins>
          </w:p>
        </w:tc>
        <w:tc>
          <w:tcPr>
            <w:tcW w:w="1140" w:type="dxa"/>
            <w:tcBorders>
              <w:top w:val="single" w:sz="4" w:space="0" w:color="000000"/>
              <w:left w:val="nil"/>
              <w:bottom w:val="nil"/>
              <w:right w:val="nil"/>
            </w:tcBorders>
            <w:shd w:val="clear" w:color="auto" w:fill="auto"/>
            <w:vAlign w:val="bottom"/>
          </w:tcPr>
          <w:p w14:paraId="2BF32CF0" w14:textId="77777777" w:rsidR="00A50AAF" w:rsidRPr="006226B0" w:rsidRDefault="00A50AAF" w:rsidP="001C7249">
            <w:pPr>
              <w:spacing w:after="0" w:line="240" w:lineRule="auto"/>
              <w:jc w:val="center"/>
              <w:rPr>
                <w:ins w:id="634" w:author="Chasco, Brandon Edward" w:date="2020-08-26T11:44:00Z"/>
                <w:color w:val="000000"/>
                <w:sz w:val="22"/>
                <w:szCs w:val="22"/>
              </w:rPr>
            </w:pPr>
            <w:ins w:id="635" w:author="Chasco, Brandon Edward" w:date="2020-08-26T11:44:00Z">
              <w:r w:rsidRPr="006226B0">
                <w:rPr>
                  <w:color w:val="000000"/>
                  <w:sz w:val="22"/>
                  <w:szCs w:val="22"/>
                </w:rPr>
                <w:t>N.E.</w:t>
              </w:r>
            </w:ins>
          </w:p>
        </w:tc>
        <w:tc>
          <w:tcPr>
            <w:tcW w:w="1072" w:type="dxa"/>
            <w:tcBorders>
              <w:top w:val="single" w:sz="4" w:space="0" w:color="000000"/>
              <w:left w:val="nil"/>
              <w:bottom w:val="nil"/>
              <w:right w:val="nil"/>
            </w:tcBorders>
            <w:shd w:val="clear" w:color="auto" w:fill="auto"/>
            <w:vAlign w:val="bottom"/>
          </w:tcPr>
          <w:p w14:paraId="2B0FC157" w14:textId="77777777" w:rsidR="00A50AAF" w:rsidRPr="006226B0" w:rsidRDefault="00A50AAF" w:rsidP="001C7249">
            <w:pPr>
              <w:spacing w:after="0" w:line="240" w:lineRule="auto"/>
              <w:jc w:val="center"/>
              <w:rPr>
                <w:ins w:id="636" w:author="Chasco, Brandon Edward" w:date="2020-08-26T11:44:00Z"/>
                <w:color w:val="000000"/>
                <w:sz w:val="22"/>
                <w:szCs w:val="22"/>
              </w:rPr>
            </w:pPr>
            <w:ins w:id="637" w:author="Chasco, Brandon Edward" w:date="2020-08-26T11:44:00Z">
              <w:r w:rsidRPr="006226B0">
                <w:rPr>
                  <w:color w:val="000000"/>
                  <w:sz w:val="22"/>
                  <w:szCs w:val="22"/>
                </w:rPr>
                <w:t>X</w:t>
              </w:r>
            </w:ins>
          </w:p>
        </w:tc>
        <w:tc>
          <w:tcPr>
            <w:tcW w:w="1879" w:type="dxa"/>
            <w:tcBorders>
              <w:top w:val="single" w:sz="4" w:space="0" w:color="000000"/>
              <w:left w:val="nil"/>
              <w:bottom w:val="nil"/>
              <w:right w:val="nil"/>
            </w:tcBorders>
            <w:shd w:val="clear" w:color="auto" w:fill="auto"/>
            <w:vAlign w:val="bottom"/>
          </w:tcPr>
          <w:p w14:paraId="1678EB64" w14:textId="77777777" w:rsidR="00A50AAF" w:rsidRPr="006226B0" w:rsidRDefault="00A50AAF" w:rsidP="001C7249">
            <w:pPr>
              <w:spacing w:after="0" w:line="240" w:lineRule="auto"/>
              <w:rPr>
                <w:ins w:id="638" w:author="Chasco, Brandon Edward" w:date="2020-08-26T11:44:00Z"/>
                <w:color w:val="000000"/>
                <w:sz w:val="22"/>
                <w:szCs w:val="22"/>
              </w:rPr>
            </w:pPr>
            <w:proofErr w:type="spellStart"/>
            <w:ins w:id="639" w:author="Chasco, Brandon Edward" w:date="2020-08-26T11:44:00Z">
              <w:r w:rsidRPr="006226B0">
                <w:rPr>
                  <w:color w:val="000000"/>
                  <w:sz w:val="22"/>
                  <w:szCs w:val="22"/>
                </w:rPr>
                <w:t>transport.sum</w:t>
              </w:r>
              <w:proofErr w:type="spellEnd"/>
            </w:ins>
          </w:p>
        </w:tc>
        <w:tc>
          <w:tcPr>
            <w:tcW w:w="1879" w:type="dxa"/>
            <w:tcBorders>
              <w:top w:val="single" w:sz="4" w:space="0" w:color="000000"/>
              <w:left w:val="nil"/>
              <w:bottom w:val="nil"/>
              <w:right w:val="nil"/>
            </w:tcBorders>
            <w:shd w:val="clear" w:color="auto" w:fill="auto"/>
            <w:vAlign w:val="bottom"/>
          </w:tcPr>
          <w:p w14:paraId="37EB2B6D" w14:textId="77777777" w:rsidR="00A50AAF" w:rsidRPr="006226B0" w:rsidRDefault="00A50AAF" w:rsidP="001C7249">
            <w:pPr>
              <w:spacing w:after="0" w:line="240" w:lineRule="auto"/>
              <w:rPr>
                <w:ins w:id="640" w:author="Chasco, Brandon Edward" w:date="2020-08-26T11:44:00Z"/>
                <w:color w:val="000000"/>
                <w:sz w:val="22"/>
                <w:szCs w:val="22"/>
              </w:rPr>
            </w:pPr>
            <w:proofErr w:type="spellStart"/>
            <w:ins w:id="641" w:author="Chasco, Brandon Edward" w:date="2020-08-26T11:44:00Z">
              <w:r w:rsidRPr="006226B0">
                <w:rPr>
                  <w:color w:val="000000"/>
                  <w:sz w:val="22"/>
                  <w:szCs w:val="22"/>
                </w:rPr>
                <w:t>npgo.sum</w:t>
              </w:r>
              <w:proofErr w:type="spellEnd"/>
            </w:ins>
          </w:p>
        </w:tc>
        <w:tc>
          <w:tcPr>
            <w:tcW w:w="1002" w:type="dxa"/>
            <w:tcBorders>
              <w:top w:val="single" w:sz="4" w:space="0" w:color="000000"/>
              <w:left w:val="nil"/>
              <w:bottom w:val="nil"/>
              <w:right w:val="nil"/>
            </w:tcBorders>
            <w:shd w:val="clear" w:color="auto" w:fill="auto"/>
            <w:vAlign w:val="bottom"/>
          </w:tcPr>
          <w:p w14:paraId="53EDD51B" w14:textId="77777777" w:rsidR="00A50AAF" w:rsidRPr="006226B0" w:rsidRDefault="00A50AAF" w:rsidP="001C7249">
            <w:pPr>
              <w:spacing w:after="0" w:line="240" w:lineRule="auto"/>
              <w:jc w:val="right"/>
              <w:rPr>
                <w:ins w:id="642" w:author="Chasco, Brandon Edward" w:date="2020-08-26T11:44:00Z"/>
                <w:color w:val="000000"/>
                <w:sz w:val="22"/>
                <w:szCs w:val="22"/>
              </w:rPr>
            </w:pPr>
            <w:ins w:id="643" w:author="Chasco, Brandon Edward" w:date="2020-08-26T11:44:00Z">
              <w:r w:rsidRPr="006226B0">
                <w:rPr>
                  <w:color w:val="000000"/>
                  <w:sz w:val="22"/>
                  <w:szCs w:val="22"/>
                </w:rPr>
                <w:t>0.00035</w:t>
              </w:r>
            </w:ins>
          </w:p>
        </w:tc>
        <w:tc>
          <w:tcPr>
            <w:tcW w:w="960" w:type="dxa"/>
            <w:tcBorders>
              <w:top w:val="single" w:sz="4" w:space="0" w:color="000000"/>
              <w:left w:val="nil"/>
              <w:bottom w:val="nil"/>
              <w:right w:val="nil"/>
            </w:tcBorders>
            <w:shd w:val="clear" w:color="auto" w:fill="auto"/>
            <w:vAlign w:val="bottom"/>
          </w:tcPr>
          <w:p w14:paraId="661544D9" w14:textId="77777777" w:rsidR="00A50AAF" w:rsidRPr="006226B0" w:rsidRDefault="00A50AAF" w:rsidP="001C7249">
            <w:pPr>
              <w:spacing w:after="0" w:line="240" w:lineRule="auto"/>
              <w:jc w:val="center"/>
              <w:rPr>
                <w:ins w:id="644" w:author="Chasco, Brandon Edward" w:date="2020-08-26T11:44:00Z"/>
                <w:color w:val="000000"/>
                <w:sz w:val="22"/>
                <w:szCs w:val="22"/>
              </w:rPr>
            </w:pPr>
            <w:ins w:id="645" w:author="Chasco, Brandon Edward" w:date="2020-08-26T11:44:00Z">
              <w:r w:rsidRPr="006226B0">
                <w:rPr>
                  <w:color w:val="000000"/>
                  <w:sz w:val="22"/>
                  <w:szCs w:val="22"/>
                </w:rPr>
                <w:t>TRUE</w:t>
              </w:r>
            </w:ins>
          </w:p>
        </w:tc>
      </w:tr>
      <w:tr w:rsidR="00A50AAF" w:rsidRPr="006226B0" w14:paraId="0F0E1B79" w14:textId="77777777" w:rsidTr="001C7249">
        <w:trPr>
          <w:trHeight w:val="300"/>
          <w:ins w:id="646" w:author="Chasco, Brandon Edward" w:date="2020-08-26T11:44:00Z"/>
        </w:trPr>
        <w:tc>
          <w:tcPr>
            <w:tcW w:w="1170" w:type="dxa"/>
            <w:gridSpan w:val="3"/>
            <w:tcBorders>
              <w:top w:val="nil"/>
              <w:left w:val="nil"/>
              <w:bottom w:val="nil"/>
              <w:right w:val="nil"/>
            </w:tcBorders>
            <w:shd w:val="clear" w:color="auto" w:fill="auto"/>
            <w:vAlign w:val="bottom"/>
          </w:tcPr>
          <w:p w14:paraId="4EF1A5D5" w14:textId="77777777" w:rsidR="00A50AAF" w:rsidRPr="006226B0" w:rsidRDefault="00A50AAF" w:rsidP="001C7249">
            <w:pPr>
              <w:spacing w:after="0" w:line="240" w:lineRule="auto"/>
              <w:jc w:val="center"/>
              <w:rPr>
                <w:ins w:id="647" w:author="Chasco, Brandon Edward" w:date="2020-08-26T11:44:00Z"/>
                <w:color w:val="000000"/>
                <w:sz w:val="22"/>
                <w:szCs w:val="22"/>
              </w:rPr>
            </w:pPr>
          </w:p>
        </w:tc>
        <w:tc>
          <w:tcPr>
            <w:tcW w:w="911" w:type="dxa"/>
            <w:tcBorders>
              <w:top w:val="nil"/>
              <w:left w:val="nil"/>
              <w:bottom w:val="nil"/>
              <w:right w:val="nil"/>
            </w:tcBorders>
            <w:shd w:val="clear" w:color="auto" w:fill="auto"/>
            <w:vAlign w:val="bottom"/>
          </w:tcPr>
          <w:p w14:paraId="2773C7FA" w14:textId="77777777" w:rsidR="00A50AAF" w:rsidRPr="006226B0" w:rsidRDefault="00A50AAF" w:rsidP="001C7249">
            <w:pPr>
              <w:spacing w:after="0" w:line="240" w:lineRule="auto"/>
              <w:jc w:val="right"/>
              <w:rPr>
                <w:ins w:id="648" w:author="Chasco, Brandon Edward" w:date="2020-08-26T11:44:00Z"/>
                <w:color w:val="000000"/>
                <w:sz w:val="22"/>
                <w:szCs w:val="22"/>
              </w:rPr>
            </w:pPr>
            <w:ins w:id="649" w:author="Chasco, Brandon Edward" w:date="2020-08-26T11:44:00Z">
              <w:r w:rsidRPr="006226B0">
                <w:rPr>
                  <w:color w:val="000000"/>
                  <w:sz w:val="22"/>
                  <w:szCs w:val="22"/>
                </w:rPr>
                <w:t>1.0002</w:t>
              </w:r>
            </w:ins>
          </w:p>
        </w:tc>
        <w:tc>
          <w:tcPr>
            <w:tcW w:w="780" w:type="dxa"/>
            <w:tcBorders>
              <w:top w:val="nil"/>
              <w:left w:val="nil"/>
              <w:bottom w:val="nil"/>
              <w:right w:val="nil"/>
            </w:tcBorders>
            <w:shd w:val="clear" w:color="auto" w:fill="auto"/>
            <w:vAlign w:val="bottom"/>
          </w:tcPr>
          <w:p w14:paraId="1FCB955E" w14:textId="77777777" w:rsidR="00A50AAF" w:rsidRPr="006226B0" w:rsidRDefault="00A50AAF" w:rsidP="001C7249">
            <w:pPr>
              <w:spacing w:after="0" w:line="240" w:lineRule="auto"/>
              <w:jc w:val="center"/>
              <w:rPr>
                <w:ins w:id="650" w:author="Chasco, Brandon Edward" w:date="2020-08-26T11:44:00Z"/>
                <w:color w:val="000000"/>
                <w:sz w:val="22"/>
                <w:szCs w:val="22"/>
              </w:rPr>
            </w:pPr>
            <w:ins w:id="651" w:author="Chasco, Brandon Edward" w:date="2020-08-26T11:44:00Z">
              <w:r w:rsidRPr="006226B0">
                <w:rPr>
                  <w:color w:val="000000"/>
                  <w:sz w:val="22"/>
                  <w:szCs w:val="22"/>
                </w:rPr>
                <w:t>N.E.</w:t>
              </w:r>
            </w:ins>
          </w:p>
        </w:tc>
        <w:tc>
          <w:tcPr>
            <w:tcW w:w="1140" w:type="dxa"/>
            <w:tcBorders>
              <w:top w:val="nil"/>
              <w:left w:val="nil"/>
              <w:bottom w:val="nil"/>
              <w:right w:val="nil"/>
            </w:tcBorders>
            <w:shd w:val="clear" w:color="auto" w:fill="auto"/>
            <w:vAlign w:val="bottom"/>
          </w:tcPr>
          <w:p w14:paraId="602DFEEE" w14:textId="77777777" w:rsidR="00A50AAF" w:rsidRPr="006226B0" w:rsidRDefault="00A50AAF" w:rsidP="001C7249">
            <w:pPr>
              <w:spacing w:after="0" w:line="240" w:lineRule="auto"/>
              <w:jc w:val="center"/>
              <w:rPr>
                <w:ins w:id="652" w:author="Chasco, Brandon Edward" w:date="2020-08-26T11:44:00Z"/>
                <w:color w:val="000000"/>
                <w:sz w:val="22"/>
                <w:szCs w:val="22"/>
              </w:rPr>
            </w:pPr>
            <w:ins w:id="653" w:author="Chasco, Brandon Edward" w:date="2020-08-26T11:44:00Z">
              <w:r w:rsidRPr="006226B0">
                <w:rPr>
                  <w:color w:val="000000"/>
                  <w:sz w:val="22"/>
                  <w:szCs w:val="22"/>
                </w:rPr>
                <w:t>N.E.</w:t>
              </w:r>
            </w:ins>
          </w:p>
        </w:tc>
        <w:tc>
          <w:tcPr>
            <w:tcW w:w="1072" w:type="dxa"/>
            <w:tcBorders>
              <w:top w:val="nil"/>
              <w:left w:val="nil"/>
              <w:bottom w:val="nil"/>
              <w:right w:val="nil"/>
            </w:tcBorders>
            <w:shd w:val="clear" w:color="auto" w:fill="auto"/>
            <w:vAlign w:val="bottom"/>
          </w:tcPr>
          <w:p w14:paraId="5F99CABF" w14:textId="77777777" w:rsidR="00A50AAF" w:rsidRPr="006226B0" w:rsidRDefault="00A50AAF" w:rsidP="001C7249">
            <w:pPr>
              <w:spacing w:after="0" w:line="240" w:lineRule="auto"/>
              <w:jc w:val="center"/>
              <w:rPr>
                <w:ins w:id="654" w:author="Chasco, Brandon Edward" w:date="2020-08-26T11:44:00Z"/>
                <w:color w:val="000000"/>
                <w:sz w:val="22"/>
                <w:szCs w:val="22"/>
              </w:rPr>
            </w:pPr>
            <w:ins w:id="655" w:author="Chasco, Brandon Edward" w:date="2020-08-26T11:44:00Z">
              <w:r w:rsidRPr="006226B0">
                <w:rPr>
                  <w:color w:val="000000"/>
                  <w:sz w:val="22"/>
                  <w:szCs w:val="22"/>
                </w:rPr>
                <w:t>X</w:t>
              </w:r>
            </w:ins>
          </w:p>
        </w:tc>
        <w:tc>
          <w:tcPr>
            <w:tcW w:w="1879" w:type="dxa"/>
            <w:tcBorders>
              <w:top w:val="nil"/>
              <w:left w:val="nil"/>
              <w:bottom w:val="nil"/>
              <w:right w:val="nil"/>
            </w:tcBorders>
            <w:shd w:val="clear" w:color="auto" w:fill="auto"/>
            <w:vAlign w:val="bottom"/>
          </w:tcPr>
          <w:p w14:paraId="2A03FCDF" w14:textId="77777777" w:rsidR="00A50AAF" w:rsidRPr="006226B0" w:rsidRDefault="00A50AAF" w:rsidP="001C7249">
            <w:pPr>
              <w:spacing w:after="0" w:line="240" w:lineRule="auto"/>
              <w:rPr>
                <w:ins w:id="656" w:author="Chasco, Brandon Edward" w:date="2020-08-26T11:44:00Z"/>
                <w:color w:val="000000"/>
                <w:sz w:val="22"/>
                <w:szCs w:val="22"/>
              </w:rPr>
            </w:pPr>
            <w:proofErr w:type="spellStart"/>
            <w:ins w:id="657" w:author="Chasco, Brandon Edward" w:date="2020-08-26T11:44:00Z">
              <w:r w:rsidRPr="006226B0">
                <w:rPr>
                  <w:color w:val="000000"/>
                  <w:sz w:val="22"/>
                  <w:szCs w:val="22"/>
                </w:rPr>
                <w:t>transport.sum</w:t>
              </w:r>
              <w:proofErr w:type="spellEnd"/>
            </w:ins>
          </w:p>
        </w:tc>
        <w:tc>
          <w:tcPr>
            <w:tcW w:w="1879" w:type="dxa"/>
            <w:tcBorders>
              <w:top w:val="nil"/>
              <w:left w:val="nil"/>
              <w:bottom w:val="nil"/>
              <w:right w:val="nil"/>
            </w:tcBorders>
            <w:shd w:val="clear" w:color="auto" w:fill="auto"/>
            <w:vAlign w:val="bottom"/>
          </w:tcPr>
          <w:p w14:paraId="7608B7AC" w14:textId="77777777" w:rsidR="00A50AAF" w:rsidRPr="006226B0" w:rsidRDefault="00A50AAF" w:rsidP="001C7249">
            <w:pPr>
              <w:spacing w:after="0" w:line="240" w:lineRule="auto"/>
              <w:rPr>
                <w:ins w:id="658" w:author="Chasco, Brandon Edward" w:date="2020-08-26T11:44:00Z"/>
                <w:color w:val="000000"/>
                <w:sz w:val="22"/>
                <w:szCs w:val="22"/>
              </w:rPr>
            </w:pPr>
            <w:proofErr w:type="spellStart"/>
            <w:ins w:id="659" w:author="Chasco, Brandon Edward" w:date="2020-08-26T11:44:00Z">
              <w:r w:rsidRPr="006226B0">
                <w:rPr>
                  <w:color w:val="000000"/>
                  <w:sz w:val="22"/>
                  <w:szCs w:val="22"/>
                </w:rPr>
                <w:t>npgo.aut</w:t>
              </w:r>
              <w:proofErr w:type="spellEnd"/>
            </w:ins>
          </w:p>
        </w:tc>
        <w:tc>
          <w:tcPr>
            <w:tcW w:w="1002" w:type="dxa"/>
            <w:tcBorders>
              <w:top w:val="nil"/>
              <w:left w:val="nil"/>
              <w:bottom w:val="nil"/>
              <w:right w:val="nil"/>
            </w:tcBorders>
            <w:shd w:val="clear" w:color="auto" w:fill="auto"/>
            <w:vAlign w:val="bottom"/>
          </w:tcPr>
          <w:p w14:paraId="477B3852" w14:textId="77777777" w:rsidR="00A50AAF" w:rsidRPr="006226B0" w:rsidRDefault="00A50AAF" w:rsidP="001C7249">
            <w:pPr>
              <w:spacing w:after="0" w:line="240" w:lineRule="auto"/>
              <w:jc w:val="right"/>
              <w:rPr>
                <w:ins w:id="660" w:author="Chasco, Brandon Edward" w:date="2020-08-26T11:44:00Z"/>
                <w:color w:val="000000"/>
                <w:sz w:val="22"/>
                <w:szCs w:val="22"/>
              </w:rPr>
            </w:pPr>
            <w:ins w:id="661" w:author="Chasco, Brandon Edward" w:date="2020-08-26T11:44:00Z">
              <w:r w:rsidRPr="006226B0">
                <w:rPr>
                  <w:color w:val="000000"/>
                  <w:sz w:val="22"/>
                  <w:szCs w:val="22"/>
                </w:rPr>
                <w:t>0.00175</w:t>
              </w:r>
            </w:ins>
          </w:p>
        </w:tc>
        <w:tc>
          <w:tcPr>
            <w:tcW w:w="960" w:type="dxa"/>
            <w:tcBorders>
              <w:top w:val="nil"/>
              <w:left w:val="nil"/>
              <w:bottom w:val="nil"/>
              <w:right w:val="nil"/>
            </w:tcBorders>
            <w:shd w:val="clear" w:color="auto" w:fill="auto"/>
            <w:vAlign w:val="bottom"/>
          </w:tcPr>
          <w:p w14:paraId="5D2C7EEC" w14:textId="77777777" w:rsidR="00A50AAF" w:rsidRPr="006226B0" w:rsidRDefault="00A50AAF" w:rsidP="001C7249">
            <w:pPr>
              <w:spacing w:after="0" w:line="240" w:lineRule="auto"/>
              <w:jc w:val="center"/>
              <w:rPr>
                <w:ins w:id="662" w:author="Chasco, Brandon Edward" w:date="2020-08-26T11:44:00Z"/>
                <w:color w:val="000000"/>
                <w:sz w:val="22"/>
                <w:szCs w:val="22"/>
              </w:rPr>
            </w:pPr>
            <w:ins w:id="663" w:author="Chasco, Brandon Edward" w:date="2020-08-26T11:44:00Z">
              <w:r w:rsidRPr="006226B0">
                <w:rPr>
                  <w:color w:val="000000"/>
                  <w:sz w:val="22"/>
                  <w:szCs w:val="22"/>
                </w:rPr>
                <w:t>TRUE</w:t>
              </w:r>
            </w:ins>
          </w:p>
        </w:tc>
      </w:tr>
      <w:tr w:rsidR="00A50AAF" w:rsidRPr="006226B0" w14:paraId="09774EBD" w14:textId="77777777" w:rsidTr="001C7249">
        <w:trPr>
          <w:trHeight w:val="300"/>
          <w:ins w:id="664" w:author="Chasco, Brandon Edward" w:date="2020-08-26T11:44:00Z"/>
        </w:trPr>
        <w:tc>
          <w:tcPr>
            <w:tcW w:w="1170" w:type="dxa"/>
            <w:gridSpan w:val="3"/>
            <w:tcBorders>
              <w:top w:val="nil"/>
              <w:left w:val="nil"/>
              <w:bottom w:val="nil"/>
              <w:right w:val="nil"/>
            </w:tcBorders>
            <w:shd w:val="clear" w:color="auto" w:fill="auto"/>
            <w:vAlign w:val="bottom"/>
          </w:tcPr>
          <w:p w14:paraId="2B40AE7A" w14:textId="77777777" w:rsidR="00A50AAF" w:rsidRPr="006226B0" w:rsidRDefault="00A50AAF" w:rsidP="001C7249">
            <w:pPr>
              <w:spacing w:after="0" w:line="240" w:lineRule="auto"/>
              <w:jc w:val="center"/>
              <w:rPr>
                <w:ins w:id="665" w:author="Chasco, Brandon Edward" w:date="2020-08-26T11:44:00Z"/>
                <w:color w:val="000000"/>
                <w:sz w:val="22"/>
                <w:szCs w:val="22"/>
              </w:rPr>
            </w:pPr>
          </w:p>
        </w:tc>
        <w:tc>
          <w:tcPr>
            <w:tcW w:w="911" w:type="dxa"/>
            <w:tcBorders>
              <w:top w:val="nil"/>
              <w:left w:val="nil"/>
              <w:bottom w:val="nil"/>
              <w:right w:val="nil"/>
            </w:tcBorders>
            <w:shd w:val="clear" w:color="auto" w:fill="auto"/>
            <w:vAlign w:val="bottom"/>
          </w:tcPr>
          <w:p w14:paraId="6B7236AA" w14:textId="77777777" w:rsidR="00A50AAF" w:rsidRPr="006226B0" w:rsidRDefault="00A50AAF" w:rsidP="001C7249">
            <w:pPr>
              <w:spacing w:after="0" w:line="240" w:lineRule="auto"/>
              <w:jc w:val="right"/>
              <w:rPr>
                <w:ins w:id="666" w:author="Chasco, Brandon Edward" w:date="2020-08-26T11:44:00Z"/>
                <w:color w:val="000000"/>
                <w:sz w:val="22"/>
                <w:szCs w:val="22"/>
              </w:rPr>
            </w:pPr>
            <w:ins w:id="667" w:author="Chasco, Brandon Edward" w:date="2020-08-26T11:44:00Z">
              <w:r w:rsidRPr="006226B0">
                <w:rPr>
                  <w:color w:val="000000"/>
                  <w:sz w:val="22"/>
                  <w:szCs w:val="22"/>
                </w:rPr>
                <w:t>1.2726</w:t>
              </w:r>
            </w:ins>
          </w:p>
        </w:tc>
        <w:tc>
          <w:tcPr>
            <w:tcW w:w="780" w:type="dxa"/>
            <w:tcBorders>
              <w:top w:val="nil"/>
              <w:left w:val="nil"/>
              <w:bottom w:val="nil"/>
              <w:right w:val="nil"/>
            </w:tcBorders>
            <w:shd w:val="clear" w:color="auto" w:fill="auto"/>
            <w:vAlign w:val="bottom"/>
          </w:tcPr>
          <w:p w14:paraId="17A80861" w14:textId="77777777" w:rsidR="00A50AAF" w:rsidRPr="006226B0" w:rsidRDefault="00A50AAF" w:rsidP="001C7249">
            <w:pPr>
              <w:spacing w:after="0" w:line="240" w:lineRule="auto"/>
              <w:jc w:val="center"/>
              <w:rPr>
                <w:ins w:id="668" w:author="Chasco, Brandon Edward" w:date="2020-08-26T11:44:00Z"/>
                <w:color w:val="000000"/>
                <w:sz w:val="22"/>
                <w:szCs w:val="22"/>
              </w:rPr>
            </w:pPr>
            <w:ins w:id="669" w:author="Chasco, Brandon Edward" w:date="2020-08-26T11:44:00Z">
              <w:r w:rsidRPr="006226B0">
                <w:rPr>
                  <w:color w:val="000000"/>
                  <w:sz w:val="22"/>
                  <w:szCs w:val="22"/>
                </w:rPr>
                <w:t>N.E.</w:t>
              </w:r>
            </w:ins>
          </w:p>
        </w:tc>
        <w:tc>
          <w:tcPr>
            <w:tcW w:w="1140" w:type="dxa"/>
            <w:tcBorders>
              <w:top w:val="nil"/>
              <w:left w:val="nil"/>
              <w:bottom w:val="nil"/>
              <w:right w:val="nil"/>
            </w:tcBorders>
            <w:shd w:val="clear" w:color="auto" w:fill="auto"/>
            <w:vAlign w:val="bottom"/>
          </w:tcPr>
          <w:p w14:paraId="24562504" w14:textId="77777777" w:rsidR="00A50AAF" w:rsidRPr="006226B0" w:rsidRDefault="00A50AAF" w:rsidP="001C7249">
            <w:pPr>
              <w:spacing w:after="0" w:line="240" w:lineRule="auto"/>
              <w:jc w:val="center"/>
              <w:rPr>
                <w:ins w:id="670" w:author="Chasco, Brandon Edward" w:date="2020-08-26T11:44:00Z"/>
                <w:color w:val="000000"/>
                <w:sz w:val="22"/>
                <w:szCs w:val="22"/>
              </w:rPr>
            </w:pPr>
            <w:ins w:id="671" w:author="Chasco, Brandon Edward" w:date="2020-08-26T11:44:00Z">
              <w:r w:rsidRPr="006226B0">
                <w:rPr>
                  <w:color w:val="000000"/>
                  <w:sz w:val="22"/>
                  <w:szCs w:val="22"/>
                </w:rPr>
                <w:t>N.E.</w:t>
              </w:r>
            </w:ins>
          </w:p>
        </w:tc>
        <w:tc>
          <w:tcPr>
            <w:tcW w:w="1072" w:type="dxa"/>
            <w:tcBorders>
              <w:top w:val="nil"/>
              <w:left w:val="nil"/>
              <w:bottom w:val="nil"/>
              <w:right w:val="nil"/>
            </w:tcBorders>
            <w:shd w:val="clear" w:color="auto" w:fill="auto"/>
            <w:vAlign w:val="bottom"/>
          </w:tcPr>
          <w:p w14:paraId="17D6D1A3" w14:textId="77777777" w:rsidR="00A50AAF" w:rsidRPr="006226B0" w:rsidRDefault="00A50AAF" w:rsidP="001C7249">
            <w:pPr>
              <w:spacing w:after="0" w:line="240" w:lineRule="auto"/>
              <w:jc w:val="center"/>
              <w:rPr>
                <w:ins w:id="672" w:author="Chasco, Brandon Edward" w:date="2020-08-26T11:44:00Z"/>
                <w:color w:val="000000"/>
                <w:sz w:val="22"/>
                <w:szCs w:val="22"/>
              </w:rPr>
            </w:pPr>
            <w:ins w:id="673" w:author="Chasco, Brandon Edward" w:date="2020-08-26T11:44:00Z">
              <w:r w:rsidRPr="006226B0">
                <w:rPr>
                  <w:color w:val="000000"/>
                  <w:sz w:val="22"/>
                  <w:szCs w:val="22"/>
                </w:rPr>
                <w:t>X</w:t>
              </w:r>
            </w:ins>
          </w:p>
        </w:tc>
        <w:tc>
          <w:tcPr>
            <w:tcW w:w="1879" w:type="dxa"/>
            <w:tcBorders>
              <w:top w:val="nil"/>
              <w:left w:val="nil"/>
              <w:bottom w:val="nil"/>
              <w:right w:val="nil"/>
            </w:tcBorders>
            <w:shd w:val="clear" w:color="auto" w:fill="auto"/>
            <w:vAlign w:val="bottom"/>
          </w:tcPr>
          <w:p w14:paraId="2735231F" w14:textId="77777777" w:rsidR="00A50AAF" w:rsidRPr="006226B0" w:rsidRDefault="00A50AAF" w:rsidP="001C7249">
            <w:pPr>
              <w:spacing w:after="0" w:line="240" w:lineRule="auto"/>
              <w:rPr>
                <w:ins w:id="674" w:author="Chasco, Brandon Edward" w:date="2020-08-26T11:44:00Z"/>
                <w:color w:val="000000"/>
                <w:sz w:val="22"/>
                <w:szCs w:val="22"/>
              </w:rPr>
            </w:pPr>
            <w:proofErr w:type="spellStart"/>
            <w:ins w:id="675" w:author="Chasco, Brandon Edward" w:date="2020-08-26T11:44:00Z">
              <w:r w:rsidRPr="006226B0">
                <w:rPr>
                  <w:color w:val="000000"/>
                  <w:sz w:val="22"/>
                  <w:szCs w:val="22"/>
                </w:rPr>
                <w:t>transport.sum</w:t>
              </w:r>
              <w:proofErr w:type="spellEnd"/>
            </w:ins>
          </w:p>
        </w:tc>
        <w:tc>
          <w:tcPr>
            <w:tcW w:w="1879" w:type="dxa"/>
            <w:tcBorders>
              <w:top w:val="nil"/>
              <w:left w:val="nil"/>
              <w:bottom w:val="nil"/>
              <w:right w:val="nil"/>
            </w:tcBorders>
            <w:shd w:val="clear" w:color="auto" w:fill="auto"/>
            <w:vAlign w:val="bottom"/>
          </w:tcPr>
          <w:p w14:paraId="3C912BFC" w14:textId="77777777" w:rsidR="00A50AAF" w:rsidRPr="006226B0" w:rsidRDefault="00A50AAF" w:rsidP="001C7249">
            <w:pPr>
              <w:spacing w:after="0" w:line="240" w:lineRule="auto"/>
              <w:rPr>
                <w:ins w:id="676" w:author="Chasco, Brandon Edward" w:date="2020-08-26T11:44:00Z"/>
                <w:color w:val="000000"/>
                <w:sz w:val="22"/>
                <w:szCs w:val="22"/>
              </w:rPr>
            </w:pPr>
            <w:proofErr w:type="spellStart"/>
            <w:ins w:id="677" w:author="Chasco, Brandon Edward" w:date="2020-08-26T11:44:00Z">
              <w:r w:rsidRPr="006226B0">
                <w:rPr>
                  <w:color w:val="000000"/>
                  <w:sz w:val="22"/>
                  <w:szCs w:val="22"/>
                </w:rPr>
                <w:t>npgo.spr</w:t>
              </w:r>
              <w:proofErr w:type="spellEnd"/>
            </w:ins>
          </w:p>
        </w:tc>
        <w:tc>
          <w:tcPr>
            <w:tcW w:w="1002" w:type="dxa"/>
            <w:tcBorders>
              <w:top w:val="nil"/>
              <w:left w:val="nil"/>
              <w:bottom w:val="nil"/>
              <w:right w:val="nil"/>
            </w:tcBorders>
            <w:shd w:val="clear" w:color="auto" w:fill="auto"/>
            <w:vAlign w:val="bottom"/>
          </w:tcPr>
          <w:p w14:paraId="28514694" w14:textId="77777777" w:rsidR="00A50AAF" w:rsidRPr="006226B0" w:rsidRDefault="00A50AAF" w:rsidP="001C7249">
            <w:pPr>
              <w:spacing w:after="0" w:line="240" w:lineRule="auto"/>
              <w:jc w:val="right"/>
              <w:rPr>
                <w:ins w:id="678" w:author="Chasco, Brandon Edward" w:date="2020-08-26T11:44:00Z"/>
                <w:color w:val="000000"/>
                <w:sz w:val="22"/>
                <w:szCs w:val="22"/>
              </w:rPr>
            </w:pPr>
            <w:ins w:id="679" w:author="Chasco, Brandon Edward" w:date="2020-08-26T11:44:00Z">
              <w:r w:rsidRPr="006226B0">
                <w:rPr>
                  <w:color w:val="000000"/>
                  <w:sz w:val="22"/>
                  <w:szCs w:val="22"/>
                </w:rPr>
                <w:t>0.00116</w:t>
              </w:r>
            </w:ins>
          </w:p>
        </w:tc>
        <w:tc>
          <w:tcPr>
            <w:tcW w:w="960" w:type="dxa"/>
            <w:tcBorders>
              <w:top w:val="nil"/>
              <w:left w:val="nil"/>
              <w:bottom w:val="nil"/>
              <w:right w:val="nil"/>
            </w:tcBorders>
            <w:shd w:val="clear" w:color="auto" w:fill="auto"/>
            <w:vAlign w:val="bottom"/>
          </w:tcPr>
          <w:p w14:paraId="510D620C" w14:textId="77777777" w:rsidR="00A50AAF" w:rsidRPr="006226B0" w:rsidRDefault="00A50AAF" w:rsidP="001C7249">
            <w:pPr>
              <w:spacing w:after="0" w:line="240" w:lineRule="auto"/>
              <w:jc w:val="center"/>
              <w:rPr>
                <w:ins w:id="680" w:author="Chasco, Brandon Edward" w:date="2020-08-26T11:44:00Z"/>
                <w:color w:val="000000"/>
                <w:sz w:val="22"/>
                <w:szCs w:val="22"/>
              </w:rPr>
            </w:pPr>
            <w:ins w:id="681" w:author="Chasco, Brandon Edward" w:date="2020-08-26T11:44:00Z">
              <w:r w:rsidRPr="006226B0">
                <w:rPr>
                  <w:color w:val="000000"/>
                  <w:sz w:val="22"/>
                  <w:szCs w:val="22"/>
                </w:rPr>
                <w:t>TRUE</w:t>
              </w:r>
            </w:ins>
          </w:p>
        </w:tc>
      </w:tr>
      <w:tr w:rsidR="00A50AAF" w:rsidRPr="006226B0" w14:paraId="0114D5DC" w14:textId="77777777" w:rsidTr="001C7249">
        <w:trPr>
          <w:trHeight w:val="300"/>
          <w:ins w:id="682" w:author="Chasco, Brandon Edward" w:date="2020-08-26T11:44:00Z"/>
        </w:trPr>
        <w:tc>
          <w:tcPr>
            <w:tcW w:w="1170" w:type="dxa"/>
            <w:gridSpan w:val="3"/>
            <w:tcBorders>
              <w:top w:val="nil"/>
              <w:left w:val="nil"/>
              <w:bottom w:val="nil"/>
              <w:right w:val="nil"/>
            </w:tcBorders>
            <w:shd w:val="clear" w:color="auto" w:fill="auto"/>
            <w:vAlign w:val="bottom"/>
          </w:tcPr>
          <w:p w14:paraId="41145D1C" w14:textId="77777777" w:rsidR="00A50AAF" w:rsidRPr="006226B0" w:rsidRDefault="00A50AAF" w:rsidP="001C7249">
            <w:pPr>
              <w:spacing w:after="0" w:line="240" w:lineRule="auto"/>
              <w:jc w:val="center"/>
              <w:rPr>
                <w:ins w:id="683" w:author="Chasco, Brandon Edward" w:date="2020-08-26T11:44:00Z"/>
                <w:color w:val="000000"/>
                <w:sz w:val="22"/>
                <w:szCs w:val="22"/>
              </w:rPr>
            </w:pPr>
          </w:p>
        </w:tc>
        <w:tc>
          <w:tcPr>
            <w:tcW w:w="911" w:type="dxa"/>
            <w:tcBorders>
              <w:top w:val="nil"/>
              <w:left w:val="nil"/>
              <w:bottom w:val="nil"/>
              <w:right w:val="nil"/>
            </w:tcBorders>
            <w:shd w:val="clear" w:color="auto" w:fill="auto"/>
            <w:vAlign w:val="bottom"/>
          </w:tcPr>
          <w:p w14:paraId="4544DAB5" w14:textId="77777777" w:rsidR="00A50AAF" w:rsidRPr="006226B0" w:rsidRDefault="00A50AAF" w:rsidP="001C7249">
            <w:pPr>
              <w:spacing w:after="0" w:line="240" w:lineRule="auto"/>
              <w:jc w:val="right"/>
              <w:rPr>
                <w:ins w:id="684" w:author="Chasco, Brandon Edward" w:date="2020-08-26T11:44:00Z"/>
                <w:color w:val="000000"/>
                <w:sz w:val="22"/>
                <w:szCs w:val="22"/>
              </w:rPr>
            </w:pPr>
            <w:ins w:id="685" w:author="Chasco, Brandon Edward" w:date="2020-08-26T11:44:00Z">
              <w:r w:rsidRPr="006226B0">
                <w:rPr>
                  <w:color w:val="000000"/>
                  <w:sz w:val="22"/>
                  <w:szCs w:val="22"/>
                </w:rPr>
                <w:t>2.9505</w:t>
              </w:r>
            </w:ins>
          </w:p>
        </w:tc>
        <w:tc>
          <w:tcPr>
            <w:tcW w:w="780" w:type="dxa"/>
            <w:tcBorders>
              <w:top w:val="nil"/>
              <w:left w:val="nil"/>
              <w:bottom w:val="nil"/>
              <w:right w:val="nil"/>
            </w:tcBorders>
            <w:shd w:val="clear" w:color="auto" w:fill="auto"/>
            <w:vAlign w:val="bottom"/>
          </w:tcPr>
          <w:p w14:paraId="7D871BEE" w14:textId="77777777" w:rsidR="00A50AAF" w:rsidRPr="006226B0" w:rsidRDefault="00A50AAF" w:rsidP="001C7249">
            <w:pPr>
              <w:spacing w:after="0" w:line="240" w:lineRule="auto"/>
              <w:jc w:val="center"/>
              <w:rPr>
                <w:ins w:id="686" w:author="Chasco, Brandon Edward" w:date="2020-08-26T11:44:00Z"/>
                <w:color w:val="000000"/>
                <w:sz w:val="22"/>
                <w:szCs w:val="22"/>
              </w:rPr>
            </w:pPr>
            <w:ins w:id="687" w:author="Chasco, Brandon Edward" w:date="2020-08-26T11:44:00Z">
              <w:r w:rsidRPr="006226B0">
                <w:rPr>
                  <w:color w:val="000000"/>
                  <w:sz w:val="22"/>
                  <w:szCs w:val="22"/>
                </w:rPr>
                <w:t>N.E.</w:t>
              </w:r>
            </w:ins>
          </w:p>
        </w:tc>
        <w:tc>
          <w:tcPr>
            <w:tcW w:w="1140" w:type="dxa"/>
            <w:tcBorders>
              <w:top w:val="nil"/>
              <w:left w:val="nil"/>
              <w:bottom w:val="nil"/>
              <w:right w:val="nil"/>
            </w:tcBorders>
            <w:shd w:val="clear" w:color="auto" w:fill="auto"/>
            <w:vAlign w:val="bottom"/>
          </w:tcPr>
          <w:p w14:paraId="434772EB" w14:textId="77777777" w:rsidR="00A50AAF" w:rsidRPr="006226B0" w:rsidRDefault="00A50AAF" w:rsidP="001C7249">
            <w:pPr>
              <w:spacing w:after="0" w:line="240" w:lineRule="auto"/>
              <w:jc w:val="center"/>
              <w:rPr>
                <w:ins w:id="688" w:author="Chasco, Brandon Edward" w:date="2020-08-26T11:44:00Z"/>
                <w:color w:val="000000"/>
                <w:sz w:val="22"/>
                <w:szCs w:val="22"/>
              </w:rPr>
            </w:pPr>
            <w:ins w:id="689" w:author="Chasco, Brandon Edward" w:date="2020-08-26T11:44:00Z">
              <w:r w:rsidRPr="006226B0">
                <w:rPr>
                  <w:color w:val="000000"/>
                  <w:sz w:val="22"/>
                  <w:szCs w:val="22"/>
                </w:rPr>
                <w:t>N.E.</w:t>
              </w:r>
            </w:ins>
          </w:p>
        </w:tc>
        <w:tc>
          <w:tcPr>
            <w:tcW w:w="1072" w:type="dxa"/>
            <w:tcBorders>
              <w:top w:val="nil"/>
              <w:left w:val="nil"/>
              <w:bottom w:val="nil"/>
              <w:right w:val="nil"/>
            </w:tcBorders>
            <w:shd w:val="clear" w:color="auto" w:fill="auto"/>
            <w:vAlign w:val="bottom"/>
          </w:tcPr>
          <w:p w14:paraId="27108C25" w14:textId="77777777" w:rsidR="00A50AAF" w:rsidRPr="006226B0" w:rsidRDefault="00A50AAF" w:rsidP="001C7249">
            <w:pPr>
              <w:spacing w:after="0" w:line="240" w:lineRule="auto"/>
              <w:jc w:val="center"/>
              <w:rPr>
                <w:ins w:id="690" w:author="Chasco, Brandon Edward" w:date="2020-08-26T11:44:00Z"/>
                <w:color w:val="000000"/>
                <w:sz w:val="22"/>
                <w:szCs w:val="22"/>
              </w:rPr>
            </w:pPr>
            <w:ins w:id="691" w:author="Chasco, Brandon Edward" w:date="2020-08-26T11:44:00Z">
              <w:r w:rsidRPr="006226B0">
                <w:rPr>
                  <w:color w:val="000000"/>
                  <w:sz w:val="22"/>
                  <w:szCs w:val="22"/>
                </w:rPr>
                <w:t>X</w:t>
              </w:r>
            </w:ins>
          </w:p>
        </w:tc>
        <w:tc>
          <w:tcPr>
            <w:tcW w:w="1879" w:type="dxa"/>
            <w:tcBorders>
              <w:top w:val="nil"/>
              <w:left w:val="nil"/>
              <w:bottom w:val="nil"/>
              <w:right w:val="nil"/>
            </w:tcBorders>
            <w:shd w:val="clear" w:color="auto" w:fill="auto"/>
            <w:vAlign w:val="bottom"/>
          </w:tcPr>
          <w:p w14:paraId="40DD3B10" w14:textId="77777777" w:rsidR="00A50AAF" w:rsidRPr="006226B0" w:rsidRDefault="00A50AAF" w:rsidP="001C7249">
            <w:pPr>
              <w:spacing w:after="0" w:line="240" w:lineRule="auto"/>
              <w:rPr>
                <w:ins w:id="692" w:author="Chasco, Brandon Edward" w:date="2020-08-26T11:44:00Z"/>
                <w:color w:val="000000"/>
                <w:sz w:val="22"/>
                <w:szCs w:val="22"/>
              </w:rPr>
            </w:pPr>
            <w:proofErr w:type="spellStart"/>
            <w:ins w:id="693" w:author="Chasco, Brandon Edward" w:date="2020-08-26T11:44:00Z">
              <w:r w:rsidRPr="006226B0">
                <w:rPr>
                  <w:color w:val="000000"/>
                  <w:sz w:val="22"/>
                  <w:szCs w:val="22"/>
                </w:rPr>
                <w:t>ersstArc.win</w:t>
              </w:r>
              <w:proofErr w:type="spellEnd"/>
            </w:ins>
          </w:p>
        </w:tc>
        <w:tc>
          <w:tcPr>
            <w:tcW w:w="1879" w:type="dxa"/>
            <w:tcBorders>
              <w:top w:val="nil"/>
              <w:left w:val="nil"/>
              <w:bottom w:val="nil"/>
              <w:right w:val="nil"/>
            </w:tcBorders>
            <w:shd w:val="clear" w:color="auto" w:fill="auto"/>
            <w:vAlign w:val="bottom"/>
          </w:tcPr>
          <w:p w14:paraId="022FA391" w14:textId="77777777" w:rsidR="00A50AAF" w:rsidRPr="006226B0" w:rsidRDefault="00A50AAF" w:rsidP="001C7249">
            <w:pPr>
              <w:spacing w:after="0" w:line="240" w:lineRule="auto"/>
              <w:rPr>
                <w:ins w:id="694" w:author="Chasco, Brandon Edward" w:date="2020-08-26T11:44:00Z"/>
                <w:color w:val="000000"/>
                <w:sz w:val="22"/>
                <w:szCs w:val="22"/>
              </w:rPr>
            </w:pPr>
            <w:proofErr w:type="spellStart"/>
            <w:ins w:id="695" w:author="Chasco, Brandon Edward" w:date="2020-08-26T11:44:00Z">
              <w:r w:rsidRPr="006226B0">
                <w:rPr>
                  <w:color w:val="000000"/>
                  <w:sz w:val="22"/>
                  <w:szCs w:val="22"/>
                </w:rPr>
                <w:t>transport.sum</w:t>
              </w:r>
              <w:proofErr w:type="spellEnd"/>
            </w:ins>
          </w:p>
        </w:tc>
        <w:tc>
          <w:tcPr>
            <w:tcW w:w="1002" w:type="dxa"/>
            <w:tcBorders>
              <w:top w:val="nil"/>
              <w:left w:val="nil"/>
              <w:bottom w:val="nil"/>
              <w:right w:val="nil"/>
            </w:tcBorders>
            <w:shd w:val="clear" w:color="auto" w:fill="auto"/>
            <w:vAlign w:val="bottom"/>
          </w:tcPr>
          <w:p w14:paraId="78A2A17A" w14:textId="77777777" w:rsidR="00A50AAF" w:rsidRPr="006226B0" w:rsidRDefault="00A50AAF" w:rsidP="001C7249">
            <w:pPr>
              <w:spacing w:after="0" w:line="240" w:lineRule="auto"/>
              <w:jc w:val="right"/>
              <w:rPr>
                <w:ins w:id="696" w:author="Chasco, Brandon Edward" w:date="2020-08-26T11:44:00Z"/>
                <w:color w:val="000000"/>
                <w:sz w:val="22"/>
                <w:szCs w:val="22"/>
              </w:rPr>
            </w:pPr>
            <w:ins w:id="697" w:author="Chasco, Brandon Edward" w:date="2020-08-26T11:44:00Z">
              <w:r w:rsidRPr="006226B0">
                <w:rPr>
                  <w:color w:val="000000"/>
                  <w:sz w:val="22"/>
                  <w:szCs w:val="22"/>
                </w:rPr>
                <w:t>0.00000</w:t>
              </w:r>
            </w:ins>
          </w:p>
        </w:tc>
        <w:tc>
          <w:tcPr>
            <w:tcW w:w="960" w:type="dxa"/>
            <w:tcBorders>
              <w:top w:val="nil"/>
              <w:left w:val="nil"/>
              <w:bottom w:val="nil"/>
              <w:right w:val="nil"/>
            </w:tcBorders>
            <w:shd w:val="clear" w:color="auto" w:fill="auto"/>
            <w:vAlign w:val="bottom"/>
          </w:tcPr>
          <w:p w14:paraId="1219C12F" w14:textId="77777777" w:rsidR="00A50AAF" w:rsidRPr="006226B0" w:rsidRDefault="00A50AAF" w:rsidP="001C7249">
            <w:pPr>
              <w:spacing w:after="0" w:line="240" w:lineRule="auto"/>
              <w:jc w:val="center"/>
              <w:rPr>
                <w:ins w:id="698" w:author="Chasco, Brandon Edward" w:date="2020-08-26T11:44:00Z"/>
                <w:color w:val="000000"/>
                <w:sz w:val="22"/>
                <w:szCs w:val="22"/>
              </w:rPr>
            </w:pPr>
            <w:ins w:id="699" w:author="Chasco, Brandon Edward" w:date="2020-08-26T11:44:00Z">
              <w:r w:rsidRPr="006226B0">
                <w:rPr>
                  <w:color w:val="000000"/>
                  <w:sz w:val="22"/>
                  <w:szCs w:val="22"/>
                </w:rPr>
                <w:t>TRUE</w:t>
              </w:r>
            </w:ins>
          </w:p>
        </w:tc>
      </w:tr>
      <w:tr w:rsidR="00A50AAF" w:rsidRPr="006226B0" w14:paraId="226D91D3" w14:textId="77777777" w:rsidTr="001C7249">
        <w:trPr>
          <w:trHeight w:val="300"/>
          <w:ins w:id="700" w:author="Chasco, Brandon Edward" w:date="2020-08-26T11:44:00Z"/>
        </w:trPr>
        <w:tc>
          <w:tcPr>
            <w:tcW w:w="1170" w:type="dxa"/>
            <w:gridSpan w:val="3"/>
            <w:tcBorders>
              <w:top w:val="nil"/>
              <w:left w:val="nil"/>
              <w:bottom w:val="nil"/>
              <w:right w:val="nil"/>
            </w:tcBorders>
            <w:shd w:val="clear" w:color="auto" w:fill="auto"/>
            <w:vAlign w:val="bottom"/>
          </w:tcPr>
          <w:p w14:paraId="175D0BBA" w14:textId="77777777" w:rsidR="00A50AAF" w:rsidRPr="006226B0" w:rsidRDefault="00A50AAF" w:rsidP="001C7249">
            <w:pPr>
              <w:spacing w:after="0" w:line="240" w:lineRule="auto"/>
              <w:jc w:val="center"/>
              <w:rPr>
                <w:ins w:id="701" w:author="Chasco, Brandon Edward" w:date="2020-08-26T11:44:00Z"/>
                <w:color w:val="000000"/>
                <w:sz w:val="22"/>
                <w:szCs w:val="22"/>
              </w:rPr>
            </w:pPr>
          </w:p>
        </w:tc>
        <w:tc>
          <w:tcPr>
            <w:tcW w:w="911" w:type="dxa"/>
            <w:tcBorders>
              <w:top w:val="nil"/>
              <w:left w:val="nil"/>
              <w:bottom w:val="nil"/>
              <w:right w:val="nil"/>
            </w:tcBorders>
            <w:shd w:val="clear" w:color="auto" w:fill="auto"/>
            <w:vAlign w:val="bottom"/>
          </w:tcPr>
          <w:p w14:paraId="679797E4" w14:textId="77777777" w:rsidR="00A50AAF" w:rsidRPr="006226B0" w:rsidRDefault="00A50AAF" w:rsidP="001C7249">
            <w:pPr>
              <w:spacing w:after="0" w:line="240" w:lineRule="auto"/>
              <w:jc w:val="right"/>
              <w:rPr>
                <w:ins w:id="702" w:author="Chasco, Brandon Edward" w:date="2020-08-26T11:44:00Z"/>
                <w:color w:val="000000"/>
                <w:sz w:val="22"/>
                <w:szCs w:val="22"/>
              </w:rPr>
            </w:pPr>
            <w:ins w:id="703" w:author="Chasco, Brandon Edward" w:date="2020-08-26T11:44:00Z">
              <w:r w:rsidRPr="006226B0">
                <w:rPr>
                  <w:color w:val="000000"/>
                  <w:sz w:val="22"/>
                  <w:szCs w:val="22"/>
                </w:rPr>
                <w:t>3.0477</w:t>
              </w:r>
            </w:ins>
          </w:p>
        </w:tc>
        <w:tc>
          <w:tcPr>
            <w:tcW w:w="780" w:type="dxa"/>
            <w:tcBorders>
              <w:top w:val="nil"/>
              <w:left w:val="nil"/>
              <w:bottom w:val="nil"/>
              <w:right w:val="nil"/>
            </w:tcBorders>
            <w:shd w:val="clear" w:color="auto" w:fill="auto"/>
            <w:vAlign w:val="bottom"/>
          </w:tcPr>
          <w:p w14:paraId="3DAAE972" w14:textId="77777777" w:rsidR="00A50AAF" w:rsidRPr="006226B0" w:rsidRDefault="00A50AAF" w:rsidP="001C7249">
            <w:pPr>
              <w:spacing w:after="0" w:line="240" w:lineRule="auto"/>
              <w:jc w:val="center"/>
              <w:rPr>
                <w:ins w:id="704" w:author="Chasco, Brandon Edward" w:date="2020-08-26T11:44:00Z"/>
                <w:color w:val="000000"/>
                <w:sz w:val="22"/>
                <w:szCs w:val="22"/>
              </w:rPr>
            </w:pPr>
            <w:ins w:id="705" w:author="Chasco, Brandon Edward" w:date="2020-08-26T11:44:00Z">
              <w:r w:rsidRPr="006226B0">
                <w:rPr>
                  <w:color w:val="000000"/>
                  <w:sz w:val="22"/>
                  <w:szCs w:val="22"/>
                </w:rPr>
                <w:t>N.E.</w:t>
              </w:r>
            </w:ins>
          </w:p>
        </w:tc>
        <w:tc>
          <w:tcPr>
            <w:tcW w:w="1140" w:type="dxa"/>
            <w:tcBorders>
              <w:top w:val="nil"/>
              <w:left w:val="nil"/>
              <w:bottom w:val="nil"/>
              <w:right w:val="nil"/>
            </w:tcBorders>
            <w:shd w:val="clear" w:color="auto" w:fill="auto"/>
            <w:vAlign w:val="bottom"/>
          </w:tcPr>
          <w:p w14:paraId="60CA93E0" w14:textId="77777777" w:rsidR="00A50AAF" w:rsidRPr="006226B0" w:rsidRDefault="00A50AAF" w:rsidP="001C7249">
            <w:pPr>
              <w:spacing w:after="0" w:line="240" w:lineRule="auto"/>
              <w:jc w:val="center"/>
              <w:rPr>
                <w:ins w:id="706" w:author="Chasco, Brandon Edward" w:date="2020-08-26T11:44:00Z"/>
                <w:color w:val="000000"/>
                <w:sz w:val="22"/>
                <w:szCs w:val="22"/>
              </w:rPr>
            </w:pPr>
            <w:ins w:id="707" w:author="Chasco, Brandon Edward" w:date="2020-08-26T11:44:00Z">
              <w:r w:rsidRPr="006226B0">
                <w:rPr>
                  <w:color w:val="000000"/>
                  <w:sz w:val="22"/>
                  <w:szCs w:val="22"/>
                </w:rPr>
                <w:t>N.E.</w:t>
              </w:r>
            </w:ins>
          </w:p>
        </w:tc>
        <w:tc>
          <w:tcPr>
            <w:tcW w:w="1072" w:type="dxa"/>
            <w:tcBorders>
              <w:top w:val="nil"/>
              <w:left w:val="nil"/>
              <w:bottom w:val="nil"/>
              <w:right w:val="nil"/>
            </w:tcBorders>
            <w:shd w:val="clear" w:color="auto" w:fill="auto"/>
            <w:vAlign w:val="bottom"/>
          </w:tcPr>
          <w:p w14:paraId="5697F3EE" w14:textId="77777777" w:rsidR="00A50AAF" w:rsidRPr="006226B0" w:rsidRDefault="00A50AAF" w:rsidP="001C7249">
            <w:pPr>
              <w:spacing w:after="0" w:line="240" w:lineRule="auto"/>
              <w:jc w:val="center"/>
              <w:rPr>
                <w:ins w:id="708" w:author="Chasco, Brandon Edward" w:date="2020-08-26T11:44:00Z"/>
                <w:color w:val="000000"/>
                <w:sz w:val="22"/>
                <w:szCs w:val="22"/>
              </w:rPr>
            </w:pPr>
            <w:ins w:id="709" w:author="Chasco, Brandon Edward" w:date="2020-08-26T11:44:00Z">
              <w:r w:rsidRPr="006226B0">
                <w:rPr>
                  <w:color w:val="000000"/>
                  <w:sz w:val="22"/>
                  <w:szCs w:val="22"/>
                </w:rPr>
                <w:t>X</w:t>
              </w:r>
            </w:ins>
          </w:p>
        </w:tc>
        <w:tc>
          <w:tcPr>
            <w:tcW w:w="1879" w:type="dxa"/>
            <w:tcBorders>
              <w:top w:val="nil"/>
              <w:left w:val="nil"/>
              <w:bottom w:val="nil"/>
              <w:right w:val="nil"/>
            </w:tcBorders>
            <w:shd w:val="clear" w:color="auto" w:fill="auto"/>
            <w:vAlign w:val="bottom"/>
          </w:tcPr>
          <w:p w14:paraId="1E75DF75" w14:textId="77777777" w:rsidR="00A50AAF" w:rsidRPr="006226B0" w:rsidRDefault="00A50AAF" w:rsidP="001C7249">
            <w:pPr>
              <w:spacing w:after="0" w:line="240" w:lineRule="auto"/>
              <w:rPr>
                <w:ins w:id="710" w:author="Chasco, Brandon Edward" w:date="2020-08-26T11:44:00Z"/>
                <w:color w:val="000000"/>
                <w:sz w:val="22"/>
                <w:szCs w:val="22"/>
              </w:rPr>
            </w:pPr>
            <w:proofErr w:type="spellStart"/>
            <w:ins w:id="711" w:author="Chasco, Brandon Edward" w:date="2020-08-26T11:44:00Z">
              <w:r w:rsidRPr="006226B0">
                <w:rPr>
                  <w:color w:val="000000"/>
                  <w:sz w:val="22"/>
                  <w:szCs w:val="22"/>
                </w:rPr>
                <w:t>ersstArc.spr</w:t>
              </w:r>
              <w:proofErr w:type="spellEnd"/>
            </w:ins>
          </w:p>
        </w:tc>
        <w:tc>
          <w:tcPr>
            <w:tcW w:w="1879" w:type="dxa"/>
            <w:tcBorders>
              <w:top w:val="nil"/>
              <w:left w:val="nil"/>
              <w:bottom w:val="nil"/>
              <w:right w:val="nil"/>
            </w:tcBorders>
            <w:shd w:val="clear" w:color="auto" w:fill="auto"/>
            <w:vAlign w:val="bottom"/>
          </w:tcPr>
          <w:p w14:paraId="2B0A57DC" w14:textId="77777777" w:rsidR="00A50AAF" w:rsidRPr="006226B0" w:rsidRDefault="00A50AAF" w:rsidP="001C7249">
            <w:pPr>
              <w:spacing w:after="0" w:line="240" w:lineRule="auto"/>
              <w:rPr>
                <w:ins w:id="712" w:author="Chasco, Brandon Edward" w:date="2020-08-26T11:44:00Z"/>
                <w:color w:val="000000"/>
                <w:sz w:val="22"/>
                <w:szCs w:val="22"/>
              </w:rPr>
            </w:pPr>
            <w:proofErr w:type="spellStart"/>
            <w:ins w:id="713" w:author="Chasco, Brandon Edward" w:date="2020-08-26T11:44:00Z">
              <w:r w:rsidRPr="006226B0">
                <w:rPr>
                  <w:color w:val="000000"/>
                  <w:sz w:val="22"/>
                  <w:szCs w:val="22"/>
                </w:rPr>
                <w:t>transport.sum</w:t>
              </w:r>
              <w:proofErr w:type="spellEnd"/>
            </w:ins>
          </w:p>
        </w:tc>
        <w:tc>
          <w:tcPr>
            <w:tcW w:w="1002" w:type="dxa"/>
            <w:tcBorders>
              <w:top w:val="nil"/>
              <w:left w:val="nil"/>
              <w:bottom w:val="nil"/>
              <w:right w:val="nil"/>
            </w:tcBorders>
            <w:shd w:val="clear" w:color="auto" w:fill="auto"/>
            <w:vAlign w:val="bottom"/>
          </w:tcPr>
          <w:p w14:paraId="46D949EB" w14:textId="77777777" w:rsidR="00A50AAF" w:rsidRPr="006226B0" w:rsidRDefault="00A50AAF" w:rsidP="001C7249">
            <w:pPr>
              <w:spacing w:after="0" w:line="240" w:lineRule="auto"/>
              <w:jc w:val="right"/>
              <w:rPr>
                <w:ins w:id="714" w:author="Chasco, Brandon Edward" w:date="2020-08-26T11:44:00Z"/>
                <w:color w:val="000000"/>
                <w:sz w:val="22"/>
                <w:szCs w:val="22"/>
              </w:rPr>
            </w:pPr>
            <w:ins w:id="715" w:author="Chasco, Brandon Edward" w:date="2020-08-26T11:44:00Z">
              <w:r w:rsidRPr="006226B0">
                <w:rPr>
                  <w:color w:val="000000"/>
                  <w:sz w:val="22"/>
                  <w:szCs w:val="22"/>
                </w:rPr>
                <w:t>0.00070</w:t>
              </w:r>
            </w:ins>
          </w:p>
        </w:tc>
        <w:tc>
          <w:tcPr>
            <w:tcW w:w="960" w:type="dxa"/>
            <w:tcBorders>
              <w:top w:val="nil"/>
              <w:left w:val="nil"/>
              <w:bottom w:val="nil"/>
              <w:right w:val="nil"/>
            </w:tcBorders>
            <w:shd w:val="clear" w:color="auto" w:fill="auto"/>
            <w:vAlign w:val="bottom"/>
          </w:tcPr>
          <w:p w14:paraId="18F5A2A7" w14:textId="77777777" w:rsidR="00A50AAF" w:rsidRPr="006226B0" w:rsidRDefault="00A50AAF" w:rsidP="001C7249">
            <w:pPr>
              <w:spacing w:after="0" w:line="240" w:lineRule="auto"/>
              <w:jc w:val="center"/>
              <w:rPr>
                <w:ins w:id="716" w:author="Chasco, Brandon Edward" w:date="2020-08-26T11:44:00Z"/>
                <w:color w:val="000000"/>
                <w:sz w:val="22"/>
                <w:szCs w:val="22"/>
              </w:rPr>
            </w:pPr>
            <w:ins w:id="717" w:author="Chasco, Brandon Edward" w:date="2020-08-26T11:44:00Z">
              <w:r w:rsidRPr="006226B0">
                <w:rPr>
                  <w:color w:val="000000"/>
                  <w:sz w:val="22"/>
                  <w:szCs w:val="22"/>
                </w:rPr>
                <w:t>TRUE</w:t>
              </w:r>
            </w:ins>
          </w:p>
        </w:tc>
      </w:tr>
      <w:tr w:rsidR="00A50AAF" w:rsidRPr="006226B0" w14:paraId="28F465D3" w14:textId="77777777" w:rsidTr="001C7249">
        <w:trPr>
          <w:trHeight w:val="300"/>
          <w:ins w:id="718" w:author="Chasco, Brandon Edward" w:date="2020-08-26T11:44:00Z"/>
        </w:trPr>
        <w:tc>
          <w:tcPr>
            <w:tcW w:w="1170" w:type="dxa"/>
            <w:gridSpan w:val="3"/>
            <w:tcBorders>
              <w:top w:val="nil"/>
              <w:left w:val="nil"/>
              <w:bottom w:val="nil"/>
              <w:right w:val="nil"/>
            </w:tcBorders>
            <w:shd w:val="clear" w:color="auto" w:fill="auto"/>
            <w:vAlign w:val="bottom"/>
          </w:tcPr>
          <w:p w14:paraId="6080051F" w14:textId="77777777" w:rsidR="00A50AAF" w:rsidRPr="006226B0" w:rsidRDefault="00A50AAF" w:rsidP="001C7249">
            <w:pPr>
              <w:spacing w:after="0" w:line="240" w:lineRule="auto"/>
              <w:jc w:val="center"/>
              <w:rPr>
                <w:ins w:id="719" w:author="Chasco, Brandon Edward" w:date="2020-08-26T11:44:00Z"/>
                <w:color w:val="000000"/>
                <w:sz w:val="22"/>
                <w:szCs w:val="22"/>
              </w:rPr>
            </w:pPr>
          </w:p>
        </w:tc>
        <w:tc>
          <w:tcPr>
            <w:tcW w:w="911" w:type="dxa"/>
            <w:tcBorders>
              <w:top w:val="nil"/>
              <w:left w:val="nil"/>
              <w:bottom w:val="nil"/>
              <w:right w:val="nil"/>
            </w:tcBorders>
            <w:shd w:val="clear" w:color="auto" w:fill="auto"/>
            <w:vAlign w:val="bottom"/>
          </w:tcPr>
          <w:p w14:paraId="2A515C51" w14:textId="77777777" w:rsidR="00A50AAF" w:rsidRPr="006226B0" w:rsidRDefault="00A50AAF" w:rsidP="001C7249">
            <w:pPr>
              <w:spacing w:after="0" w:line="240" w:lineRule="auto"/>
              <w:jc w:val="right"/>
              <w:rPr>
                <w:ins w:id="720" w:author="Chasco, Brandon Edward" w:date="2020-08-26T11:44:00Z"/>
                <w:color w:val="000000"/>
                <w:sz w:val="22"/>
                <w:szCs w:val="22"/>
              </w:rPr>
            </w:pPr>
            <w:ins w:id="721" w:author="Chasco, Brandon Edward" w:date="2020-08-26T11:44:00Z">
              <w:r w:rsidRPr="006226B0">
                <w:rPr>
                  <w:color w:val="000000"/>
                  <w:sz w:val="22"/>
                  <w:szCs w:val="22"/>
                </w:rPr>
                <w:t>3.9997</w:t>
              </w:r>
            </w:ins>
          </w:p>
        </w:tc>
        <w:tc>
          <w:tcPr>
            <w:tcW w:w="780" w:type="dxa"/>
            <w:tcBorders>
              <w:top w:val="nil"/>
              <w:left w:val="nil"/>
              <w:bottom w:val="nil"/>
              <w:right w:val="nil"/>
            </w:tcBorders>
            <w:shd w:val="clear" w:color="auto" w:fill="auto"/>
            <w:vAlign w:val="bottom"/>
          </w:tcPr>
          <w:p w14:paraId="0E4F520A" w14:textId="77777777" w:rsidR="00A50AAF" w:rsidRPr="006226B0" w:rsidRDefault="00A50AAF" w:rsidP="001C7249">
            <w:pPr>
              <w:spacing w:after="0" w:line="240" w:lineRule="auto"/>
              <w:jc w:val="center"/>
              <w:rPr>
                <w:ins w:id="722" w:author="Chasco, Brandon Edward" w:date="2020-08-26T11:44:00Z"/>
                <w:color w:val="000000"/>
                <w:sz w:val="22"/>
                <w:szCs w:val="22"/>
              </w:rPr>
            </w:pPr>
            <w:ins w:id="723" w:author="Chasco, Brandon Edward" w:date="2020-08-26T11:44:00Z">
              <w:r w:rsidRPr="006226B0">
                <w:rPr>
                  <w:color w:val="000000"/>
                  <w:sz w:val="22"/>
                  <w:szCs w:val="22"/>
                </w:rPr>
                <w:t>N.E.</w:t>
              </w:r>
            </w:ins>
          </w:p>
        </w:tc>
        <w:tc>
          <w:tcPr>
            <w:tcW w:w="1140" w:type="dxa"/>
            <w:tcBorders>
              <w:top w:val="nil"/>
              <w:left w:val="nil"/>
              <w:bottom w:val="nil"/>
              <w:right w:val="nil"/>
            </w:tcBorders>
            <w:shd w:val="clear" w:color="auto" w:fill="auto"/>
            <w:vAlign w:val="bottom"/>
          </w:tcPr>
          <w:p w14:paraId="140B0F78" w14:textId="77777777" w:rsidR="00A50AAF" w:rsidRPr="006226B0" w:rsidRDefault="00A50AAF" w:rsidP="001C7249">
            <w:pPr>
              <w:spacing w:after="0" w:line="240" w:lineRule="auto"/>
              <w:jc w:val="center"/>
              <w:rPr>
                <w:ins w:id="724" w:author="Chasco, Brandon Edward" w:date="2020-08-26T11:44:00Z"/>
                <w:color w:val="000000"/>
                <w:sz w:val="22"/>
                <w:szCs w:val="22"/>
              </w:rPr>
            </w:pPr>
            <w:ins w:id="725" w:author="Chasco, Brandon Edward" w:date="2020-08-26T11:44:00Z">
              <w:r w:rsidRPr="006226B0">
                <w:rPr>
                  <w:color w:val="000000"/>
                  <w:sz w:val="22"/>
                  <w:szCs w:val="22"/>
                </w:rPr>
                <w:t>X</w:t>
              </w:r>
            </w:ins>
          </w:p>
        </w:tc>
        <w:tc>
          <w:tcPr>
            <w:tcW w:w="1072" w:type="dxa"/>
            <w:tcBorders>
              <w:top w:val="nil"/>
              <w:left w:val="nil"/>
              <w:bottom w:val="nil"/>
              <w:right w:val="nil"/>
            </w:tcBorders>
            <w:shd w:val="clear" w:color="auto" w:fill="auto"/>
            <w:vAlign w:val="bottom"/>
          </w:tcPr>
          <w:p w14:paraId="075D2D2A" w14:textId="77777777" w:rsidR="00A50AAF" w:rsidRPr="006226B0" w:rsidRDefault="00A50AAF" w:rsidP="001C7249">
            <w:pPr>
              <w:spacing w:after="0" w:line="240" w:lineRule="auto"/>
              <w:jc w:val="center"/>
              <w:rPr>
                <w:ins w:id="726" w:author="Chasco, Brandon Edward" w:date="2020-08-26T11:44:00Z"/>
                <w:color w:val="000000"/>
                <w:sz w:val="22"/>
                <w:szCs w:val="22"/>
              </w:rPr>
            </w:pPr>
            <w:ins w:id="727" w:author="Chasco, Brandon Edward" w:date="2020-08-26T11:44:00Z">
              <w:r w:rsidRPr="006226B0">
                <w:rPr>
                  <w:color w:val="000000"/>
                  <w:sz w:val="22"/>
                  <w:szCs w:val="22"/>
                </w:rPr>
                <w:t>X</w:t>
              </w:r>
            </w:ins>
          </w:p>
        </w:tc>
        <w:tc>
          <w:tcPr>
            <w:tcW w:w="1879" w:type="dxa"/>
            <w:tcBorders>
              <w:top w:val="nil"/>
              <w:left w:val="nil"/>
              <w:bottom w:val="nil"/>
              <w:right w:val="nil"/>
            </w:tcBorders>
            <w:shd w:val="clear" w:color="auto" w:fill="auto"/>
            <w:vAlign w:val="bottom"/>
          </w:tcPr>
          <w:p w14:paraId="1C9A4B13" w14:textId="77777777" w:rsidR="00A50AAF" w:rsidRPr="006226B0" w:rsidRDefault="00A50AAF" w:rsidP="001C7249">
            <w:pPr>
              <w:spacing w:after="0" w:line="240" w:lineRule="auto"/>
              <w:rPr>
                <w:ins w:id="728" w:author="Chasco, Brandon Edward" w:date="2020-08-26T11:44:00Z"/>
                <w:color w:val="000000"/>
                <w:sz w:val="22"/>
                <w:szCs w:val="22"/>
              </w:rPr>
            </w:pPr>
            <w:proofErr w:type="spellStart"/>
            <w:ins w:id="729" w:author="Chasco, Brandon Edward" w:date="2020-08-26T11:44:00Z">
              <w:r w:rsidRPr="006226B0">
                <w:rPr>
                  <w:color w:val="000000"/>
                  <w:sz w:val="22"/>
                  <w:szCs w:val="22"/>
                </w:rPr>
                <w:t>transport.sum</w:t>
              </w:r>
              <w:proofErr w:type="spellEnd"/>
            </w:ins>
          </w:p>
        </w:tc>
        <w:tc>
          <w:tcPr>
            <w:tcW w:w="1879" w:type="dxa"/>
            <w:tcBorders>
              <w:top w:val="nil"/>
              <w:left w:val="nil"/>
              <w:bottom w:val="nil"/>
              <w:right w:val="nil"/>
            </w:tcBorders>
            <w:shd w:val="clear" w:color="auto" w:fill="auto"/>
            <w:vAlign w:val="bottom"/>
          </w:tcPr>
          <w:p w14:paraId="663ECED3" w14:textId="77777777" w:rsidR="00A50AAF" w:rsidRPr="006226B0" w:rsidRDefault="00A50AAF" w:rsidP="001C7249">
            <w:pPr>
              <w:spacing w:after="0" w:line="240" w:lineRule="auto"/>
              <w:rPr>
                <w:ins w:id="730" w:author="Chasco, Brandon Edward" w:date="2020-08-26T11:44:00Z"/>
                <w:color w:val="000000"/>
                <w:sz w:val="22"/>
                <w:szCs w:val="22"/>
              </w:rPr>
            </w:pPr>
            <w:proofErr w:type="spellStart"/>
            <w:ins w:id="731" w:author="Chasco, Brandon Edward" w:date="2020-08-26T11:44:00Z">
              <w:r w:rsidRPr="006226B0">
                <w:rPr>
                  <w:color w:val="000000"/>
                  <w:sz w:val="22"/>
                  <w:szCs w:val="22"/>
                </w:rPr>
                <w:t>npgo.sum</w:t>
              </w:r>
              <w:proofErr w:type="spellEnd"/>
            </w:ins>
          </w:p>
        </w:tc>
        <w:tc>
          <w:tcPr>
            <w:tcW w:w="1002" w:type="dxa"/>
            <w:tcBorders>
              <w:top w:val="nil"/>
              <w:left w:val="nil"/>
              <w:bottom w:val="nil"/>
              <w:right w:val="nil"/>
            </w:tcBorders>
            <w:shd w:val="clear" w:color="auto" w:fill="auto"/>
            <w:vAlign w:val="bottom"/>
          </w:tcPr>
          <w:p w14:paraId="129153F7" w14:textId="77777777" w:rsidR="00A50AAF" w:rsidRPr="006226B0" w:rsidRDefault="00A50AAF" w:rsidP="001C7249">
            <w:pPr>
              <w:spacing w:after="0" w:line="240" w:lineRule="auto"/>
              <w:jc w:val="right"/>
              <w:rPr>
                <w:ins w:id="732" w:author="Chasco, Brandon Edward" w:date="2020-08-26T11:44:00Z"/>
                <w:color w:val="000000"/>
                <w:sz w:val="22"/>
                <w:szCs w:val="22"/>
              </w:rPr>
            </w:pPr>
            <w:ins w:id="733" w:author="Chasco, Brandon Edward" w:date="2020-08-26T11:44:00Z">
              <w:r w:rsidRPr="006226B0">
                <w:rPr>
                  <w:color w:val="000000"/>
                  <w:sz w:val="22"/>
                  <w:szCs w:val="22"/>
                </w:rPr>
                <w:t>0.00027</w:t>
              </w:r>
            </w:ins>
          </w:p>
        </w:tc>
        <w:tc>
          <w:tcPr>
            <w:tcW w:w="960" w:type="dxa"/>
            <w:tcBorders>
              <w:top w:val="nil"/>
              <w:left w:val="nil"/>
              <w:bottom w:val="nil"/>
              <w:right w:val="nil"/>
            </w:tcBorders>
            <w:shd w:val="clear" w:color="auto" w:fill="auto"/>
            <w:vAlign w:val="bottom"/>
          </w:tcPr>
          <w:p w14:paraId="6C4EE001" w14:textId="77777777" w:rsidR="00A50AAF" w:rsidRPr="006226B0" w:rsidRDefault="00A50AAF" w:rsidP="001C7249">
            <w:pPr>
              <w:spacing w:after="0" w:line="240" w:lineRule="auto"/>
              <w:jc w:val="center"/>
              <w:rPr>
                <w:ins w:id="734" w:author="Chasco, Brandon Edward" w:date="2020-08-26T11:44:00Z"/>
                <w:color w:val="000000"/>
                <w:sz w:val="22"/>
                <w:szCs w:val="22"/>
              </w:rPr>
            </w:pPr>
            <w:ins w:id="735" w:author="Chasco, Brandon Edward" w:date="2020-08-26T11:44:00Z">
              <w:r w:rsidRPr="006226B0">
                <w:rPr>
                  <w:color w:val="000000"/>
                  <w:sz w:val="22"/>
                  <w:szCs w:val="22"/>
                </w:rPr>
                <w:t>TRUE</w:t>
              </w:r>
            </w:ins>
          </w:p>
        </w:tc>
      </w:tr>
      <w:tr w:rsidR="00A50AAF" w:rsidRPr="006226B0" w14:paraId="017504DC" w14:textId="77777777" w:rsidTr="001C7249">
        <w:trPr>
          <w:trHeight w:val="300"/>
          <w:ins w:id="736" w:author="Chasco, Brandon Edward" w:date="2020-08-26T11:44:00Z"/>
        </w:trPr>
        <w:tc>
          <w:tcPr>
            <w:tcW w:w="1170" w:type="dxa"/>
            <w:gridSpan w:val="3"/>
            <w:tcBorders>
              <w:top w:val="nil"/>
              <w:left w:val="nil"/>
              <w:bottom w:val="nil"/>
              <w:right w:val="nil"/>
            </w:tcBorders>
            <w:shd w:val="clear" w:color="auto" w:fill="auto"/>
            <w:vAlign w:val="bottom"/>
          </w:tcPr>
          <w:p w14:paraId="42F31303" w14:textId="77777777" w:rsidR="00A50AAF" w:rsidRPr="006226B0" w:rsidRDefault="00A50AAF" w:rsidP="001C7249">
            <w:pPr>
              <w:spacing w:after="0" w:line="240" w:lineRule="auto"/>
              <w:jc w:val="center"/>
              <w:rPr>
                <w:ins w:id="737" w:author="Chasco, Brandon Edward" w:date="2020-08-26T11:44:00Z"/>
                <w:color w:val="000000"/>
                <w:sz w:val="22"/>
                <w:szCs w:val="22"/>
              </w:rPr>
            </w:pPr>
          </w:p>
        </w:tc>
        <w:tc>
          <w:tcPr>
            <w:tcW w:w="911" w:type="dxa"/>
            <w:tcBorders>
              <w:top w:val="nil"/>
              <w:left w:val="nil"/>
              <w:bottom w:val="nil"/>
              <w:right w:val="nil"/>
            </w:tcBorders>
            <w:shd w:val="clear" w:color="auto" w:fill="auto"/>
            <w:vAlign w:val="bottom"/>
          </w:tcPr>
          <w:p w14:paraId="022D3F3F" w14:textId="77777777" w:rsidR="00A50AAF" w:rsidRPr="006226B0" w:rsidRDefault="00A50AAF" w:rsidP="001C7249">
            <w:pPr>
              <w:spacing w:after="0" w:line="240" w:lineRule="auto"/>
              <w:jc w:val="right"/>
              <w:rPr>
                <w:ins w:id="738" w:author="Chasco, Brandon Edward" w:date="2020-08-26T11:44:00Z"/>
                <w:color w:val="000000"/>
                <w:sz w:val="22"/>
                <w:szCs w:val="22"/>
              </w:rPr>
            </w:pPr>
            <w:ins w:id="739" w:author="Chasco, Brandon Edward" w:date="2020-08-26T11:44:00Z">
              <w:r w:rsidRPr="006226B0">
                <w:rPr>
                  <w:color w:val="000000"/>
                  <w:sz w:val="22"/>
                  <w:szCs w:val="22"/>
                </w:rPr>
                <w:t>3.9998</w:t>
              </w:r>
            </w:ins>
          </w:p>
        </w:tc>
        <w:tc>
          <w:tcPr>
            <w:tcW w:w="780" w:type="dxa"/>
            <w:tcBorders>
              <w:top w:val="nil"/>
              <w:left w:val="nil"/>
              <w:bottom w:val="nil"/>
              <w:right w:val="nil"/>
            </w:tcBorders>
            <w:shd w:val="clear" w:color="auto" w:fill="auto"/>
            <w:vAlign w:val="bottom"/>
          </w:tcPr>
          <w:p w14:paraId="1CE00F9B" w14:textId="77777777" w:rsidR="00A50AAF" w:rsidRPr="006226B0" w:rsidRDefault="00A50AAF" w:rsidP="001C7249">
            <w:pPr>
              <w:spacing w:after="0" w:line="240" w:lineRule="auto"/>
              <w:jc w:val="center"/>
              <w:rPr>
                <w:ins w:id="740" w:author="Chasco, Brandon Edward" w:date="2020-08-26T11:44:00Z"/>
                <w:color w:val="000000"/>
                <w:sz w:val="22"/>
                <w:szCs w:val="22"/>
              </w:rPr>
            </w:pPr>
            <w:ins w:id="741" w:author="Chasco, Brandon Edward" w:date="2020-08-26T11:44:00Z">
              <w:r w:rsidRPr="006226B0">
                <w:rPr>
                  <w:color w:val="000000"/>
                  <w:sz w:val="22"/>
                  <w:szCs w:val="22"/>
                </w:rPr>
                <w:t>X</w:t>
              </w:r>
            </w:ins>
          </w:p>
        </w:tc>
        <w:tc>
          <w:tcPr>
            <w:tcW w:w="1140" w:type="dxa"/>
            <w:tcBorders>
              <w:top w:val="nil"/>
              <w:left w:val="nil"/>
              <w:bottom w:val="nil"/>
              <w:right w:val="nil"/>
            </w:tcBorders>
            <w:shd w:val="clear" w:color="auto" w:fill="auto"/>
            <w:vAlign w:val="bottom"/>
          </w:tcPr>
          <w:p w14:paraId="5AC37E3B" w14:textId="77777777" w:rsidR="00A50AAF" w:rsidRPr="006226B0" w:rsidRDefault="00A50AAF" w:rsidP="001C7249">
            <w:pPr>
              <w:spacing w:after="0" w:line="240" w:lineRule="auto"/>
              <w:jc w:val="center"/>
              <w:rPr>
                <w:ins w:id="742" w:author="Chasco, Brandon Edward" w:date="2020-08-26T11:44:00Z"/>
                <w:color w:val="000000"/>
                <w:sz w:val="22"/>
                <w:szCs w:val="22"/>
              </w:rPr>
            </w:pPr>
            <w:ins w:id="743" w:author="Chasco, Brandon Edward" w:date="2020-08-26T11:44:00Z">
              <w:r w:rsidRPr="006226B0">
                <w:rPr>
                  <w:color w:val="000000"/>
                  <w:sz w:val="22"/>
                  <w:szCs w:val="22"/>
                </w:rPr>
                <w:t>N.E.</w:t>
              </w:r>
            </w:ins>
          </w:p>
        </w:tc>
        <w:tc>
          <w:tcPr>
            <w:tcW w:w="1072" w:type="dxa"/>
            <w:tcBorders>
              <w:top w:val="nil"/>
              <w:left w:val="nil"/>
              <w:bottom w:val="nil"/>
              <w:right w:val="nil"/>
            </w:tcBorders>
            <w:shd w:val="clear" w:color="auto" w:fill="auto"/>
            <w:vAlign w:val="bottom"/>
          </w:tcPr>
          <w:p w14:paraId="18CE94DF" w14:textId="77777777" w:rsidR="00A50AAF" w:rsidRPr="006226B0" w:rsidRDefault="00A50AAF" w:rsidP="001C7249">
            <w:pPr>
              <w:spacing w:after="0" w:line="240" w:lineRule="auto"/>
              <w:jc w:val="center"/>
              <w:rPr>
                <w:ins w:id="744" w:author="Chasco, Brandon Edward" w:date="2020-08-26T11:44:00Z"/>
                <w:color w:val="000000"/>
                <w:sz w:val="22"/>
                <w:szCs w:val="22"/>
              </w:rPr>
            </w:pPr>
            <w:ins w:id="745" w:author="Chasco, Brandon Edward" w:date="2020-08-26T11:44:00Z">
              <w:r w:rsidRPr="006226B0">
                <w:rPr>
                  <w:color w:val="000000"/>
                  <w:sz w:val="22"/>
                  <w:szCs w:val="22"/>
                </w:rPr>
                <w:t>X</w:t>
              </w:r>
            </w:ins>
          </w:p>
        </w:tc>
        <w:tc>
          <w:tcPr>
            <w:tcW w:w="1879" w:type="dxa"/>
            <w:tcBorders>
              <w:top w:val="nil"/>
              <w:left w:val="nil"/>
              <w:bottom w:val="nil"/>
              <w:right w:val="nil"/>
            </w:tcBorders>
            <w:shd w:val="clear" w:color="auto" w:fill="auto"/>
            <w:vAlign w:val="bottom"/>
          </w:tcPr>
          <w:p w14:paraId="4831F705" w14:textId="77777777" w:rsidR="00A50AAF" w:rsidRPr="006226B0" w:rsidRDefault="00A50AAF" w:rsidP="001C7249">
            <w:pPr>
              <w:spacing w:after="0" w:line="240" w:lineRule="auto"/>
              <w:rPr>
                <w:ins w:id="746" w:author="Chasco, Brandon Edward" w:date="2020-08-26T11:44:00Z"/>
                <w:color w:val="000000"/>
                <w:sz w:val="22"/>
                <w:szCs w:val="22"/>
              </w:rPr>
            </w:pPr>
            <w:proofErr w:type="spellStart"/>
            <w:ins w:id="747" w:author="Chasco, Brandon Edward" w:date="2020-08-26T11:44:00Z">
              <w:r w:rsidRPr="006226B0">
                <w:rPr>
                  <w:color w:val="000000"/>
                  <w:sz w:val="22"/>
                  <w:szCs w:val="22"/>
                </w:rPr>
                <w:t>transport.sum</w:t>
              </w:r>
              <w:proofErr w:type="spellEnd"/>
            </w:ins>
          </w:p>
        </w:tc>
        <w:tc>
          <w:tcPr>
            <w:tcW w:w="1879" w:type="dxa"/>
            <w:tcBorders>
              <w:top w:val="nil"/>
              <w:left w:val="nil"/>
              <w:bottom w:val="nil"/>
              <w:right w:val="nil"/>
            </w:tcBorders>
            <w:shd w:val="clear" w:color="auto" w:fill="auto"/>
            <w:vAlign w:val="bottom"/>
          </w:tcPr>
          <w:p w14:paraId="3FDE43A6" w14:textId="77777777" w:rsidR="00A50AAF" w:rsidRPr="006226B0" w:rsidRDefault="00A50AAF" w:rsidP="001C7249">
            <w:pPr>
              <w:spacing w:after="0" w:line="240" w:lineRule="auto"/>
              <w:rPr>
                <w:ins w:id="748" w:author="Chasco, Brandon Edward" w:date="2020-08-26T11:44:00Z"/>
                <w:color w:val="000000"/>
                <w:sz w:val="22"/>
                <w:szCs w:val="22"/>
              </w:rPr>
            </w:pPr>
            <w:proofErr w:type="spellStart"/>
            <w:ins w:id="749" w:author="Chasco, Brandon Edward" w:date="2020-08-26T11:44:00Z">
              <w:r w:rsidRPr="006226B0">
                <w:rPr>
                  <w:color w:val="000000"/>
                  <w:sz w:val="22"/>
                  <w:szCs w:val="22"/>
                </w:rPr>
                <w:t>npgo.sum</w:t>
              </w:r>
              <w:proofErr w:type="spellEnd"/>
            </w:ins>
          </w:p>
        </w:tc>
        <w:tc>
          <w:tcPr>
            <w:tcW w:w="1002" w:type="dxa"/>
            <w:tcBorders>
              <w:top w:val="nil"/>
              <w:left w:val="nil"/>
              <w:bottom w:val="nil"/>
              <w:right w:val="nil"/>
            </w:tcBorders>
            <w:shd w:val="clear" w:color="auto" w:fill="auto"/>
            <w:vAlign w:val="bottom"/>
          </w:tcPr>
          <w:p w14:paraId="4CD6000F" w14:textId="77777777" w:rsidR="00A50AAF" w:rsidRPr="006226B0" w:rsidRDefault="00A50AAF" w:rsidP="001C7249">
            <w:pPr>
              <w:spacing w:after="0" w:line="240" w:lineRule="auto"/>
              <w:jc w:val="right"/>
              <w:rPr>
                <w:ins w:id="750" w:author="Chasco, Brandon Edward" w:date="2020-08-26T11:44:00Z"/>
                <w:color w:val="000000"/>
                <w:sz w:val="22"/>
                <w:szCs w:val="22"/>
              </w:rPr>
            </w:pPr>
            <w:ins w:id="751" w:author="Chasco, Brandon Edward" w:date="2020-08-26T11:44:00Z">
              <w:r w:rsidRPr="006226B0">
                <w:rPr>
                  <w:color w:val="000000"/>
                  <w:sz w:val="22"/>
                  <w:szCs w:val="22"/>
                </w:rPr>
                <w:t>0.00043</w:t>
              </w:r>
            </w:ins>
          </w:p>
        </w:tc>
        <w:tc>
          <w:tcPr>
            <w:tcW w:w="960" w:type="dxa"/>
            <w:tcBorders>
              <w:top w:val="nil"/>
              <w:left w:val="nil"/>
              <w:bottom w:val="nil"/>
              <w:right w:val="nil"/>
            </w:tcBorders>
            <w:shd w:val="clear" w:color="auto" w:fill="auto"/>
            <w:vAlign w:val="bottom"/>
          </w:tcPr>
          <w:p w14:paraId="48CD2799" w14:textId="77777777" w:rsidR="00A50AAF" w:rsidRPr="006226B0" w:rsidRDefault="00A50AAF" w:rsidP="001C7249">
            <w:pPr>
              <w:spacing w:after="0" w:line="240" w:lineRule="auto"/>
              <w:jc w:val="center"/>
              <w:rPr>
                <w:ins w:id="752" w:author="Chasco, Brandon Edward" w:date="2020-08-26T11:44:00Z"/>
                <w:color w:val="000000"/>
                <w:sz w:val="22"/>
                <w:szCs w:val="22"/>
              </w:rPr>
            </w:pPr>
            <w:ins w:id="753" w:author="Chasco, Brandon Edward" w:date="2020-08-26T11:44:00Z">
              <w:r w:rsidRPr="006226B0">
                <w:rPr>
                  <w:color w:val="000000"/>
                  <w:sz w:val="22"/>
                  <w:szCs w:val="22"/>
                </w:rPr>
                <w:t>TRUE</w:t>
              </w:r>
            </w:ins>
          </w:p>
        </w:tc>
      </w:tr>
      <w:tr w:rsidR="00A50AAF" w:rsidRPr="006226B0" w14:paraId="2CC2A4BE" w14:textId="77777777" w:rsidTr="001C7249">
        <w:trPr>
          <w:trHeight w:val="300"/>
          <w:ins w:id="754" w:author="Chasco, Brandon Edward" w:date="2020-08-26T11:44:00Z"/>
        </w:trPr>
        <w:tc>
          <w:tcPr>
            <w:tcW w:w="1170" w:type="dxa"/>
            <w:gridSpan w:val="3"/>
            <w:tcBorders>
              <w:top w:val="nil"/>
              <w:left w:val="nil"/>
              <w:bottom w:val="nil"/>
              <w:right w:val="nil"/>
            </w:tcBorders>
            <w:shd w:val="clear" w:color="auto" w:fill="auto"/>
            <w:vAlign w:val="bottom"/>
          </w:tcPr>
          <w:p w14:paraId="01480B19" w14:textId="77777777" w:rsidR="00A50AAF" w:rsidRPr="006226B0" w:rsidRDefault="00A50AAF" w:rsidP="001C7249">
            <w:pPr>
              <w:spacing w:after="0" w:line="240" w:lineRule="auto"/>
              <w:rPr>
                <w:ins w:id="755" w:author="Chasco, Brandon Edward" w:date="2020-08-26T11:44:00Z"/>
                <w:color w:val="000000"/>
                <w:sz w:val="22"/>
                <w:szCs w:val="22"/>
              </w:rPr>
            </w:pPr>
            <w:ins w:id="756" w:author="Chasco, Brandon Edward" w:date="2020-08-26T11:44:00Z">
              <w:r w:rsidRPr="006226B0">
                <w:rPr>
                  <w:color w:val="000000"/>
                  <w:sz w:val="22"/>
                  <w:szCs w:val="22"/>
                </w:rPr>
                <w:t>Wild</w:t>
              </w:r>
            </w:ins>
          </w:p>
        </w:tc>
        <w:tc>
          <w:tcPr>
            <w:tcW w:w="911" w:type="dxa"/>
            <w:tcBorders>
              <w:top w:val="nil"/>
              <w:left w:val="nil"/>
              <w:bottom w:val="nil"/>
              <w:right w:val="nil"/>
            </w:tcBorders>
            <w:shd w:val="clear" w:color="auto" w:fill="auto"/>
            <w:vAlign w:val="bottom"/>
          </w:tcPr>
          <w:p w14:paraId="43DE60C6" w14:textId="77777777" w:rsidR="00A50AAF" w:rsidRPr="006226B0" w:rsidRDefault="00A50AAF" w:rsidP="001C7249">
            <w:pPr>
              <w:spacing w:after="0" w:line="240" w:lineRule="auto"/>
              <w:jc w:val="right"/>
              <w:rPr>
                <w:ins w:id="757" w:author="Chasco, Brandon Edward" w:date="2020-08-26T11:44:00Z"/>
                <w:color w:val="000000"/>
                <w:sz w:val="22"/>
                <w:szCs w:val="22"/>
              </w:rPr>
            </w:pPr>
            <w:ins w:id="758" w:author="Chasco, Brandon Edward" w:date="2020-08-26T11:44:00Z">
              <w:r w:rsidRPr="006226B0">
                <w:rPr>
                  <w:color w:val="000000"/>
                  <w:sz w:val="22"/>
                  <w:szCs w:val="22"/>
                </w:rPr>
                <w:t>0.0000</w:t>
              </w:r>
            </w:ins>
          </w:p>
        </w:tc>
        <w:tc>
          <w:tcPr>
            <w:tcW w:w="780" w:type="dxa"/>
            <w:tcBorders>
              <w:top w:val="nil"/>
              <w:left w:val="nil"/>
              <w:bottom w:val="nil"/>
              <w:right w:val="nil"/>
            </w:tcBorders>
            <w:shd w:val="clear" w:color="auto" w:fill="auto"/>
            <w:vAlign w:val="bottom"/>
          </w:tcPr>
          <w:p w14:paraId="45337517" w14:textId="77777777" w:rsidR="00A50AAF" w:rsidRPr="006226B0" w:rsidRDefault="00A50AAF" w:rsidP="001C7249">
            <w:pPr>
              <w:spacing w:after="0" w:line="240" w:lineRule="auto"/>
              <w:jc w:val="center"/>
              <w:rPr>
                <w:ins w:id="759" w:author="Chasco, Brandon Edward" w:date="2020-08-26T11:44:00Z"/>
                <w:color w:val="000000"/>
                <w:sz w:val="22"/>
                <w:szCs w:val="22"/>
              </w:rPr>
            </w:pPr>
            <w:ins w:id="760" w:author="Chasco, Brandon Edward" w:date="2020-08-26T11:44:00Z">
              <w:r w:rsidRPr="006226B0">
                <w:rPr>
                  <w:color w:val="000000"/>
                  <w:sz w:val="22"/>
                  <w:szCs w:val="22"/>
                </w:rPr>
                <w:t>X</w:t>
              </w:r>
            </w:ins>
          </w:p>
        </w:tc>
        <w:tc>
          <w:tcPr>
            <w:tcW w:w="1140" w:type="dxa"/>
            <w:tcBorders>
              <w:top w:val="nil"/>
              <w:left w:val="nil"/>
              <w:bottom w:val="nil"/>
              <w:right w:val="nil"/>
            </w:tcBorders>
            <w:shd w:val="clear" w:color="auto" w:fill="auto"/>
            <w:vAlign w:val="bottom"/>
          </w:tcPr>
          <w:p w14:paraId="621FC6D3" w14:textId="77777777" w:rsidR="00A50AAF" w:rsidRPr="006226B0" w:rsidRDefault="00A50AAF" w:rsidP="001C7249">
            <w:pPr>
              <w:spacing w:after="0" w:line="240" w:lineRule="auto"/>
              <w:jc w:val="center"/>
              <w:rPr>
                <w:ins w:id="761" w:author="Chasco, Brandon Edward" w:date="2020-08-26T11:44:00Z"/>
                <w:color w:val="000000"/>
                <w:sz w:val="22"/>
                <w:szCs w:val="22"/>
              </w:rPr>
            </w:pPr>
            <w:ins w:id="762" w:author="Chasco, Brandon Edward" w:date="2020-08-26T11:44:00Z">
              <w:r w:rsidRPr="006226B0">
                <w:rPr>
                  <w:color w:val="000000"/>
                  <w:sz w:val="22"/>
                  <w:szCs w:val="22"/>
                </w:rPr>
                <w:t>N.E.</w:t>
              </w:r>
            </w:ins>
          </w:p>
        </w:tc>
        <w:tc>
          <w:tcPr>
            <w:tcW w:w="1072" w:type="dxa"/>
            <w:tcBorders>
              <w:top w:val="nil"/>
              <w:left w:val="nil"/>
              <w:bottom w:val="nil"/>
              <w:right w:val="nil"/>
            </w:tcBorders>
            <w:shd w:val="clear" w:color="auto" w:fill="auto"/>
            <w:vAlign w:val="bottom"/>
          </w:tcPr>
          <w:p w14:paraId="781B73D3" w14:textId="77777777" w:rsidR="00A50AAF" w:rsidRPr="006226B0" w:rsidRDefault="00A50AAF" w:rsidP="001C7249">
            <w:pPr>
              <w:spacing w:after="0" w:line="240" w:lineRule="auto"/>
              <w:jc w:val="center"/>
              <w:rPr>
                <w:ins w:id="763" w:author="Chasco, Brandon Edward" w:date="2020-08-26T11:44:00Z"/>
                <w:color w:val="000000"/>
                <w:sz w:val="22"/>
                <w:szCs w:val="22"/>
              </w:rPr>
            </w:pPr>
            <w:ins w:id="764" w:author="Chasco, Brandon Edward" w:date="2020-08-26T11:44:00Z">
              <w:r w:rsidRPr="006226B0">
                <w:rPr>
                  <w:color w:val="000000"/>
                  <w:sz w:val="22"/>
                  <w:szCs w:val="22"/>
                </w:rPr>
                <w:t>X</w:t>
              </w:r>
            </w:ins>
          </w:p>
        </w:tc>
        <w:tc>
          <w:tcPr>
            <w:tcW w:w="1879" w:type="dxa"/>
            <w:tcBorders>
              <w:top w:val="nil"/>
              <w:left w:val="nil"/>
              <w:bottom w:val="nil"/>
              <w:right w:val="nil"/>
            </w:tcBorders>
            <w:shd w:val="clear" w:color="auto" w:fill="auto"/>
            <w:vAlign w:val="bottom"/>
          </w:tcPr>
          <w:p w14:paraId="50376A6D" w14:textId="77777777" w:rsidR="00A50AAF" w:rsidRPr="006226B0" w:rsidRDefault="00A50AAF" w:rsidP="001C7249">
            <w:pPr>
              <w:spacing w:after="0" w:line="240" w:lineRule="auto"/>
              <w:rPr>
                <w:ins w:id="765" w:author="Chasco, Brandon Edward" w:date="2020-08-26T11:44:00Z"/>
                <w:color w:val="000000"/>
                <w:sz w:val="22"/>
                <w:szCs w:val="22"/>
              </w:rPr>
            </w:pPr>
            <w:proofErr w:type="spellStart"/>
            <w:ins w:id="766" w:author="Chasco, Brandon Edward" w:date="2020-08-26T11:44:00Z">
              <w:r w:rsidRPr="006226B0">
                <w:rPr>
                  <w:color w:val="000000"/>
                  <w:sz w:val="22"/>
                  <w:szCs w:val="22"/>
                </w:rPr>
                <w:t>cui.spr</w:t>
              </w:r>
              <w:proofErr w:type="spellEnd"/>
            </w:ins>
          </w:p>
        </w:tc>
        <w:tc>
          <w:tcPr>
            <w:tcW w:w="1879" w:type="dxa"/>
            <w:tcBorders>
              <w:top w:val="nil"/>
              <w:left w:val="nil"/>
              <w:bottom w:val="nil"/>
              <w:right w:val="nil"/>
            </w:tcBorders>
            <w:shd w:val="clear" w:color="auto" w:fill="auto"/>
            <w:vAlign w:val="bottom"/>
          </w:tcPr>
          <w:p w14:paraId="78FAAC57" w14:textId="77777777" w:rsidR="00A50AAF" w:rsidRPr="006226B0" w:rsidRDefault="00A50AAF" w:rsidP="001C7249">
            <w:pPr>
              <w:spacing w:after="0" w:line="240" w:lineRule="auto"/>
              <w:rPr>
                <w:ins w:id="767" w:author="Chasco, Brandon Edward" w:date="2020-08-26T11:44:00Z"/>
                <w:color w:val="000000"/>
                <w:sz w:val="22"/>
                <w:szCs w:val="22"/>
              </w:rPr>
            </w:pPr>
            <w:proofErr w:type="spellStart"/>
            <w:ins w:id="768" w:author="Chasco, Brandon Edward" w:date="2020-08-26T11:44:00Z">
              <w:r w:rsidRPr="006226B0">
                <w:rPr>
                  <w:color w:val="000000"/>
                  <w:sz w:val="22"/>
                  <w:szCs w:val="22"/>
                </w:rPr>
                <w:t>pdo.sum</w:t>
              </w:r>
              <w:proofErr w:type="spellEnd"/>
            </w:ins>
          </w:p>
        </w:tc>
        <w:tc>
          <w:tcPr>
            <w:tcW w:w="1002" w:type="dxa"/>
            <w:tcBorders>
              <w:top w:val="nil"/>
              <w:left w:val="nil"/>
              <w:bottom w:val="nil"/>
              <w:right w:val="nil"/>
            </w:tcBorders>
            <w:shd w:val="clear" w:color="auto" w:fill="auto"/>
            <w:vAlign w:val="bottom"/>
          </w:tcPr>
          <w:p w14:paraId="43B27027" w14:textId="77777777" w:rsidR="00A50AAF" w:rsidRPr="006226B0" w:rsidRDefault="00A50AAF" w:rsidP="001C7249">
            <w:pPr>
              <w:spacing w:after="0" w:line="240" w:lineRule="auto"/>
              <w:jc w:val="right"/>
              <w:rPr>
                <w:ins w:id="769" w:author="Chasco, Brandon Edward" w:date="2020-08-26T11:44:00Z"/>
                <w:color w:val="000000"/>
                <w:sz w:val="22"/>
                <w:szCs w:val="22"/>
              </w:rPr>
            </w:pPr>
            <w:ins w:id="770" w:author="Chasco, Brandon Edward" w:date="2020-08-26T11:44:00Z">
              <w:r w:rsidRPr="006226B0">
                <w:rPr>
                  <w:color w:val="000000"/>
                  <w:sz w:val="22"/>
                  <w:szCs w:val="22"/>
                </w:rPr>
                <w:t>0.00019</w:t>
              </w:r>
            </w:ins>
          </w:p>
        </w:tc>
        <w:tc>
          <w:tcPr>
            <w:tcW w:w="960" w:type="dxa"/>
            <w:tcBorders>
              <w:top w:val="nil"/>
              <w:left w:val="nil"/>
              <w:bottom w:val="nil"/>
              <w:right w:val="nil"/>
            </w:tcBorders>
            <w:shd w:val="clear" w:color="auto" w:fill="auto"/>
            <w:vAlign w:val="bottom"/>
          </w:tcPr>
          <w:p w14:paraId="2F856D66" w14:textId="77777777" w:rsidR="00A50AAF" w:rsidRPr="006226B0" w:rsidRDefault="00A50AAF" w:rsidP="001C7249">
            <w:pPr>
              <w:spacing w:after="0" w:line="240" w:lineRule="auto"/>
              <w:jc w:val="center"/>
              <w:rPr>
                <w:ins w:id="771" w:author="Chasco, Brandon Edward" w:date="2020-08-26T11:44:00Z"/>
                <w:color w:val="000000"/>
                <w:sz w:val="22"/>
                <w:szCs w:val="22"/>
              </w:rPr>
            </w:pPr>
            <w:ins w:id="772" w:author="Chasco, Brandon Edward" w:date="2020-08-26T11:44:00Z">
              <w:r w:rsidRPr="006226B0">
                <w:rPr>
                  <w:color w:val="000000"/>
                  <w:sz w:val="22"/>
                  <w:szCs w:val="22"/>
                </w:rPr>
                <w:t>TRUE</w:t>
              </w:r>
            </w:ins>
          </w:p>
        </w:tc>
      </w:tr>
      <w:tr w:rsidR="00A50AAF" w:rsidRPr="006226B0" w14:paraId="1A47B6D6" w14:textId="77777777" w:rsidTr="001C7249">
        <w:trPr>
          <w:trHeight w:val="300"/>
          <w:ins w:id="773" w:author="Chasco, Brandon Edward" w:date="2020-08-26T11:44:00Z"/>
        </w:trPr>
        <w:tc>
          <w:tcPr>
            <w:tcW w:w="1170" w:type="dxa"/>
            <w:gridSpan w:val="3"/>
            <w:tcBorders>
              <w:top w:val="nil"/>
              <w:left w:val="nil"/>
              <w:bottom w:val="nil"/>
              <w:right w:val="nil"/>
            </w:tcBorders>
            <w:shd w:val="clear" w:color="auto" w:fill="auto"/>
            <w:vAlign w:val="bottom"/>
          </w:tcPr>
          <w:p w14:paraId="4236D9D3" w14:textId="77777777" w:rsidR="00A50AAF" w:rsidRPr="006226B0" w:rsidRDefault="00A50AAF" w:rsidP="001C7249">
            <w:pPr>
              <w:spacing w:after="0" w:line="240" w:lineRule="auto"/>
              <w:jc w:val="center"/>
              <w:rPr>
                <w:ins w:id="774" w:author="Chasco, Brandon Edward" w:date="2020-08-26T11:44:00Z"/>
                <w:color w:val="000000"/>
                <w:sz w:val="22"/>
                <w:szCs w:val="22"/>
              </w:rPr>
            </w:pPr>
          </w:p>
        </w:tc>
        <w:tc>
          <w:tcPr>
            <w:tcW w:w="911" w:type="dxa"/>
            <w:tcBorders>
              <w:top w:val="nil"/>
              <w:left w:val="nil"/>
              <w:bottom w:val="nil"/>
              <w:right w:val="nil"/>
            </w:tcBorders>
            <w:shd w:val="clear" w:color="auto" w:fill="auto"/>
            <w:vAlign w:val="bottom"/>
          </w:tcPr>
          <w:p w14:paraId="4D4F5476" w14:textId="77777777" w:rsidR="00A50AAF" w:rsidRPr="006226B0" w:rsidRDefault="00A50AAF" w:rsidP="001C7249">
            <w:pPr>
              <w:spacing w:after="0" w:line="240" w:lineRule="auto"/>
              <w:jc w:val="right"/>
              <w:rPr>
                <w:ins w:id="775" w:author="Chasco, Brandon Edward" w:date="2020-08-26T11:44:00Z"/>
                <w:color w:val="000000"/>
                <w:sz w:val="22"/>
                <w:szCs w:val="22"/>
              </w:rPr>
            </w:pPr>
            <w:ins w:id="776" w:author="Chasco, Brandon Edward" w:date="2020-08-26T11:44:00Z">
              <w:r w:rsidRPr="006226B0">
                <w:rPr>
                  <w:color w:val="000000"/>
                  <w:sz w:val="22"/>
                  <w:szCs w:val="22"/>
                </w:rPr>
                <w:t>1.7894</w:t>
              </w:r>
            </w:ins>
          </w:p>
        </w:tc>
        <w:tc>
          <w:tcPr>
            <w:tcW w:w="780" w:type="dxa"/>
            <w:tcBorders>
              <w:top w:val="nil"/>
              <w:left w:val="nil"/>
              <w:bottom w:val="nil"/>
              <w:right w:val="nil"/>
            </w:tcBorders>
            <w:shd w:val="clear" w:color="auto" w:fill="auto"/>
            <w:vAlign w:val="bottom"/>
          </w:tcPr>
          <w:p w14:paraId="7768006A" w14:textId="77777777" w:rsidR="00A50AAF" w:rsidRPr="006226B0" w:rsidRDefault="00A50AAF" w:rsidP="001C7249">
            <w:pPr>
              <w:spacing w:after="0" w:line="240" w:lineRule="auto"/>
              <w:jc w:val="center"/>
              <w:rPr>
                <w:ins w:id="777" w:author="Chasco, Brandon Edward" w:date="2020-08-26T11:44:00Z"/>
                <w:color w:val="000000"/>
                <w:sz w:val="22"/>
                <w:szCs w:val="22"/>
              </w:rPr>
            </w:pPr>
            <w:ins w:id="778" w:author="Chasco, Brandon Edward" w:date="2020-08-26T11:44:00Z">
              <w:r w:rsidRPr="006226B0">
                <w:rPr>
                  <w:color w:val="000000"/>
                  <w:sz w:val="22"/>
                  <w:szCs w:val="22"/>
                </w:rPr>
                <w:t>X</w:t>
              </w:r>
            </w:ins>
          </w:p>
        </w:tc>
        <w:tc>
          <w:tcPr>
            <w:tcW w:w="1140" w:type="dxa"/>
            <w:tcBorders>
              <w:top w:val="nil"/>
              <w:left w:val="nil"/>
              <w:bottom w:val="nil"/>
              <w:right w:val="nil"/>
            </w:tcBorders>
            <w:shd w:val="clear" w:color="auto" w:fill="auto"/>
            <w:vAlign w:val="bottom"/>
          </w:tcPr>
          <w:p w14:paraId="6BE4E2A2" w14:textId="77777777" w:rsidR="00A50AAF" w:rsidRPr="006226B0" w:rsidRDefault="00A50AAF" w:rsidP="001C7249">
            <w:pPr>
              <w:spacing w:after="0" w:line="240" w:lineRule="auto"/>
              <w:jc w:val="center"/>
              <w:rPr>
                <w:ins w:id="779" w:author="Chasco, Brandon Edward" w:date="2020-08-26T11:44:00Z"/>
                <w:color w:val="000000"/>
                <w:sz w:val="22"/>
                <w:szCs w:val="22"/>
              </w:rPr>
            </w:pPr>
            <w:ins w:id="780" w:author="Chasco, Brandon Edward" w:date="2020-08-26T11:44:00Z">
              <w:r w:rsidRPr="006226B0">
                <w:rPr>
                  <w:color w:val="000000"/>
                  <w:sz w:val="22"/>
                  <w:szCs w:val="22"/>
                </w:rPr>
                <w:t>N.E.</w:t>
              </w:r>
            </w:ins>
          </w:p>
        </w:tc>
        <w:tc>
          <w:tcPr>
            <w:tcW w:w="1072" w:type="dxa"/>
            <w:tcBorders>
              <w:top w:val="nil"/>
              <w:left w:val="nil"/>
              <w:bottom w:val="nil"/>
              <w:right w:val="nil"/>
            </w:tcBorders>
            <w:shd w:val="clear" w:color="auto" w:fill="auto"/>
            <w:vAlign w:val="bottom"/>
          </w:tcPr>
          <w:p w14:paraId="46D75211" w14:textId="77777777" w:rsidR="00A50AAF" w:rsidRPr="006226B0" w:rsidRDefault="00A50AAF" w:rsidP="001C7249">
            <w:pPr>
              <w:spacing w:after="0" w:line="240" w:lineRule="auto"/>
              <w:jc w:val="center"/>
              <w:rPr>
                <w:ins w:id="781" w:author="Chasco, Brandon Edward" w:date="2020-08-26T11:44:00Z"/>
                <w:color w:val="000000"/>
                <w:sz w:val="22"/>
                <w:szCs w:val="22"/>
              </w:rPr>
            </w:pPr>
            <w:ins w:id="782" w:author="Chasco, Brandon Edward" w:date="2020-08-26T11:44:00Z">
              <w:r w:rsidRPr="006226B0">
                <w:rPr>
                  <w:color w:val="000000"/>
                  <w:sz w:val="22"/>
                  <w:szCs w:val="22"/>
                </w:rPr>
                <w:t>X</w:t>
              </w:r>
            </w:ins>
          </w:p>
        </w:tc>
        <w:tc>
          <w:tcPr>
            <w:tcW w:w="1879" w:type="dxa"/>
            <w:tcBorders>
              <w:top w:val="nil"/>
              <w:left w:val="nil"/>
              <w:bottom w:val="nil"/>
              <w:right w:val="nil"/>
            </w:tcBorders>
            <w:shd w:val="clear" w:color="auto" w:fill="auto"/>
            <w:vAlign w:val="bottom"/>
          </w:tcPr>
          <w:p w14:paraId="4D7441B3" w14:textId="77777777" w:rsidR="00A50AAF" w:rsidRPr="006226B0" w:rsidRDefault="00A50AAF" w:rsidP="001C7249">
            <w:pPr>
              <w:spacing w:after="0" w:line="240" w:lineRule="auto"/>
              <w:rPr>
                <w:ins w:id="783" w:author="Chasco, Brandon Edward" w:date="2020-08-26T11:44:00Z"/>
                <w:color w:val="000000"/>
                <w:sz w:val="22"/>
                <w:szCs w:val="22"/>
              </w:rPr>
            </w:pPr>
            <w:proofErr w:type="spellStart"/>
            <w:ins w:id="784" w:author="Chasco, Brandon Edward" w:date="2020-08-26T11:44:00Z">
              <w:r w:rsidRPr="006226B0">
                <w:rPr>
                  <w:color w:val="000000"/>
                  <w:sz w:val="22"/>
                  <w:szCs w:val="22"/>
                </w:rPr>
                <w:t>ersstArc.spr</w:t>
              </w:r>
              <w:proofErr w:type="spellEnd"/>
            </w:ins>
          </w:p>
        </w:tc>
        <w:tc>
          <w:tcPr>
            <w:tcW w:w="1879" w:type="dxa"/>
            <w:tcBorders>
              <w:top w:val="nil"/>
              <w:left w:val="nil"/>
              <w:bottom w:val="nil"/>
              <w:right w:val="nil"/>
            </w:tcBorders>
            <w:shd w:val="clear" w:color="auto" w:fill="auto"/>
            <w:vAlign w:val="bottom"/>
          </w:tcPr>
          <w:p w14:paraId="00093C9C" w14:textId="77777777" w:rsidR="00A50AAF" w:rsidRPr="006226B0" w:rsidRDefault="00A50AAF" w:rsidP="001C7249">
            <w:pPr>
              <w:spacing w:after="0" w:line="240" w:lineRule="auto"/>
              <w:rPr>
                <w:ins w:id="785" w:author="Chasco, Brandon Edward" w:date="2020-08-26T11:44:00Z"/>
                <w:color w:val="000000"/>
                <w:sz w:val="22"/>
                <w:szCs w:val="22"/>
              </w:rPr>
            </w:pPr>
            <w:proofErr w:type="spellStart"/>
            <w:ins w:id="786" w:author="Chasco, Brandon Edward" w:date="2020-08-26T11:44:00Z">
              <w:r w:rsidRPr="006226B0">
                <w:rPr>
                  <w:color w:val="000000"/>
                  <w:sz w:val="22"/>
                  <w:szCs w:val="22"/>
                </w:rPr>
                <w:t>cui.spr</w:t>
              </w:r>
              <w:proofErr w:type="spellEnd"/>
            </w:ins>
          </w:p>
        </w:tc>
        <w:tc>
          <w:tcPr>
            <w:tcW w:w="1002" w:type="dxa"/>
            <w:tcBorders>
              <w:top w:val="nil"/>
              <w:left w:val="nil"/>
              <w:bottom w:val="nil"/>
              <w:right w:val="nil"/>
            </w:tcBorders>
            <w:shd w:val="clear" w:color="auto" w:fill="auto"/>
            <w:vAlign w:val="bottom"/>
          </w:tcPr>
          <w:p w14:paraId="7D66D235" w14:textId="77777777" w:rsidR="00A50AAF" w:rsidRPr="006226B0" w:rsidRDefault="00A50AAF" w:rsidP="001C7249">
            <w:pPr>
              <w:spacing w:after="0" w:line="240" w:lineRule="auto"/>
              <w:jc w:val="right"/>
              <w:rPr>
                <w:ins w:id="787" w:author="Chasco, Brandon Edward" w:date="2020-08-26T11:44:00Z"/>
                <w:color w:val="000000"/>
                <w:sz w:val="22"/>
                <w:szCs w:val="22"/>
              </w:rPr>
            </w:pPr>
            <w:ins w:id="788" w:author="Chasco, Brandon Edward" w:date="2020-08-26T11:44:00Z">
              <w:r w:rsidRPr="006226B0">
                <w:rPr>
                  <w:color w:val="000000"/>
                  <w:sz w:val="22"/>
                  <w:szCs w:val="22"/>
                </w:rPr>
                <w:t>0.00000</w:t>
              </w:r>
            </w:ins>
          </w:p>
        </w:tc>
        <w:tc>
          <w:tcPr>
            <w:tcW w:w="960" w:type="dxa"/>
            <w:tcBorders>
              <w:top w:val="nil"/>
              <w:left w:val="nil"/>
              <w:bottom w:val="nil"/>
              <w:right w:val="nil"/>
            </w:tcBorders>
            <w:shd w:val="clear" w:color="auto" w:fill="auto"/>
            <w:vAlign w:val="bottom"/>
          </w:tcPr>
          <w:p w14:paraId="6C9B3B88" w14:textId="77777777" w:rsidR="00A50AAF" w:rsidRPr="006226B0" w:rsidRDefault="00A50AAF" w:rsidP="001C7249">
            <w:pPr>
              <w:spacing w:after="0" w:line="240" w:lineRule="auto"/>
              <w:jc w:val="center"/>
              <w:rPr>
                <w:ins w:id="789" w:author="Chasco, Brandon Edward" w:date="2020-08-26T11:44:00Z"/>
                <w:color w:val="000000"/>
                <w:sz w:val="22"/>
                <w:szCs w:val="22"/>
              </w:rPr>
            </w:pPr>
            <w:ins w:id="790" w:author="Chasco, Brandon Edward" w:date="2020-08-26T11:44:00Z">
              <w:r w:rsidRPr="006226B0">
                <w:rPr>
                  <w:color w:val="000000"/>
                  <w:sz w:val="22"/>
                  <w:szCs w:val="22"/>
                </w:rPr>
                <w:t>TRUE</w:t>
              </w:r>
            </w:ins>
          </w:p>
        </w:tc>
      </w:tr>
      <w:tr w:rsidR="00A50AAF" w:rsidRPr="006226B0" w14:paraId="21ACE157" w14:textId="77777777" w:rsidTr="001C7249">
        <w:trPr>
          <w:trHeight w:val="300"/>
          <w:ins w:id="791" w:author="Chasco, Brandon Edward" w:date="2020-08-26T11:44:00Z"/>
        </w:trPr>
        <w:tc>
          <w:tcPr>
            <w:tcW w:w="1080" w:type="dxa"/>
            <w:gridSpan w:val="2"/>
            <w:tcBorders>
              <w:top w:val="nil"/>
              <w:left w:val="nil"/>
              <w:bottom w:val="nil"/>
              <w:right w:val="nil"/>
            </w:tcBorders>
            <w:shd w:val="clear" w:color="auto" w:fill="auto"/>
            <w:vAlign w:val="bottom"/>
          </w:tcPr>
          <w:p w14:paraId="4C3DEEE8" w14:textId="77777777" w:rsidR="00A50AAF" w:rsidRPr="006226B0" w:rsidRDefault="00A50AAF" w:rsidP="001C7249">
            <w:pPr>
              <w:spacing w:after="0" w:line="240" w:lineRule="auto"/>
              <w:jc w:val="center"/>
              <w:rPr>
                <w:ins w:id="792" w:author="Chasco, Brandon Edward" w:date="2020-08-26T11:44:00Z"/>
                <w:color w:val="000000"/>
                <w:sz w:val="22"/>
                <w:szCs w:val="22"/>
              </w:rPr>
            </w:pPr>
          </w:p>
        </w:tc>
        <w:tc>
          <w:tcPr>
            <w:tcW w:w="1001" w:type="dxa"/>
            <w:gridSpan w:val="2"/>
            <w:tcBorders>
              <w:top w:val="nil"/>
              <w:left w:val="nil"/>
              <w:bottom w:val="nil"/>
              <w:right w:val="nil"/>
            </w:tcBorders>
            <w:shd w:val="clear" w:color="auto" w:fill="auto"/>
            <w:vAlign w:val="bottom"/>
          </w:tcPr>
          <w:p w14:paraId="7F0318D6" w14:textId="77777777" w:rsidR="00A50AAF" w:rsidRPr="006226B0" w:rsidRDefault="00A50AAF" w:rsidP="001C7249">
            <w:pPr>
              <w:spacing w:after="0" w:line="240" w:lineRule="auto"/>
              <w:jc w:val="right"/>
              <w:rPr>
                <w:ins w:id="793" w:author="Chasco, Brandon Edward" w:date="2020-08-26T11:44:00Z"/>
                <w:color w:val="000000"/>
                <w:sz w:val="22"/>
                <w:szCs w:val="22"/>
              </w:rPr>
            </w:pPr>
            <w:ins w:id="794" w:author="Chasco, Brandon Edward" w:date="2020-08-26T11:44:00Z">
              <w:r w:rsidRPr="006226B0">
                <w:rPr>
                  <w:color w:val="000000"/>
                  <w:sz w:val="22"/>
                  <w:szCs w:val="22"/>
                </w:rPr>
                <w:t>1.8590</w:t>
              </w:r>
            </w:ins>
          </w:p>
        </w:tc>
        <w:tc>
          <w:tcPr>
            <w:tcW w:w="780" w:type="dxa"/>
            <w:tcBorders>
              <w:top w:val="nil"/>
              <w:left w:val="nil"/>
              <w:bottom w:val="nil"/>
              <w:right w:val="nil"/>
            </w:tcBorders>
            <w:shd w:val="clear" w:color="auto" w:fill="auto"/>
            <w:vAlign w:val="bottom"/>
          </w:tcPr>
          <w:p w14:paraId="34DCD2C9" w14:textId="77777777" w:rsidR="00A50AAF" w:rsidRPr="006226B0" w:rsidRDefault="00A50AAF" w:rsidP="001C7249">
            <w:pPr>
              <w:spacing w:after="0" w:line="240" w:lineRule="auto"/>
              <w:jc w:val="center"/>
              <w:rPr>
                <w:ins w:id="795" w:author="Chasco, Brandon Edward" w:date="2020-08-26T11:44:00Z"/>
                <w:color w:val="000000"/>
                <w:sz w:val="22"/>
                <w:szCs w:val="22"/>
              </w:rPr>
            </w:pPr>
            <w:ins w:id="796" w:author="Chasco, Brandon Edward" w:date="2020-08-26T11:44:00Z">
              <w:r w:rsidRPr="006226B0">
                <w:rPr>
                  <w:color w:val="000000"/>
                  <w:sz w:val="22"/>
                  <w:szCs w:val="22"/>
                </w:rPr>
                <w:t>X</w:t>
              </w:r>
            </w:ins>
          </w:p>
        </w:tc>
        <w:tc>
          <w:tcPr>
            <w:tcW w:w="1140" w:type="dxa"/>
            <w:tcBorders>
              <w:top w:val="nil"/>
              <w:left w:val="nil"/>
              <w:bottom w:val="nil"/>
              <w:right w:val="nil"/>
            </w:tcBorders>
            <w:shd w:val="clear" w:color="auto" w:fill="auto"/>
            <w:vAlign w:val="bottom"/>
          </w:tcPr>
          <w:p w14:paraId="168F4B67" w14:textId="77777777" w:rsidR="00A50AAF" w:rsidRPr="006226B0" w:rsidRDefault="00A50AAF" w:rsidP="001C7249">
            <w:pPr>
              <w:spacing w:after="0" w:line="240" w:lineRule="auto"/>
              <w:jc w:val="center"/>
              <w:rPr>
                <w:ins w:id="797" w:author="Chasco, Brandon Edward" w:date="2020-08-26T11:44:00Z"/>
                <w:color w:val="000000"/>
                <w:sz w:val="22"/>
                <w:szCs w:val="22"/>
              </w:rPr>
            </w:pPr>
            <w:ins w:id="798" w:author="Chasco, Brandon Edward" w:date="2020-08-26T11:44:00Z">
              <w:r w:rsidRPr="006226B0">
                <w:rPr>
                  <w:color w:val="000000"/>
                  <w:sz w:val="22"/>
                  <w:szCs w:val="22"/>
                </w:rPr>
                <w:t>N.E.</w:t>
              </w:r>
            </w:ins>
          </w:p>
        </w:tc>
        <w:tc>
          <w:tcPr>
            <w:tcW w:w="1072" w:type="dxa"/>
            <w:tcBorders>
              <w:top w:val="nil"/>
              <w:left w:val="nil"/>
              <w:bottom w:val="nil"/>
              <w:right w:val="nil"/>
            </w:tcBorders>
            <w:shd w:val="clear" w:color="auto" w:fill="auto"/>
            <w:vAlign w:val="bottom"/>
          </w:tcPr>
          <w:p w14:paraId="124C74DB" w14:textId="77777777" w:rsidR="00A50AAF" w:rsidRPr="006226B0" w:rsidRDefault="00A50AAF" w:rsidP="001C7249">
            <w:pPr>
              <w:spacing w:after="0" w:line="240" w:lineRule="auto"/>
              <w:jc w:val="center"/>
              <w:rPr>
                <w:ins w:id="799" w:author="Chasco, Brandon Edward" w:date="2020-08-26T11:44:00Z"/>
                <w:color w:val="000000"/>
                <w:sz w:val="22"/>
                <w:szCs w:val="22"/>
              </w:rPr>
            </w:pPr>
            <w:ins w:id="800" w:author="Chasco, Brandon Edward" w:date="2020-08-26T11:44:00Z">
              <w:r w:rsidRPr="006226B0">
                <w:rPr>
                  <w:color w:val="000000"/>
                  <w:sz w:val="22"/>
                  <w:szCs w:val="22"/>
                </w:rPr>
                <w:t>X</w:t>
              </w:r>
            </w:ins>
          </w:p>
        </w:tc>
        <w:tc>
          <w:tcPr>
            <w:tcW w:w="1879" w:type="dxa"/>
            <w:tcBorders>
              <w:top w:val="nil"/>
              <w:left w:val="nil"/>
              <w:bottom w:val="nil"/>
              <w:right w:val="nil"/>
            </w:tcBorders>
            <w:shd w:val="clear" w:color="auto" w:fill="auto"/>
            <w:vAlign w:val="bottom"/>
          </w:tcPr>
          <w:p w14:paraId="1A2B9F25" w14:textId="77777777" w:rsidR="00A50AAF" w:rsidRPr="006226B0" w:rsidRDefault="00A50AAF" w:rsidP="001C7249">
            <w:pPr>
              <w:spacing w:after="0" w:line="240" w:lineRule="auto"/>
              <w:rPr>
                <w:ins w:id="801" w:author="Chasco, Brandon Edward" w:date="2020-08-26T11:44:00Z"/>
                <w:color w:val="000000"/>
                <w:sz w:val="22"/>
                <w:szCs w:val="22"/>
              </w:rPr>
            </w:pPr>
            <w:proofErr w:type="spellStart"/>
            <w:ins w:id="802" w:author="Chasco, Brandon Edward" w:date="2020-08-26T11:44:00Z">
              <w:r w:rsidRPr="006226B0">
                <w:rPr>
                  <w:color w:val="000000"/>
                  <w:sz w:val="22"/>
                  <w:szCs w:val="22"/>
                </w:rPr>
                <w:t>npi.sum</w:t>
              </w:r>
              <w:proofErr w:type="spellEnd"/>
            </w:ins>
          </w:p>
        </w:tc>
        <w:tc>
          <w:tcPr>
            <w:tcW w:w="1879" w:type="dxa"/>
            <w:tcBorders>
              <w:top w:val="nil"/>
              <w:left w:val="nil"/>
              <w:bottom w:val="nil"/>
              <w:right w:val="nil"/>
            </w:tcBorders>
            <w:shd w:val="clear" w:color="auto" w:fill="auto"/>
            <w:vAlign w:val="bottom"/>
          </w:tcPr>
          <w:p w14:paraId="16852104" w14:textId="77777777" w:rsidR="00A50AAF" w:rsidRPr="006226B0" w:rsidRDefault="00A50AAF" w:rsidP="001C7249">
            <w:pPr>
              <w:spacing w:after="0" w:line="240" w:lineRule="auto"/>
              <w:rPr>
                <w:ins w:id="803" w:author="Chasco, Brandon Edward" w:date="2020-08-26T11:44:00Z"/>
                <w:color w:val="000000"/>
                <w:sz w:val="22"/>
                <w:szCs w:val="22"/>
              </w:rPr>
            </w:pPr>
            <w:proofErr w:type="spellStart"/>
            <w:ins w:id="804" w:author="Chasco, Brandon Edward" w:date="2020-08-26T11:44:00Z">
              <w:r w:rsidRPr="006226B0">
                <w:rPr>
                  <w:color w:val="000000"/>
                  <w:sz w:val="22"/>
                  <w:szCs w:val="22"/>
                </w:rPr>
                <w:t>pdo.spr</w:t>
              </w:r>
              <w:proofErr w:type="spellEnd"/>
            </w:ins>
          </w:p>
        </w:tc>
        <w:tc>
          <w:tcPr>
            <w:tcW w:w="1002" w:type="dxa"/>
            <w:tcBorders>
              <w:top w:val="nil"/>
              <w:left w:val="nil"/>
              <w:bottom w:val="nil"/>
              <w:right w:val="nil"/>
            </w:tcBorders>
            <w:shd w:val="clear" w:color="auto" w:fill="auto"/>
            <w:vAlign w:val="bottom"/>
          </w:tcPr>
          <w:p w14:paraId="0C505060" w14:textId="77777777" w:rsidR="00A50AAF" w:rsidRPr="006226B0" w:rsidRDefault="00A50AAF" w:rsidP="001C7249">
            <w:pPr>
              <w:spacing w:after="0" w:line="240" w:lineRule="auto"/>
              <w:jc w:val="right"/>
              <w:rPr>
                <w:ins w:id="805" w:author="Chasco, Brandon Edward" w:date="2020-08-26T11:44:00Z"/>
                <w:color w:val="000000"/>
                <w:sz w:val="22"/>
                <w:szCs w:val="22"/>
              </w:rPr>
            </w:pPr>
            <w:ins w:id="806" w:author="Chasco, Brandon Edward" w:date="2020-08-26T11:44:00Z">
              <w:r w:rsidRPr="006226B0">
                <w:rPr>
                  <w:color w:val="000000"/>
                  <w:sz w:val="22"/>
                  <w:szCs w:val="22"/>
                </w:rPr>
                <w:t>0.00029</w:t>
              </w:r>
            </w:ins>
          </w:p>
        </w:tc>
        <w:tc>
          <w:tcPr>
            <w:tcW w:w="960" w:type="dxa"/>
            <w:tcBorders>
              <w:top w:val="nil"/>
              <w:left w:val="nil"/>
              <w:bottom w:val="nil"/>
              <w:right w:val="nil"/>
            </w:tcBorders>
            <w:shd w:val="clear" w:color="auto" w:fill="auto"/>
            <w:vAlign w:val="bottom"/>
          </w:tcPr>
          <w:p w14:paraId="00283604" w14:textId="77777777" w:rsidR="00A50AAF" w:rsidRPr="006226B0" w:rsidRDefault="00A50AAF" w:rsidP="001C7249">
            <w:pPr>
              <w:spacing w:after="0" w:line="240" w:lineRule="auto"/>
              <w:jc w:val="center"/>
              <w:rPr>
                <w:ins w:id="807" w:author="Chasco, Brandon Edward" w:date="2020-08-26T11:44:00Z"/>
                <w:color w:val="000000"/>
                <w:sz w:val="22"/>
                <w:szCs w:val="22"/>
              </w:rPr>
            </w:pPr>
            <w:ins w:id="808" w:author="Chasco, Brandon Edward" w:date="2020-08-26T11:44:00Z">
              <w:r w:rsidRPr="006226B0">
                <w:rPr>
                  <w:color w:val="000000"/>
                  <w:sz w:val="22"/>
                  <w:szCs w:val="22"/>
                </w:rPr>
                <w:t>TRUE</w:t>
              </w:r>
            </w:ins>
          </w:p>
        </w:tc>
      </w:tr>
      <w:tr w:rsidR="00A50AAF" w:rsidRPr="006226B0" w14:paraId="6DBBD6B5" w14:textId="77777777" w:rsidTr="001C7249">
        <w:trPr>
          <w:trHeight w:val="300"/>
          <w:ins w:id="809" w:author="Chasco, Brandon Edward" w:date="2020-08-26T11:44:00Z"/>
        </w:trPr>
        <w:tc>
          <w:tcPr>
            <w:tcW w:w="1080" w:type="dxa"/>
            <w:gridSpan w:val="2"/>
            <w:tcBorders>
              <w:top w:val="nil"/>
              <w:left w:val="nil"/>
              <w:bottom w:val="nil"/>
              <w:right w:val="nil"/>
            </w:tcBorders>
            <w:shd w:val="clear" w:color="auto" w:fill="auto"/>
            <w:vAlign w:val="bottom"/>
          </w:tcPr>
          <w:p w14:paraId="004D8EB1" w14:textId="77777777" w:rsidR="00A50AAF" w:rsidRPr="006226B0" w:rsidRDefault="00A50AAF" w:rsidP="001C7249">
            <w:pPr>
              <w:spacing w:after="0" w:line="240" w:lineRule="auto"/>
              <w:jc w:val="center"/>
              <w:rPr>
                <w:ins w:id="810" w:author="Chasco, Brandon Edward" w:date="2020-08-26T11:44:00Z"/>
                <w:color w:val="000000"/>
                <w:sz w:val="22"/>
                <w:szCs w:val="22"/>
              </w:rPr>
            </w:pPr>
          </w:p>
        </w:tc>
        <w:tc>
          <w:tcPr>
            <w:tcW w:w="1001" w:type="dxa"/>
            <w:gridSpan w:val="2"/>
            <w:tcBorders>
              <w:top w:val="nil"/>
              <w:left w:val="nil"/>
              <w:bottom w:val="nil"/>
              <w:right w:val="nil"/>
            </w:tcBorders>
            <w:shd w:val="clear" w:color="auto" w:fill="auto"/>
            <w:vAlign w:val="bottom"/>
          </w:tcPr>
          <w:p w14:paraId="3A67D41F" w14:textId="77777777" w:rsidR="00A50AAF" w:rsidRPr="006226B0" w:rsidRDefault="00A50AAF" w:rsidP="001C7249">
            <w:pPr>
              <w:spacing w:after="0" w:line="240" w:lineRule="auto"/>
              <w:jc w:val="right"/>
              <w:rPr>
                <w:ins w:id="811" w:author="Chasco, Brandon Edward" w:date="2020-08-26T11:44:00Z"/>
                <w:color w:val="000000"/>
                <w:sz w:val="22"/>
                <w:szCs w:val="22"/>
              </w:rPr>
            </w:pPr>
            <w:ins w:id="812" w:author="Chasco, Brandon Edward" w:date="2020-08-26T11:44:00Z">
              <w:r w:rsidRPr="006226B0">
                <w:rPr>
                  <w:color w:val="000000"/>
                  <w:sz w:val="22"/>
                  <w:szCs w:val="22"/>
                </w:rPr>
                <w:t>2.0080</w:t>
              </w:r>
            </w:ins>
          </w:p>
        </w:tc>
        <w:tc>
          <w:tcPr>
            <w:tcW w:w="780" w:type="dxa"/>
            <w:tcBorders>
              <w:top w:val="nil"/>
              <w:left w:val="nil"/>
              <w:bottom w:val="nil"/>
              <w:right w:val="nil"/>
            </w:tcBorders>
            <w:shd w:val="clear" w:color="auto" w:fill="auto"/>
            <w:vAlign w:val="bottom"/>
          </w:tcPr>
          <w:p w14:paraId="3C418F77" w14:textId="77777777" w:rsidR="00A50AAF" w:rsidRPr="006226B0" w:rsidRDefault="00A50AAF" w:rsidP="001C7249">
            <w:pPr>
              <w:spacing w:after="0" w:line="240" w:lineRule="auto"/>
              <w:jc w:val="center"/>
              <w:rPr>
                <w:ins w:id="813" w:author="Chasco, Brandon Edward" w:date="2020-08-26T11:44:00Z"/>
                <w:color w:val="000000"/>
                <w:sz w:val="22"/>
                <w:szCs w:val="22"/>
              </w:rPr>
            </w:pPr>
            <w:ins w:id="814" w:author="Chasco, Brandon Edward" w:date="2020-08-26T11:44:00Z">
              <w:r w:rsidRPr="006226B0">
                <w:rPr>
                  <w:color w:val="000000"/>
                  <w:sz w:val="22"/>
                  <w:szCs w:val="22"/>
                </w:rPr>
                <w:t>X</w:t>
              </w:r>
            </w:ins>
          </w:p>
        </w:tc>
        <w:tc>
          <w:tcPr>
            <w:tcW w:w="1140" w:type="dxa"/>
            <w:tcBorders>
              <w:top w:val="nil"/>
              <w:left w:val="nil"/>
              <w:bottom w:val="nil"/>
              <w:right w:val="nil"/>
            </w:tcBorders>
            <w:shd w:val="clear" w:color="auto" w:fill="auto"/>
            <w:vAlign w:val="bottom"/>
          </w:tcPr>
          <w:p w14:paraId="3A29A72A" w14:textId="77777777" w:rsidR="00A50AAF" w:rsidRPr="006226B0" w:rsidRDefault="00A50AAF" w:rsidP="001C7249">
            <w:pPr>
              <w:spacing w:after="0" w:line="240" w:lineRule="auto"/>
              <w:jc w:val="center"/>
              <w:rPr>
                <w:ins w:id="815" w:author="Chasco, Brandon Edward" w:date="2020-08-26T11:44:00Z"/>
                <w:color w:val="000000"/>
                <w:sz w:val="22"/>
                <w:szCs w:val="22"/>
              </w:rPr>
            </w:pPr>
            <w:ins w:id="816" w:author="Chasco, Brandon Edward" w:date="2020-08-26T11:44:00Z">
              <w:r w:rsidRPr="006226B0">
                <w:rPr>
                  <w:color w:val="000000"/>
                  <w:sz w:val="22"/>
                  <w:szCs w:val="22"/>
                </w:rPr>
                <w:t>N.E.</w:t>
              </w:r>
            </w:ins>
          </w:p>
        </w:tc>
        <w:tc>
          <w:tcPr>
            <w:tcW w:w="1072" w:type="dxa"/>
            <w:tcBorders>
              <w:top w:val="nil"/>
              <w:left w:val="nil"/>
              <w:bottom w:val="nil"/>
              <w:right w:val="nil"/>
            </w:tcBorders>
            <w:shd w:val="clear" w:color="auto" w:fill="auto"/>
            <w:vAlign w:val="bottom"/>
          </w:tcPr>
          <w:p w14:paraId="6AFED56A" w14:textId="77777777" w:rsidR="00A50AAF" w:rsidRPr="006226B0" w:rsidRDefault="00A50AAF" w:rsidP="001C7249">
            <w:pPr>
              <w:spacing w:after="0" w:line="240" w:lineRule="auto"/>
              <w:jc w:val="center"/>
              <w:rPr>
                <w:ins w:id="817" w:author="Chasco, Brandon Edward" w:date="2020-08-26T11:44:00Z"/>
                <w:color w:val="000000"/>
                <w:sz w:val="22"/>
                <w:szCs w:val="22"/>
              </w:rPr>
            </w:pPr>
            <w:ins w:id="818" w:author="Chasco, Brandon Edward" w:date="2020-08-26T11:44:00Z">
              <w:r w:rsidRPr="006226B0">
                <w:rPr>
                  <w:color w:val="000000"/>
                  <w:sz w:val="22"/>
                  <w:szCs w:val="22"/>
                </w:rPr>
                <w:t>X</w:t>
              </w:r>
            </w:ins>
          </w:p>
        </w:tc>
        <w:tc>
          <w:tcPr>
            <w:tcW w:w="1879" w:type="dxa"/>
            <w:tcBorders>
              <w:top w:val="nil"/>
              <w:left w:val="nil"/>
              <w:bottom w:val="nil"/>
              <w:right w:val="nil"/>
            </w:tcBorders>
            <w:shd w:val="clear" w:color="auto" w:fill="auto"/>
            <w:vAlign w:val="bottom"/>
          </w:tcPr>
          <w:p w14:paraId="4D4E3792" w14:textId="77777777" w:rsidR="00A50AAF" w:rsidRPr="006226B0" w:rsidRDefault="00A50AAF" w:rsidP="001C7249">
            <w:pPr>
              <w:spacing w:after="0" w:line="240" w:lineRule="auto"/>
              <w:rPr>
                <w:ins w:id="819" w:author="Chasco, Brandon Edward" w:date="2020-08-26T11:44:00Z"/>
                <w:color w:val="000000"/>
                <w:sz w:val="22"/>
                <w:szCs w:val="22"/>
              </w:rPr>
            </w:pPr>
            <w:proofErr w:type="spellStart"/>
            <w:ins w:id="820" w:author="Chasco, Brandon Edward" w:date="2020-08-26T11:44:00Z">
              <w:r w:rsidRPr="006226B0">
                <w:rPr>
                  <w:color w:val="000000"/>
                  <w:sz w:val="22"/>
                  <w:szCs w:val="22"/>
                </w:rPr>
                <w:t>ersstArc.win</w:t>
              </w:r>
              <w:proofErr w:type="spellEnd"/>
            </w:ins>
          </w:p>
        </w:tc>
        <w:tc>
          <w:tcPr>
            <w:tcW w:w="1879" w:type="dxa"/>
            <w:tcBorders>
              <w:top w:val="nil"/>
              <w:left w:val="nil"/>
              <w:bottom w:val="nil"/>
              <w:right w:val="nil"/>
            </w:tcBorders>
            <w:shd w:val="clear" w:color="auto" w:fill="auto"/>
            <w:vAlign w:val="bottom"/>
          </w:tcPr>
          <w:p w14:paraId="4CB6C3D0" w14:textId="77777777" w:rsidR="00A50AAF" w:rsidRPr="006226B0" w:rsidRDefault="00A50AAF" w:rsidP="001C7249">
            <w:pPr>
              <w:spacing w:after="0" w:line="240" w:lineRule="auto"/>
              <w:rPr>
                <w:ins w:id="821" w:author="Chasco, Brandon Edward" w:date="2020-08-26T11:44:00Z"/>
                <w:color w:val="000000"/>
                <w:sz w:val="22"/>
                <w:szCs w:val="22"/>
              </w:rPr>
            </w:pPr>
            <w:proofErr w:type="spellStart"/>
            <w:ins w:id="822" w:author="Chasco, Brandon Edward" w:date="2020-08-26T11:44:00Z">
              <w:r w:rsidRPr="006226B0">
                <w:rPr>
                  <w:color w:val="000000"/>
                  <w:sz w:val="22"/>
                  <w:szCs w:val="22"/>
                </w:rPr>
                <w:t>ersstWAcoast.sum</w:t>
              </w:r>
              <w:proofErr w:type="spellEnd"/>
            </w:ins>
          </w:p>
        </w:tc>
        <w:tc>
          <w:tcPr>
            <w:tcW w:w="1002" w:type="dxa"/>
            <w:tcBorders>
              <w:top w:val="nil"/>
              <w:left w:val="nil"/>
              <w:bottom w:val="nil"/>
              <w:right w:val="nil"/>
            </w:tcBorders>
            <w:shd w:val="clear" w:color="auto" w:fill="auto"/>
            <w:vAlign w:val="bottom"/>
          </w:tcPr>
          <w:p w14:paraId="1A82F25C" w14:textId="77777777" w:rsidR="00A50AAF" w:rsidRPr="006226B0" w:rsidRDefault="00A50AAF" w:rsidP="001C7249">
            <w:pPr>
              <w:spacing w:after="0" w:line="240" w:lineRule="auto"/>
              <w:jc w:val="right"/>
              <w:rPr>
                <w:ins w:id="823" w:author="Chasco, Brandon Edward" w:date="2020-08-26T11:44:00Z"/>
                <w:color w:val="000000"/>
                <w:sz w:val="22"/>
                <w:szCs w:val="22"/>
              </w:rPr>
            </w:pPr>
            <w:ins w:id="824" w:author="Chasco, Brandon Edward" w:date="2020-08-26T11:44:00Z">
              <w:r w:rsidRPr="006226B0">
                <w:rPr>
                  <w:color w:val="000000"/>
                  <w:sz w:val="22"/>
                  <w:szCs w:val="22"/>
                </w:rPr>
                <w:t>0.00007</w:t>
              </w:r>
            </w:ins>
          </w:p>
        </w:tc>
        <w:tc>
          <w:tcPr>
            <w:tcW w:w="960" w:type="dxa"/>
            <w:tcBorders>
              <w:top w:val="nil"/>
              <w:left w:val="nil"/>
              <w:bottom w:val="nil"/>
              <w:right w:val="nil"/>
            </w:tcBorders>
            <w:shd w:val="clear" w:color="auto" w:fill="auto"/>
            <w:vAlign w:val="bottom"/>
          </w:tcPr>
          <w:p w14:paraId="2C986733" w14:textId="77777777" w:rsidR="00A50AAF" w:rsidRPr="006226B0" w:rsidRDefault="00A50AAF" w:rsidP="001C7249">
            <w:pPr>
              <w:spacing w:after="0" w:line="240" w:lineRule="auto"/>
              <w:jc w:val="center"/>
              <w:rPr>
                <w:ins w:id="825" w:author="Chasco, Brandon Edward" w:date="2020-08-26T11:44:00Z"/>
                <w:color w:val="000000"/>
                <w:sz w:val="22"/>
                <w:szCs w:val="22"/>
              </w:rPr>
            </w:pPr>
            <w:ins w:id="826" w:author="Chasco, Brandon Edward" w:date="2020-08-26T11:44:00Z">
              <w:r w:rsidRPr="006226B0">
                <w:rPr>
                  <w:color w:val="000000"/>
                  <w:sz w:val="22"/>
                  <w:szCs w:val="22"/>
                </w:rPr>
                <w:t>TRUE</w:t>
              </w:r>
            </w:ins>
          </w:p>
        </w:tc>
      </w:tr>
      <w:tr w:rsidR="00A50AAF" w:rsidRPr="006226B0" w14:paraId="03B73E67" w14:textId="77777777" w:rsidTr="001C7249">
        <w:trPr>
          <w:trHeight w:val="300"/>
          <w:ins w:id="827" w:author="Chasco, Brandon Edward" w:date="2020-08-26T11:44:00Z"/>
        </w:trPr>
        <w:tc>
          <w:tcPr>
            <w:tcW w:w="1080" w:type="dxa"/>
            <w:gridSpan w:val="2"/>
            <w:tcBorders>
              <w:top w:val="nil"/>
              <w:left w:val="nil"/>
              <w:bottom w:val="nil"/>
              <w:right w:val="nil"/>
            </w:tcBorders>
            <w:shd w:val="clear" w:color="auto" w:fill="auto"/>
            <w:vAlign w:val="bottom"/>
          </w:tcPr>
          <w:p w14:paraId="5A28CD05" w14:textId="77777777" w:rsidR="00A50AAF" w:rsidRPr="006226B0" w:rsidRDefault="00A50AAF" w:rsidP="001C7249">
            <w:pPr>
              <w:spacing w:after="0" w:line="240" w:lineRule="auto"/>
              <w:jc w:val="center"/>
              <w:rPr>
                <w:ins w:id="828" w:author="Chasco, Brandon Edward" w:date="2020-08-26T11:44:00Z"/>
                <w:color w:val="000000"/>
                <w:sz w:val="22"/>
                <w:szCs w:val="22"/>
              </w:rPr>
            </w:pPr>
          </w:p>
        </w:tc>
        <w:tc>
          <w:tcPr>
            <w:tcW w:w="1001" w:type="dxa"/>
            <w:gridSpan w:val="2"/>
            <w:tcBorders>
              <w:top w:val="nil"/>
              <w:left w:val="nil"/>
              <w:bottom w:val="nil"/>
              <w:right w:val="nil"/>
            </w:tcBorders>
            <w:shd w:val="clear" w:color="auto" w:fill="auto"/>
            <w:vAlign w:val="bottom"/>
          </w:tcPr>
          <w:p w14:paraId="6A4E2EFA" w14:textId="77777777" w:rsidR="00A50AAF" w:rsidRPr="006226B0" w:rsidRDefault="00A50AAF" w:rsidP="001C7249">
            <w:pPr>
              <w:spacing w:after="0" w:line="240" w:lineRule="auto"/>
              <w:jc w:val="right"/>
              <w:rPr>
                <w:ins w:id="829" w:author="Chasco, Brandon Edward" w:date="2020-08-26T11:44:00Z"/>
                <w:color w:val="000000"/>
                <w:sz w:val="22"/>
                <w:szCs w:val="22"/>
              </w:rPr>
            </w:pPr>
            <w:ins w:id="830" w:author="Chasco, Brandon Edward" w:date="2020-08-26T11:44:00Z">
              <w:r w:rsidRPr="006226B0">
                <w:rPr>
                  <w:color w:val="000000"/>
                  <w:sz w:val="22"/>
                  <w:szCs w:val="22"/>
                </w:rPr>
                <w:t>2.0683</w:t>
              </w:r>
            </w:ins>
          </w:p>
        </w:tc>
        <w:tc>
          <w:tcPr>
            <w:tcW w:w="780" w:type="dxa"/>
            <w:tcBorders>
              <w:top w:val="nil"/>
              <w:left w:val="nil"/>
              <w:bottom w:val="nil"/>
              <w:right w:val="nil"/>
            </w:tcBorders>
            <w:shd w:val="clear" w:color="auto" w:fill="auto"/>
            <w:vAlign w:val="bottom"/>
          </w:tcPr>
          <w:p w14:paraId="546D17D1" w14:textId="77777777" w:rsidR="00A50AAF" w:rsidRPr="006226B0" w:rsidRDefault="00A50AAF" w:rsidP="001C7249">
            <w:pPr>
              <w:spacing w:after="0" w:line="240" w:lineRule="auto"/>
              <w:jc w:val="center"/>
              <w:rPr>
                <w:ins w:id="831" w:author="Chasco, Brandon Edward" w:date="2020-08-26T11:44:00Z"/>
                <w:color w:val="000000"/>
                <w:sz w:val="22"/>
                <w:szCs w:val="22"/>
              </w:rPr>
            </w:pPr>
            <w:ins w:id="832" w:author="Chasco, Brandon Edward" w:date="2020-08-26T11:44:00Z">
              <w:r w:rsidRPr="006226B0">
                <w:rPr>
                  <w:color w:val="000000"/>
                  <w:sz w:val="22"/>
                  <w:szCs w:val="22"/>
                </w:rPr>
                <w:t>X</w:t>
              </w:r>
            </w:ins>
          </w:p>
        </w:tc>
        <w:tc>
          <w:tcPr>
            <w:tcW w:w="1140" w:type="dxa"/>
            <w:tcBorders>
              <w:top w:val="nil"/>
              <w:left w:val="nil"/>
              <w:bottom w:val="nil"/>
              <w:right w:val="nil"/>
            </w:tcBorders>
            <w:shd w:val="clear" w:color="auto" w:fill="auto"/>
            <w:vAlign w:val="bottom"/>
          </w:tcPr>
          <w:p w14:paraId="78379573" w14:textId="77777777" w:rsidR="00A50AAF" w:rsidRPr="006226B0" w:rsidRDefault="00A50AAF" w:rsidP="001C7249">
            <w:pPr>
              <w:spacing w:after="0" w:line="240" w:lineRule="auto"/>
              <w:jc w:val="center"/>
              <w:rPr>
                <w:ins w:id="833" w:author="Chasco, Brandon Edward" w:date="2020-08-26T11:44:00Z"/>
                <w:color w:val="000000"/>
                <w:sz w:val="22"/>
                <w:szCs w:val="22"/>
              </w:rPr>
            </w:pPr>
            <w:ins w:id="834" w:author="Chasco, Brandon Edward" w:date="2020-08-26T11:44:00Z">
              <w:r w:rsidRPr="006226B0">
                <w:rPr>
                  <w:color w:val="000000"/>
                  <w:sz w:val="22"/>
                  <w:szCs w:val="22"/>
                </w:rPr>
                <w:t>N.E.</w:t>
              </w:r>
            </w:ins>
          </w:p>
        </w:tc>
        <w:tc>
          <w:tcPr>
            <w:tcW w:w="1072" w:type="dxa"/>
            <w:tcBorders>
              <w:top w:val="nil"/>
              <w:left w:val="nil"/>
              <w:bottom w:val="nil"/>
              <w:right w:val="nil"/>
            </w:tcBorders>
            <w:shd w:val="clear" w:color="auto" w:fill="auto"/>
            <w:vAlign w:val="bottom"/>
          </w:tcPr>
          <w:p w14:paraId="076D4588" w14:textId="77777777" w:rsidR="00A50AAF" w:rsidRPr="006226B0" w:rsidRDefault="00A50AAF" w:rsidP="001C7249">
            <w:pPr>
              <w:spacing w:after="0" w:line="240" w:lineRule="auto"/>
              <w:jc w:val="center"/>
              <w:rPr>
                <w:ins w:id="835" w:author="Chasco, Brandon Edward" w:date="2020-08-26T11:44:00Z"/>
                <w:color w:val="000000"/>
                <w:sz w:val="22"/>
                <w:szCs w:val="22"/>
              </w:rPr>
            </w:pPr>
            <w:ins w:id="836" w:author="Chasco, Brandon Edward" w:date="2020-08-26T11:44:00Z">
              <w:r w:rsidRPr="006226B0">
                <w:rPr>
                  <w:color w:val="000000"/>
                  <w:sz w:val="22"/>
                  <w:szCs w:val="22"/>
                </w:rPr>
                <w:t>X</w:t>
              </w:r>
            </w:ins>
          </w:p>
        </w:tc>
        <w:tc>
          <w:tcPr>
            <w:tcW w:w="1879" w:type="dxa"/>
            <w:tcBorders>
              <w:top w:val="nil"/>
              <w:left w:val="nil"/>
              <w:bottom w:val="nil"/>
              <w:right w:val="nil"/>
            </w:tcBorders>
            <w:shd w:val="clear" w:color="auto" w:fill="auto"/>
            <w:vAlign w:val="bottom"/>
          </w:tcPr>
          <w:p w14:paraId="0611237D" w14:textId="77777777" w:rsidR="00A50AAF" w:rsidRPr="006226B0" w:rsidRDefault="00A50AAF" w:rsidP="001C7249">
            <w:pPr>
              <w:spacing w:after="0" w:line="240" w:lineRule="auto"/>
              <w:rPr>
                <w:ins w:id="837" w:author="Chasco, Brandon Edward" w:date="2020-08-26T11:44:00Z"/>
                <w:color w:val="000000"/>
                <w:sz w:val="22"/>
                <w:szCs w:val="22"/>
              </w:rPr>
            </w:pPr>
            <w:proofErr w:type="spellStart"/>
            <w:ins w:id="838" w:author="Chasco, Brandon Edward" w:date="2020-08-26T11:44:00Z">
              <w:r w:rsidRPr="006226B0">
                <w:rPr>
                  <w:color w:val="000000"/>
                  <w:sz w:val="22"/>
                  <w:szCs w:val="22"/>
                </w:rPr>
                <w:t>ersstWAcoast.sum</w:t>
              </w:r>
              <w:proofErr w:type="spellEnd"/>
            </w:ins>
          </w:p>
        </w:tc>
        <w:tc>
          <w:tcPr>
            <w:tcW w:w="1879" w:type="dxa"/>
            <w:tcBorders>
              <w:top w:val="nil"/>
              <w:left w:val="nil"/>
              <w:bottom w:val="nil"/>
              <w:right w:val="nil"/>
            </w:tcBorders>
            <w:shd w:val="clear" w:color="auto" w:fill="auto"/>
            <w:vAlign w:val="bottom"/>
          </w:tcPr>
          <w:p w14:paraId="5A8B24E9" w14:textId="77777777" w:rsidR="00A50AAF" w:rsidRPr="006226B0" w:rsidRDefault="00A50AAF" w:rsidP="001C7249">
            <w:pPr>
              <w:spacing w:after="0" w:line="240" w:lineRule="auto"/>
              <w:rPr>
                <w:ins w:id="839" w:author="Chasco, Brandon Edward" w:date="2020-08-26T11:44:00Z"/>
                <w:color w:val="000000"/>
                <w:sz w:val="22"/>
                <w:szCs w:val="22"/>
              </w:rPr>
            </w:pPr>
            <w:proofErr w:type="spellStart"/>
            <w:ins w:id="840" w:author="Chasco, Brandon Edward" w:date="2020-08-26T11:44:00Z">
              <w:r w:rsidRPr="006226B0">
                <w:rPr>
                  <w:color w:val="000000"/>
                  <w:sz w:val="22"/>
                  <w:szCs w:val="22"/>
                </w:rPr>
                <w:t>pdo.win</w:t>
              </w:r>
              <w:proofErr w:type="spellEnd"/>
            </w:ins>
          </w:p>
        </w:tc>
        <w:tc>
          <w:tcPr>
            <w:tcW w:w="1002" w:type="dxa"/>
            <w:tcBorders>
              <w:top w:val="nil"/>
              <w:left w:val="nil"/>
              <w:bottom w:val="nil"/>
              <w:right w:val="nil"/>
            </w:tcBorders>
            <w:shd w:val="clear" w:color="auto" w:fill="auto"/>
            <w:vAlign w:val="bottom"/>
          </w:tcPr>
          <w:p w14:paraId="2713E8D2" w14:textId="77777777" w:rsidR="00A50AAF" w:rsidRPr="006226B0" w:rsidRDefault="00A50AAF" w:rsidP="001C7249">
            <w:pPr>
              <w:spacing w:after="0" w:line="240" w:lineRule="auto"/>
              <w:jc w:val="right"/>
              <w:rPr>
                <w:ins w:id="841" w:author="Chasco, Brandon Edward" w:date="2020-08-26T11:44:00Z"/>
                <w:color w:val="000000"/>
                <w:sz w:val="22"/>
                <w:szCs w:val="22"/>
              </w:rPr>
            </w:pPr>
            <w:ins w:id="842" w:author="Chasco, Brandon Edward" w:date="2020-08-26T11:44:00Z">
              <w:r w:rsidRPr="006226B0">
                <w:rPr>
                  <w:color w:val="000000"/>
                  <w:sz w:val="22"/>
                  <w:szCs w:val="22"/>
                </w:rPr>
                <w:t>0.00007</w:t>
              </w:r>
            </w:ins>
          </w:p>
        </w:tc>
        <w:tc>
          <w:tcPr>
            <w:tcW w:w="960" w:type="dxa"/>
            <w:tcBorders>
              <w:top w:val="nil"/>
              <w:left w:val="nil"/>
              <w:bottom w:val="nil"/>
              <w:right w:val="nil"/>
            </w:tcBorders>
            <w:shd w:val="clear" w:color="auto" w:fill="auto"/>
            <w:vAlign w:val="bottom"/>
          </w:tcPr>
          <w:p w14:paraId="41D78287" w14:textId="77777777" w:rsidR="00A50AAF" w:rsidRPr="006226B0" w:rsidRDefault="00A50AAF" w:rsidP="001C7249">
            <w:pPr>
              <w:spacing w:after="0" w:line="240" w:lineRule="auto"/>
              <w:jc w:val="center"/>
              <w:rPr>
                <w:ins w:id="843" w:author="Chasco, Brandon Edward" w:date="2020-08-26T11:44:00Z"/>
                <w:color w:val="000000"/>
                <w:sz w:val="22"/>
                <w:szCs w:val="22"/>
              </w:rPr>
            </w:pPr>
            <w:ins w:id="844" w:author="Chasco, Brandon Edward" w:date="2020-08-26T11:44:00Z">
              <w:r w:rsidRPr="006226B0">
                <w:rPr>
                  <w:color w:val="000000"/>
                  <w:sz w:val="22"/>
                  <w:szCs w:val="22"/>
                </w:rPr>
                <w:t>TRUE</w:t>
              </w:r>
            </w:ins>
          </w:p>
        </w:tc>
      </w:tr>
      <w:tr w:rsidR="00A50AAF" w:rsidRPr="006226B0" w14:paraId="16C2AE2F" w14:textId="77777777" w:rsidTr="001C7249">
        <w:trPr>
          <w:trHeight w:val="300"/>
          <w:ins w:id="845" w:author="Chasco, Brandon Edward" w:date="2020-08-26T11:44:00Z"/>
        </w:trPr>
        <w:tc>
          <w:tcPr>
            <w:tcW w:w="1080" w:type="dxa"/>
            <w:gridSpan w:val="2"/>
            <w:tcBorders>
              <w:top w:val="nil"/>
              <w:left w:val="nil"/>
              <w:bottom w:val="nil"/>
              <w:right w:val="nil"/>
            </w:tcBorders>
            <w:shd w:val="clear" w:color="auto" w:fill="auto"/>
            <w:vAlign w:val="bottom"/>
          </w:tcPr>
          <w:p w14:paraId="27E1A23A" w14:textId="77777777" w:rsidR="00A50AAF" w:rsidRPr="006226B0" w:rsidRDefault="00A50AAF" w:rsidP="001C7249">
            <w:pPr>
              <w:spacing w:after="0" w:line="240" w:lineRule="auto"/>
              <w:jc w:val="center"/>
              <w:rPr>
                <w:ins w:id="846" w:author="Chasco, Brandon Edward" w:date="2020-08-26T11:44:00Z"/>
                <w:color w:val="000000"/>
                <w:sz w:val="22"/>
                <w:szCs w:val="22"/>
              </w:rPr>
            </w:pPr>
          </w:p>
        </w:tc>
        <w:tc>
          <w:tcPr>
            <w:tcW w:w="1001" w:type="dxa"/>
            <w:gridSpan w:val="2"/>
            <w:tcBorders>
              <w:top w:val="nil"/>
              <w:left w:val="nil"/>
              <w:bottom w:val="nil"/>
              <w:right w:val="nil"/>
            </w:tcBorders>
            <w:shd w:val="clear" w:color="auto" w:fill="auto"/>
            <w:vAlign w:val="bottom"/>
          </w:tcPr>
          <w:p w14:paraId="16195660" w14:textId="77777777" w:rsidR="00A50AAF" w:rsidRPr="006226B0" w:rsidRDefault="00A50AAF" w:rsidP="001C7249">
            <w:pPr>
              <w:spacing w:after="0" w:line="240" w:lineRule="auto"/>
              <w:jc w:val="right"/>
              <w:rPr>
                <w:ins w:id="847" w:author="Chasco, Brandon Edward" w:date="2020-08-26T11:44:00Z"/>
                <w:color w:val="000000"/>
                <w:sz w:val="22"/>
                <w:szCs w:val="22"/>
              </w:rPr>
            </w:pPr>
            <w:ins w:id="848" w:author="Chasco, Brandon Edward" w:date="2020-08-26T11:44:00Z">
              <w:r w:rsidRPr="006226B0">
                <w:rPr>
                  <w:color w:val="000000"/>
                  <w:sz w:val="22"/>
                  <w:szCs w:val="22"/>
                </w:rPr>
                <w:t>2.1123</w:t>
              </w:r>
            </w:ins>
          </w:p>
        </w:tc>
        <w:tc>
          <w:tcPr>
            <w:tcW w:w="780" w:type="dxa"/>
            <w:tcBorders>
              <w:top w:val="nil"/>
              <w:left w:val="nil"/>
              <w:bottom w:val="nil"/>
              <w:right w:val="nil"/>
            </w:tcBorders>
            <w:shd w:val="clear" w:color="auto" w:fill="auto"/>
            <w:vAlign w:val="bottom"/>
          </w:tcPr>
          <w:p w14:paraId="65136967" w14:textId="77777777" w:rsidR="00A50AAF" w:rsidRPr="006226B0" w:rsidRDefault="00A50AAF" w:rsidP="001C7249">
            <w:pPr>
              <w:spacing w:after="0" w:line="240" w:lineRule="auto"/>
              <w:jc w:val="center"/>
              <w:rPr>
                <w:ins w:id="849" w:author="Chasco, Brandon Edward" w:date="2020-08-26T11:44:00Z"/>
                <w:color w:val="000000"/>
                <w:sz w:val="22"/>
                <w:szCs w:val="22"/>
              </w:rPr>
            </w:pPr>
            <w:ins w:id="850" w:author="Chasco, Brandon Edward" w:date="2020-08-26T11:44:00Z">
              <w:r w:rsidRPr="006226B0">
                <w:rPr>
                  <w:color w:val="000000"/>
                  <w:sz w:val="22"/>
                  <w:szCs w:val="22"/>
                </w:rPr>
                <w:t>X</w:t>
              </w:r>
            </w:ins>
          </w:p>
        </w:tc>
        <w:tc>
          <w:tcPr>
            <w:tcW w:w="1140" w:type="dxa"/>
            <w:tcBorders>
              <w:top w:val="nil"/>
              <w:left w:val="nil"/>
              <w:bottom w:val="nil"/>
              <w:right w:val="nil"/>
            </w:tcBorders>
            <w:shd w:val="clear" w:color="auto" w:fill="auto"/>
            <w:vAlign w:val="bottom"/>
          </w:tcPr>
          <w:p w14:paraId="34BF8E07" w14:textId="77777777" w:rsidR="00A50AAF" w:rsidRPr="006226B0" w:rsidRDefault="00A50AAF" w:rsidP="001C7249">
            <w:pPr>
              <w:spacing w:after="0" w:line="240" w:lineRule="auto"/>
              <w:jc w:val="center"/>
              <w:rPr>
                <w:ins w:id="851" w:author="Chasco, Brandon Edward" w:date="2020-08-26T11:44:00Z"/>
                <w:color w:val="000000"/>
                <w:sz w:val="22"/>
                <w:szCs w:val="22"/>
              </w:rPr>
            </w:pPr>
            <w:ins w:id="852" w:author="Chasco, Brandon Edward" w:date="2020-08-26T11:44:00Z">
              <w:r w:rsidRPr="006226B0">
                <w:rPr>
                  <w:color w:val="000000"/>
                  <w:sz w:val="22"/>
                  <w:szCs w:val="22"/>
                </w:rPr>
                <w:t>N.E.</w:t>
              </w:r>
            </w:ins>
          </w:p>
        </w:tc>
        <w:tc>
          <w:tcPr>
            <w:tcW w:w="1072" w:type="dxa"/>
            <w:tcBorders>
              <w:top w:val="nil"/>
              <w:left w:val="nil"/>
              <w:bottom w:val="nil"/>
              <w:right w:val="nil"/>
            </w:tcBorders>
            <w:shd w:val="clear" w:color="auto" w:fill="auto"/>
            <w:vAlign w:val="bottom"/>
          </w:tcPr>
          <w:p w14:paraId="33B874D1" w14:textId="77777777" w:rsidR="00A50AAF" w:rsidRPr="006226B0" w:rsidRDefault="00A50AAF" w:rsidP="001C7249">
            <w:pPr>
              <w:spacing w:after="0" w:line="240" w:lineRule="auto"/>
              <w:jc w:val="center"/>
              <w:rPr>
                <w:ins w:id="853" w:author="Chasco, Brandon Edward" w:date="2020-08-26T11:44:00Z"/>
                <w:color w:val="000000"/>
                <w:sz w:val="22"/>
                <w:szCs w:val="22"/>
              </w:rPr>
            </w:pPr>
            <w:ins w:id="854" w:author="Chasco, Brandon Edward" w:date="2020-08-26T11:44:00Z">
              <w:r w:rsidRPr="006226B0">
                <w:rPr>
                  <w:color w:val="000000"/>
                  <w:sz w:val="22"/>
                  <w:szCs w:val="22"/>
                </w:rPr>
                <w:t>X</w:t>
              </w:r>
            </w:ins>
          </w:p>
        </w:tc>
        <w:tc>
          <w:tcPr>
            <w:tcW w:w="1879" w:type="dxa"/>
            <w:tcBorders>
              <w:top w:val="nil"/>
              <w:left w:val="nil"/>
              <w:bottom w:val="nil"/>
              <w:right w:val="nil"/>
            </w:tcBorders>
            <w:shd w:val="clear" w:color="auto" w:fill="auto"/>
            <w:vAlign w:val="bottom"/>
          </w:tcPr>
          <w:p w14:paraId="46663A56" w14:textId="77777777" w:rsidR="00A50AAF" w:rsidRPr="006226B0" w:rsidRDefault="00A50AAF" w:rsidP="001C7249">
            <w:pPr>
              <w:spacing w:after="0" w:line="240" w:lineRule="auto"/>
              <w:rPr>
                <w:ins w:id="855" w:author="Chasco, Brandon Edward" w:date="2020-08-26T11:44:00Z"/>
                <w:color w:val="000000"/>
                <w:sz w:val="22"/>
                <w:szCs w:val="22"/>
              </w:rPr>
            </w:pPr>
            <w:proofErr w:type="spellStart"/>
            <w:ins w:id="856" w:author="Chasco, Brandon Edward" w:date="2020-08-26T11:44:00Z">
              <w:r w:rsidRPr="006226B0">
                <w:rPr>
                  <w:color w:val="000000"/>
                  <w:sz w:val="22"/>
                  <w:szCs w:val="22"/>
                </w:rPr>
                <w:t>ersstArc.win</w:t>
              </w:r>
              <w:proofErr w:type="spellEnd"/>
            </w:ins>
          </w:p>
        </w:tc>
        <w:tc>
          <w:tcPr>
            <w:tcW w:w="1879" w:type="dxa"/>
            <w:tcBorders>
              <w:top w:val="nil"/>
              <w:left w:val="nil"/>
              <w:bottom w:val="nil"/>
              <w:right w:val="nil"/>
            </w:tcBorders>
            <w:shd w:val="clear" w:color="auto" w:fill="auto"/>
            <w:vAlign w:val="bottom"/>
          </w:tcPr>
          <w:p w14:paraId="5AD8C8DC" w14:textId="77777777" w:rsidR="00A50AAF" w:rsidRPr="006226B0" w:rsidRDefault="00A50AAF" w:rsidP="001C7249">
            <w:pPr>
              <w:spacing w:after="0" w:line="240" w:lineRule="auto"/>
              <w:rPr>
                <w:ins w:id="857" w:author="Chasco, Brandon Edward" w:date="2020-08-26T11:44:00Z"/>
                <w:color w:val="000000"/>
                <w:sz w:val="22"/>
                <w:szCs w:val="22"/>
              </w:rPr>
            </w:pPr>
            <w:proofErr w:type="spellStart"/>
            <w:ins w:id="858" w:author="Chasco, Brandon Edward" w:date="2020-08-26T11:44:00Z">
              <w:r w:rsidRPr="006226B0">
                <w:rPr>
                  <w:color w:val="000000"/>
                  <w:sz w:val="22"/>
                  <w:szCs w:val="22"/>
                </w:rPr>
                <w:t>cui.spr</w:t>
              </w:r>
              <w:proofErr w:type="spellEnd"/>
            </w:ins>
          </w:p>
        </w:tc>
        <w:tc>
          <w:tcPr>
            <w:tcW w:w="1002" w:type="dxa"/>
            <w:tcBorders>
              <w:top w:val="nil"/>
              <w:left w:val="nil"/>
              <w:bottom w:val="nil"/>
              <w:right w:val="nil"/>
            </w:tcBorders>
            <w:shd w:val="clear" w:color="auto" w:fill="auto"/>
            <w:vAlign w:val="bottom"/>
          </w:tcPr>
          <w:p w14:paraId="499E9509" w14:textId="77777777" w:rsidR="00A50AAF" w:rsidRPr="006226B0" w:rsidRDefault="00A50AAF" w:rsidP="001C7249">
            <w:pPr>
              <w:spacing w:after="0" w:line="240" w:lineRule="auto"/>
              <w:jc w:val="right"/>
              <w:rPr>
                <w:ins w:id="859" w:author="Chasco, Brandon Edward" w:date="2020-08-26T11:44:00Z"/>
                <w:color w:val="000000"/>
                <w:sz w:val="22"/>
                <w:szCs w:val="22"/>
              </w:rPr>
            </w:pPr>
            <w:ins w:id="860" w:author="Chasco, Brandon Edward" w:date="2020-08-26T11:44:00Z">
              <w:r w:rsidRPr="006226B0">
                <w:rPr>
                  <w:color w:val="000000"/>
                  <w:sz w:val="22"/>
                  <w:szCs w:val="22"/>
                </w:rPr>
                <w:t>0.00002</w:t>
              </w:r>
            </w:ins>
          </w:p>
        </w:tc>
        <w:tc>
          <w:tcPr>
            <w:tcW w:w="960" w:type="dxa"/>
            <w:tcBorders>
              <w:top w:val="nil"/>
              <w:left w:val="nil"/>
              <w:bottom w:val="nil"/>
              <w:right w:val="nil"/>
            </w:tcBorders>
            <w:shd w:val="clear" w:color="auto" w:fill="auto"/>
            <w:vAlign w:val="bottom"/>
          </w:tcPr>
          <w:p w14:paraId="63C8506F" w14:textId="77777777" w:rsidR="00A50AAF" w:rsidRPr="006226B0" w:rsidRDefault="00A50AAF" w:rsidP="001C7249">
            <w:pPr>
              <w:spacing w:after="0" w:line="240" w:lineRule="auto"/>
              <w:jc w:val="center"/>
              <w:rPr>
                <w:ins w:id="861" w:author="Chasco, Brandon Edward" w:date="2020-08-26T11:44:00Z"/>
                <w:color w:val="000000"/>
                <w:sz w:val="22"/>
                <w:szCs w:val="22"/>
              </w:rPr>
            </w:pPr>
            <w:ins w:id="862" w:author="Chasco, Brandon Edward" w:date="2020-08-26T11:44:00Z">
              <w:r w:rsidRPr="006226B0">
                <w:rPr>
                  <w:color w:val="000000"/>
                  <w:sz w:val="22"/>
                  <w:szCs w:val="22"/>
                </w:rPr>
                <w:t>TRUE</w:t>
              </w:r>
            </w:ins>
          </w:p>
        </w:tc>
      </w:tr>
      <w:tr w:rsidR="00A50AAF" w:rsidRPr="006226B0" w14:paraId="217A7EDB" w14:textId="77777777" w:rsidTr="001C7249">
        <w:trPr>
          <w:trHeight w:val="300"/>
          <w:ins w:id="863" w:author="Chasco, Brandon Edward" w:date="2020-08-26T11:44:00Z"/>
        </w:trPr>
        <w:tc>
          <w:tcPr>
            <w:tcW w:w="1080" w:type="dxa"/>
            <w:gridSpan w:val="2"/>
            <w:tcBorders>
              <w:top w:val="nil"/>
              <w:left w:val="nil"/>
              <w:bottom w:val="nil"/>
              <w:right w:val="nil"/>
            </w:tcBorders>
            <w:shd w:val="clear" w:color="auto" w:fill="auto"/>
            <w:vAlign w:val="bottom"/>
          </w:tcPr>
          <w:p w14:paraId="45A0FE37" w14:textId="77777777" w:rsidR="00A50AAF" w:rsidRPr="006226B0" w:rsidRDefault="00A50AAF" w:rsidP="001C7249">
            <w:pPr>
              <w:spacing w:after="0" w:line="240" w:lineRule="auto"/>
              <w:jc w:val="center"/>
              <w:rPr>
                <w:ins w:id="864" w:author="Chasco, Brandon Edward" w:date="2020-08-26T11:44:00Z"/>
                <w:color w:val="000000"/>
                <w:sz w:val="22"/>
                <w:szCs w:val="22"/>
              </w:rPr>
            </w:pPr>
          </w:p>
        </w:tc>
        <w:tc>
          <w:tcPr>
            <w:tcW w:w="1001" w:type="dxa"/>
            <w:gridSpan w:val="2"/>
            <w:tcBorders>
              <w:top w:val="nil"/>
              <w:left w:val="nil"/>
              <w:bottom w:val="nil"/>
              <w:right w:val="nil"/>
            </w:tcBorders>
            <w:shd w:val="clear" w:color="auto" w:fill="auto"/>
            <w:vAlign w:val="bottom"/>
          </w:tcPr>
          <w:p w14:paraId="4C456636" w14:textId="77777777" w:rsidR="00A50AAF" w:rsidRPr="006226B0" w:rsidRDefault="00A50AAF" w:rsidP="001C7249">
            <w:pPr>
              <w:spacing w:after="0" w:line="240" w:lineRule="auto"/>
              <w:jc w:val="right"/>
              <w:rPr>
                <w:ins w:id="865" w:author="Chasco, Brandon Edward" w:date="2020-08-26T11:44:00Z"/>
                <w:color w:val="000000"/>
                <w:sz w:val="22"/>
                <w:szCs w:val="22"/>
              </w:rPr>
            </w:pPr>
            <w:ins w:id="866" w:author="Chasco, Brandon Edward" w:date="2020-08-26T11:44:00Z">
              <w:r w:rsidRPr="006226B0">
                <w:rPr>
                  <w:color w:val="000000"/>
                  <w:sz w:val="22"/>
                  <w:szCs w:val="22"/>
                </w:rPr>
                <w:t>2.4955</w:t>
              </w:r>
            </w:ins>
          </w:p>
        </w:tc>
        <w:tc>
          <w:tcPr>
            <w:tcW w:w="780" w:type="dxa"/>
            <w:tcBorders>
              <w:top w:val="nil"/>
              <w:left w:val="nil"/>
              <w:bottom w:val="nil"/>
              <w:right w:val="nil"/>
            </w:tcBorders>
            <w:shd w:val="clear" w:color="auto" w:fill="auto"/>
            <w:vAlign w:val="bottom"/>
          </w:tcPr>
          <w:p w14:paraId="1D6F047B" w14:textId="77777777" w:rsidR="00A50AAF" w:rsidRPr="006226B0" w:rsidRDefault="00A50AAF" w:rsidP="001C7249">
            <w:pPr>
              <w:spacing w:after="0" w:line="240" w:lineRule="auto"/>
              <w:jc w:val="center"/>
              <w:rPr>
                <w:ins w:id="867" w:author="Chasco, Brandon Edward" w:date="2020-08-26T11:44:00Z"/>
                <w:color w:val="000000"/>
                <w:sz w:val="22"/>
                <w:szCs w:val="22"/>
              </w:rPr>
            </w:pPr>
            <w:ins w:id="868" w:author="Chasco, Brandon Edward" w:date="2020-08-26T11:44:00Z">
              <w:r w:rsidRPr="006226B0">
                <w:rPr>
                  <w:color w:val="000000"/>
                  <w:sz w:val="22"/>
                  <w:szCs w:val="22"/>
                </w:rPr>
                <w:t>X</w:t>
              </w:r>
            </w:ins>
          </w:p>
        </w:tc>
        <w:tc>
          <w:tcPr>
            <w:tcW w:w="1140" w:type="dxa"/>
            <w:tcBorders>
              <w:top w:val="nil"/>
              <w:left w:val="nil"/>
              <w:bottom w:val="nil"/>
              <w:right w:val="nil"/>
            </w:tcBorders>
            <w:shd w:val="clear" w:color="auto" w:fill="auto"/>
            <w:vAlign w:val="bottom"/>
          </w:tcPr>
          <w:p w14:paraId="470B9483" w14:textId="77777777" w:rsidR="00A50AAF" w:rsidRPr="006226B0" w:rsidRDefault="00A50AAF" w:rsidP="001C7249">
            <w:pPr>
              <w:spacing w:after="0" w:line="240" w:lineRule="auto"/>
              <w:jc w:val="center"/>
              <w:rPr>
                <w:ins w:id="869" w:author="Chasco, Brandon Edward" w:date="2020-08-26T11:44:00Z"/>
                <w:color w:val="000000"/>
                <w:sz w:val="22"/>
                <w:szCs w:val="22"/>
              </w:rPr>
            </w:pPr>
            <w:ins w:id="870" w:author="Chasco, Brandon Edward" w:date="2020-08-26T11:44:00Z">
              <w:r w:rsidRPr="006226B0">
                <w:rPr>
                  <w:color w:val="000000"/>
                  <w:sz w:val="22"/>
                  <w:szCs w:val="22"/>
                </w:rPr>
                <w:t>N.E.</w:t>
              </w:r>
            </w:ins>
          </w:p>
        </w:tc>
        <w:tc>
          <w:tcPr>
            <w:tcW w:w="1072" w:type="dxa"/>
            <w:tcBorders>
              <w:top w:val="nil"/>
              <w:left w:val="nil"/>
              <w:bottom w:val="nil"/>
              <w:right w:val="nil"/>
            </w:tcBorders>
            <w:shd w:val="clear" w:color="auto" w:fill="auto"/>
            <w:vAlign w:val="bottom"/>
          </w:tcPr>
          <w:p w14:paraId="224D376A" w14:textId="77777777" w:rsidR="00A50AAF" w:rsidRPr="006226B0" w:rsidRDefault="00A50AAF" w:rsidP="001C7249">
            <w:pPr>
              <w:spacing w:after="0" w:line="240" w:lineRule="auto"/>
              <w:jc w:val="center"/>
              <w:rPr>
                <w:ins w:id="871" w:author="Chasco, Brandon Edward" w:date="2020-08-26T11:44:00Z"/>
                <w:color w:val="000000"/>
                <w:sz w:val="22"/>
                <w:szCs w:val="22"/>
              </w:rPr>
            </w:pPr>
            <w:ins w:id="872" w:author="Chasco, Brandon Edward" w:date="2020-08-26T11:44:00Z">
              <w:r w:rsidRPr="006226B0">
                <w:rPr>
                  <w:color w:val="000000"/>
                  <w:sz w:val="22"/>
                  <w:szCs w:val="22"/>
                </w:rPr>
                <w:t>X</w:t>
              </w:r>
            </w:ins>
          </w:p>
        </w:tc>
        <w:tc>
          <w:tcPr>
            <w:tcW w:w="1879" w:type="dxa"/>
            <w:tcBorders>
              <w:top w:val="nil"/>
              <w:left w:val="nil"/>
              <w:bottom w:val="nil"/>
              <w:right w:val="nil"/>
            </w:tcBorders>
            <w:shd w:val="clear" w:color="auto" w:fill="auto"/>
            <w:vAlign w:val="bottom"/>
          </w:tcPr>
          <w:p w14:paraId="07539E79" w14:textId="77777777" w:rsidR="00A50AAF" w:rsidRPr="006226B0" w:rsidRDefault="00A50AAF" w:rsidP="001C7249">
            <w:pPr>
              <w:spacing w:after="0" w:line="240" w:lineRule="auto"/>
              <w:rPr>
                <w:ins w:id="873" w:author="Chasco, Brandon Edward" w:date="2020-08-26T11:44:00Z"/>
                <w:color w:val="000000"/>
                <w:sz w:val="22"/>
                <w:szCs w:val="22"/>
              </w:rPr>
            </w:pPr>
            <w:proofErr w:type="spellStart"/>
            <w:ins w:id="874" w:author="Chasco, Brandon Edward" w:date="2020-08-26T11:44:00Z">
              <w:r w:rsidRPr="006226B0">
                <w:rPr>
                  <w:color w:val="000000"/>
                  <w:sz w:val="22"/>
                  <w:szCs w:val="22"/>
                </w:rPr>
                <w:t>cui.spr</w:t>
              </w:r>
              <w:proofErr w:type="spellEnd"/>
            </w:ins>
          </w:p>
        </w:tc>
        <w:tc>
          <w:tcPr>
            <w:tcW w:w="1879" w:type="dxa"/>
            <w:tcBorders>
              <w:top w:val="nil"/>
              <w:left w:val="nil"/>
              <w:bottom w:val="nil"/>
              <w:right w:val="nil"/>
            </w:tcBorders>
            <w:shd w:val="clear" w:color="auto" w:fill="auto"/>
            <w:vAlign w:val="bottom"/>
          </w:tcPr>
          <w:p w14:paraId="2DF34DF1" w14:textId="77777777" w:rsidR="00A50AAF" w:rsidRPr="006226B0" w:rsidRDefault="00A50AAF" w:rsidP="001C7249">
            <w:pPr>
              <w:spacing w:after="0" w:line="240" w:lineRule="auto"/>
              <w:rPr>
                <w:ins w:id="875" w:author="Chasco, Brandon Edward" w:date="2020-08-26T11:44:00Z"/>
                <w:color w:val="000000"/>
                <w:sz w:val="22"/>
                <w:szCs w:val="22"/>
              </w:rPr>
            </w:pPr>
            <w:proofErr w:type="spellStart"/>
            <w:ins w:id="876" w:author="Chasco, Brandon Edward" w:date="2020-08-26T11:44:00Z">
              <w:r w:rsidRPr="006226B0">
                <w:rPr>
                  <w:color w:val="000000"/>
                  <w:sz w:val="22"/>
                  <w:szCs w:val="22"/>
                </w:rPr>
                <w:t>pdo.spr</w:t>
              </w:r>
              <w:proofErr w:type="spellEnd"/>
            </w:ins>
          </w:p>
        </w:tc>
        <w:tc>
          <w:tcPr>
            <w:tcW w:w="1002" w:type="dxa"/>
            <w:tcBorders>
              <w:top w:val="nil"/>
              <w:left w:val="nil"/>
              <w:bottom w:val="nil"/>
              <w:right w:val="nil"/>
            </w:tcBorders>
            <w:shd w:val="clear" w:color="auto" w:fill="auto"/>
            <w:vAlign w:val="bottom"/>
          </w:tcPr>
          <w:p w14:paraId="6A01E30D" w14:textId="77777777" w:rsidR="00A50AAF" w:rsidRPr="006226B0" w:rsidRDefault="00A50AAF" w:rsidP="001C7249">
            <w:pPr>
              <w:spacing w:after="0" w:line="240" w:lineRule="auto"/>
              <w:jc w:val="right"/>
              <w:rPr>
                <w:ins w:id="877" w:author="Chasco, Brandon Edward" w:date="2020-08-26T11:44:00Z"/>
                <w:color w:val="000000"/>
                <w:sz w:val="22"/>
                <w:szCs w:val="22"/>
              </w:rPr>
            </w:pPr>
            <w:ins w:id="878" w:author="Chasco, Brandon Edward" w:date="2020-08-26T11:44:00Z">
              <w:r w:rsidRPr="006226B0">
                <w:rPr>
                  <w:color w:val="000000"/>
                  <w:sz w:val="22"/>
                  <w:szCs w:val="22"/>
                </w:rPr>
                <w:t>0.00009</w:t>
              </w:r>
            </w:ins>
          </w:p>
        </w:tc>
        <w:tc>
          <w:tcPr>
            <w:tcW w:w="960" w:type="dxa"/>
            <w:tcBorders>
              <w:top w:val="nil"/>
              <w:left w:val="nil"/>
              <w:bottom w:val="nil"/>
              <w:right w:val="nil"/>
            </w:tcBorders>
            <w:shd w:val="clear" w:color="auto" w:fill="auto"/>
            <w:vAlign w:val="bottom"/>
          </w:tcPr>
          <w:p w14:paraId="65705505" w14:textId="77777777" w:rsidR="00A50AAF" w:rsidRPr="006226B0" w:rsidRDefault="00A50AAF" w:rsidP="001C7249">
            <w:pPr>
              <w:spacing w:after="0" w:line="240" w:lineRule="auto"/>
              <w:jc w:val="center"/>
              <w:rPr>
                <w:ins w:id="879" w:author="Chasco, Brandon Edward" w:date="2020-08-26T11:44:00Z"/>
                <w:color w:val="000000"/>
                <w:sz w:val="22"/>
                <w:szCs w:val="22"/>
              </w:rPr>
            </w:pPr>
            <w:ins w:id="880" w:author="Chasco, Brandon Edward" w:date="2020-08-26T11:44:00Z">
              <w:r w:rsidRPr="006226B0">
                <w:rPr>
                  <w:color w:val="000000"/>
                  <w:sz w:val="22"/>
                  <w:szCs w:val="22"/>
                </w:rPr>
                <w:t>TRUE</w:t>
              </w:r>
            </w:ins>
          </w:p>
        </w:tc>
      </w:tr>
      <w:tr w:rsidR="00A50AAF" w:rsidRPr="006226B0" w14:paraId="7BF9CB18" w14:textId="77777777" w:rsidTr="001C7249">
        <w:trPr>
          <w:trHeight w:val="300"/>
          <w:ins w:id="881" w:author="Chasco, Brandon Edward" w:date="2020-08-26T11:44:00Z"/>
        </w:trPr>
        <w:tc>
          <w:tcPr>
            <w:tcW w:w="1080" w:type="dxa"/>
            <w:gridSpan w:val="2"/>
            <w:tcBorders>
              <w:top w:val="nil"/>
              <w:left w:val="nil"/>
              <w:bottom w:val="nil"/>
              <w:right w:val="nil"/>
            </w:tcBorders>
            <w:shd w:val="clear" w:color="auto" w:fill="auto"/>
            <w:vAlign w:val="bottom"/>
          </w:tcPr>
          <w:p w14:paraId="73614975" w14:textId="77777777" w:rsidR="00A50AAF" w:rsidRPr="006226B0" w:rsidRDefault="00A50AAF" w:rsidP="001C7249">
            <w:pPr>
              <w:spacing w:after="0" w:line="240" w:lineRule="auto"/>
              <w:jc w:val="center"/>
              <w:rPr>
                <w:ins w:id="882" w:author="Chasco, Brandon Edward" w:date="2020-08-26T11:44:00Z"/>
                <w:color w:val="000000"/>
                <w:sz w:val="22"/>
                <w:szCs w:val="22"/>
              </w:rPr>
            </w:pPr>
          </w:p>
        </w:tc>
        <w:tc>
          <w:tcPr>
            <w:tcW w:w="1001" w:type="dxa"/>
            <w:gridSpan w:val="2"/>
            <w:tcBorders>
              <w:top w:val="nil"/>
              <w:left w:val="nil"/>
              <w:bottom w:val="nil"/>
              <w:right w:val="nil"/>
            </w:tcBorders>
            <w:shd w:val="clear" w:color="auto" w:fill="auto"/>
            <w:vAlign w:val="bottom"/>
          </w:tcPr>
          <w:p w14:paraId="764C0CA7" w14:textId="77777777" w:rsidR="00A50AAF" w:rsidRPr="006226B0" w:rsidRDefault="00A50AAF" w:rsidP="001C7249">
            <w:pPr>
              <w:spacing w:after="0" w:line="240" w:lineRule="auto"/>
              <w:jc w:val="right"/>
              <w:rPr>
                <w:ins w:id="883" w:author="Chasco, Brandon Edward" w:date="2020-08-26T11:44:00Z"/>
                <w:color w:val="000000"/>
                <w:sz w:val="22"/>
                <w:szCs w:val="22"/>
              </w:rPr>
            </w:pPr>
            <w:ins w:id="884" w:author="Chasco, Brandon Edward" w:date="2020-08-26T11:44:00Z">
              <w:r w:rsidRPr="006226B0">
                <w:rPr>
                  <w:color w:val="000000"/>
                  <w:sz w:val="22"/>
                  <w:szCs w:val="22"/>
                </w:rPr>
                <w:t>3.2846</w:t>
              </w:r>
            </w:ins>
          </w:p>
        </w:tc>
        <w:tc>
          <w:tcPr>
            <w:tcW w:w="780" w:type="dxa"/>
            <w:tcBorders>
              <w:top w:val="nil"/>
              <w:left w:val="nil"/>
              <w:bottom w:val="nil"/>
              <w:right w:val="nil"/>
            </w:tcBorders>
            <w:shd w:val="clear" w:color="auto" w:fill="auto"/>
            <w:vAlign w:val="bottom"/>
          </w:tcPr>
          <w:p w14:paraId="5E8E6C4F" w14:textId="77777777" w:rsidR="00A50AAF" w:rsidRPr="006226B0" w:rsidRDefault="00A50AAF" w:rsidP="001C7249">
            <w:pPr>
              <w:spacing w:after="0" w:line="240" w:lineRule="auto"/>
              <w:jc w:val="center"/>
              <w:rPr>
                <w:ins w:id="885" w:author="Chasco, Brandon Edward" w:date="2020-08-26T11:44:00Z"/>
                <w:color w:val="000000"/>
                <w:sz w:val="22"/>
                <w:szCs w:val="22"/>
              </w:rPr>
            </w:pPr>
            <w:ins w:id="886" w:author="Chasco, Brandon Edward" w:date="2020-08-26T11:44:00Z">
              <w:r w:rsidRPr="006226B0">
                <w:rPr>
                  <w:color w:val="000000"/>
                  <w:sz w:val="22"/>
                  <w:szCs w:val="22"/>
                </w:rPr>
                <w:t>X</w:t>
              </w:r>
            </w:ins>
          </w:p>
        </w:tc>
        <w:tc>
          <w:tcPr>
            <w:tcW w:w="1140" w:type="dxa"/>
            <w:tcBorders>
              <w:top w:val="nil"/>
              <w:left w:val="nil"/>
              <w:bottom w:val="nil"/>
              <w:right w:val="nil"/>
            </w:tcBorders>
            <w:shd w:val="clear" w:color="auto" w:fill="auto"/>
            <w:vAlign w:val="bottom"/>
          </w:tcPr>
          <w:p w14:paraId="18DE0677" w14:textId="77777777" w:rsidR="00A50AAF" w:rsidRPr="006226B0" w:rsidRDefault="00A50AAF" w:rsidP="001C7249">
            <w:pPr>
              <w:spacing w:after="0" w:line="240" w:lineRule="auto"/>
              <w:jc w:val="center"/>
              <w:rPr>
                <w:ins w:id="887" w:author="Chasco, Brandon Edward" w:date="2020-08-26T11:44:00Z"/>
                <w:color w:val="000000"/>
                <w:sz w:val="22"/>
                <w:szCs w:val="22"/>
              </w:rPr>
            </w:pPr>
            <w:ins w:id="888" w:author="Chasco, Brandon Edward" w:date="2020-08-26T11:44:00Z">
              <w:r w:rsidRPr="006226B0">
                <w:rPr>
                  <w:color w:val="000000"/>
                  <w:sz w:val="22"/>
                  <w:szCs w:val="22"/>
                </w:rPr>
                <w:t>N.E.</w:t>
              </w:r>
            </w:ins>
          </w:p>
        </w:tc>
        <w:tc>
          <w:tcPr>
            <w:tcW w:w="1072" w:type="dxa"/>
            <w:tcBorders>
              <w:top w:val="nil"/>
              <w:left w:val="nil"/>
              <w:bottom w:val="nil"/>
              <w:right w:val="nil"/>
            </w:tcBorders>
            <w:shd w:val="clear" w:color="auto" w:fill="auto"/>
            <w:vAlign w:val="bottom"/>
          </w:tcPr>
          <w:p w14:paraId="18AACF10" w14:textId="77777777" w:rsidR="00A50AAF" w:rsidRPr="006226B0" w:rsidRDefault="00A50AAF" w:rsidP="001C7249">
            <w:pPr>
              <w:spacing w:after="0" w:line="240" w:lineRule="auto"/>
              <w:jc w:val="center"/>
              <w:rPr>
                <w:ins w:id="889" w:author="Chasco, Brandon Edward" w:date="2020-08-26T11:44:00Z"/>
                <w:color w:val="000000"/>
                <w:sz w:val="22"/>
                <w:szCs w:val="22"/>
              </w:rPr>
            </w:pPr>
            <w:ins w:id="890" w:author="Chasco, Brandon Edward" w:date="2020-08-26T11:44:00Z">
              <w:r w:rsidRPr="006226B0">
                <w:rPr>
                  <w:color w:val="000000"/>
                  <w:sz w:val="22"/>
                  <w:szCs w:val="22"/>
                </w:rPr>
                <w:t>X</w:t>
              </w:r>
            </w:ins>
          </w:p>
        </w:tc>
        <w:tc>
          <w:tcPr>
            <w:tcW w:w="1879" w:type="dxa"/>
            <w:tcBorders>
              <w:top w:val="nil"/>
              <w:left w:val="nil"/>
              <w:bottom w:val="nil"/>
              <w:right w:val="nil"/>
            </w:tcBorders>
            <w:shd w:val="clear" w:color="auto" w:fill="auto"/>
            <w:vAlign w:val="bottom"/>
          </w:tcPr>
          <w:p w14:paraId="6BD64564" w14:textId="77777777" w:rsidR="00A50AAF" w:rsidRPr="006226B0" w:rsidRDefault="00A50AAF" w:rsidP="001C7249">
            <w:pPr>
              <w:spacing w:after="0" w:line="240" w:lineRule="auto"/>
              <w:rPr>
                <w:ins w:id="891" w:author="Chasco, Brandon Edward" w:date="2020-08-26T11:44:00Z"/>
                <w:color w:val="000000"/>
                <w:sz w:val="22"/>
                <w:szCs w:val="22"/>
              </w:rPr>
            </w:pPr>
            <w:proofErr w:type="spellStart"/>
            <w:ins w:id="892" w:author="Chasco, Brandon Edward" w:date="2020-08-26T11:44:00Z">
              <w:r w:rsidRPr="006226B0">
                <w:rPr>
                  <w:color w:val="000000"/>
                  <w:sz w:val="22"/>
                  <w:szCs w:val="22"/>
                </w:rPr>
                <w:t>ersstWAcoast.sum</w:t>
              </w:r>
              <w:proofErr w:type="spellEnd"/>
            </w:ins>
          </w:p>
        </w:tc>
        <w:tc>
          <w:tcPr>
            <w:tcW w:w="1879" w:type="dxa"/>
            <w:tcBorders>
              <w:top w:val="nil"/>
              <w:left w:val="nil"/>
              <w:bottom w:val="nil"/>
              <w:right w:val="nil"/>
            </w:tcBorders>
            <w:shd w:val="clear" w:color="auto" w:fill="auto"/>
            <w:vAlign w:val="bottom"/>
          </w:tcPr>
          <w:p w14:paraId="16311075" w14:textId="77777777" w:rsidR="00A50AAF" w:rsidRPr="006226B0" w:rsidRDefault="00A50AAF" w:rsidP="001C7249">
            <w:pPr>
              <w:spacing w:after="0" w:line="240" w:lineRule="auto"/>
              <w:rPr>
                <w:ins w:id="893" w:author="Chasco, Brandon Edward" w:date="2020-08-26T11:44:00Z"/>
                <w:color w:val="000000"/>
                <w:sz w:val="22"/>
                <w:szCs w:val="22"/>
              </w:rPr>
            </w:pPr>
            <w:proofErr w:type="spellStart"/>
            <w:ins w:id="894" w:author="Chasco, Brandon Edward" w:date="2020-08-26T11:44:00Z">
              <w:r w:rsidRPr="006226B0">
                <w:rPr>
                  <w:color w:val="000000"/>
                  <w:sz w:val="22"/>
                  <w:szCs w:val="22"/>
                </w:rPr>
                <w:t>pdo.spr</w:t>
              </w:r>
              <w:proofErr w:type="spellEnd"/>
            </w:ins>
          </w:p>
        </w:tc>
        <w:tc>
          <w:tcPr>
            <w:tcW w:w="1002" w:type="dxa"/>
            <w:tcBorders>
              <w:top w:val="nil"/>
              <w:left w:val="nil"/>
              <w:bottom w:val="nil"/>
              <w:right w:val="nil"/>
            </w:tcBorders>
            <w:shd w:val="clear" w:color="auto" w:fill="auto"/>
            <w:vAlign w:val="bottom"/>
          </w:tcPr>
          <w:p w14:paraId="7351072E" w14:textId="77777777" w:rsidR="00A50AAF" w:rsidRPr="006226B0" w:rsidRDefault="00A50AAF" w:rsidP="001C7249">
            <w:pPr>
              <w:spacing w:after="0" w:line="240" w:lineRule="auto"/>
              <w:jc w:val="right"/>
              <w:rPr>
                <w:ins w:id="895" w:author="Chasco, Brandon Edward" w:date="2020-08-26T11:44:00Z"/>
                <w:color w:val="000000"/>
                <w:sz w:val="22"/>
                <w:szCs w:val="22"/>
              </w:rPr>
            </w:pPr>
            <w:ins w:id="896" w:author="Chasco, Brandon Edward" w:date="2020-08-26T11:44:00Z">
              <w:r w:rsidRPr="006226B0">
                <w:rPr>
                  <w:color w:val="000000"/>
                  <w:sz w:val="22"/>
                  <w:szCs w:val="22"/>
                </w:rPr>
                <w:t>0.00010</w:t>
              </w:r>
            </w:ins>
          </w:p>
        </w:tc>
        <w:tc>
          <w:tcPr>
            <w:tcW w:w="960" w:type="dxa"/>
            <w:tcBorders>
              <w:top w:val="nil"/>
              <w:left w:val="nil"/>
              <w:bottom w:val="nil"/>
              <w:right w:val="nil"/>
            </w:tcBorders>
            <w:shd w:val="clear" w:color="auto" w:fill="auto"/>
            <w:vAlign w:val="bottom"/>
          </w:tcPr>
          <w:p w14:paraId="068D7623" w14:textId="77777777" w:rsidR="00A50AAF" w:rsidRPr="006226B0" w:rsidRDefault="00A50AAF" w:rsidP="001C7249">
            <w:pPr>
              <w:spacing w:after="0" w:line="240" w:lineRule="auto"/>
              <w:jc w:val="center"/>
              <w:rPr>
                <w:ins w:id="897" w:author="Chasco, Brandon Edward" w:date="2020-08-26T11:44:00Z"/>
                <w:color w:val="000000"/>
                <w:sz w:val="22"/>
                <w:szCs w:val="22"/>
              </w:rPr>
            </w:pPr>
            <w:ins w:id="898" w:author="Chasco, Brandon Edward" w:date="2020-08-26T11:44:00Z">
              <w:r w:rsidRPr="006226B0">
                <w:rPr>
                  <w:color w:val="000000"/>
                  <w:sz w:val="22"/>
                  <w:szCs w:val="22"/>
                </w:rPr>
                <w:t>TRUE</w:t>
              </w:r>
            </w:ins>
          </w:p>
        </w:tc>
      </w:tr>
      <w:tr w:rsidR="00A50AAF" w:rsidRPr="006226B0" w14:paraId="0A4C9C19" w14:textId="77777777" w:rsidTr="001C7249">
        <w:trPr>
          <w:trHeight w:val="300"/>
          <w:ins w:id="899" w:author="Chasco, Brandon Edward" w:date="2020-08-26T11:44:00Z"/>
        </w:trPr>
        <w:tc>
          <w:tcPr>
            <w:tcW w:w="1080" w:type="dxa"/>
            <w:gridSpan w:val="2"/>
            <w:tcBorders>
              <w:top w:val="nil"/>
              <w:left w:val="nil"/>
              <w:bottom w:val="nil"/>
              <w:right w:val="nil"/>
            </w:tcBorders>
            <w:shd w:val="clear" w:color="auto" w:fill="auto"/>
            <w:vAlign w:val="bottom"/>
          </w:tcPr>
          <w:p w14:paraId="38F14244" w14:textId="77777777" w:rsidR="00A50AAF" w:rsidRPr="006226B0" w:rsidRDefault="00A50AAF" w:rsidP="001C7249">
            <w:pPr>
              <w:spacing w:after="0" w:line="240" w:lineRule="auto"/>
              <w:jc w:val="center"/>
              <w:rPr>
                <w:ins w:id="900" w:author="Chasco, Brandon Edward" w:date="2020-08-26T11:44:00Z"/>
                <w:color w:val="000000"/>
                <w:sz w:val="22"/>
                <w:szCs w:val="22"/>
              </w:rPr>
            </w:pPr>
          </w:p>
        </w:tc>
        <w:tc>
          <w:tcPr>
            <w:tcW w:w="1001" w:type="dxa"/>
            <w:gridSpan w:val="2"/>
            <w:tcBorders>
              <w:top w:val="nil"/>
              <w:left w:val="nil"/>
              <w:bottom w:val="nil"/>
              <w:right w:val="nil"/>
            </w:tcBorders>
            <w:shd w:val="clear" w:color="auto" w:fill="auto"/>
            <w:vAlign w:val="bottom"/>
          </w:tcPr>
          <w:p w14:paraId="1A880FEF" w14:textId="77777777" w:rsidR="00A50AAF" w:rsidRPr="006226B0" w:rsidRDefault="00A50AAF" w:rsidP="001C7249">
            <w:pPr>
              <w:spacing w:after="0" w:line="240" w:lineRule="auto"/>
              <w:jc w:val="right"/>
              <w:rPr>
                <w:ins w:id="901" w:author="Chasco, Brandon Edward" w:date="2020-08-26T11:44:00Z"/>
                <w:color w:val="000000"/>
                <w:sz w:val="22"/>
                <w:szCs w:val="22"/>
              </w:rPr>
            </w:pPr>
            <w:ins w:id="902" w:author="Chasco, Brandon Edward" w:date="2020-08-26T11:44:00Z">
              <w:r w:rsidRPr="006226B0">
                <w:rPr>
                  <w:color w:val="000000"/>
                  <w:sz w:val="22"/>
                  <w:szCs w:val="22"/>
                </w:rPr>
                <w:t>3.3064</w:t>
              </w:r>
            </w:ins>
          </w:p>
        </w:tc>
        <w:tc>
          <w:tcPr>
            <w:tcW w:w="780" w:type="dxa"/>
            <w:tcBorders>
              <w:top w:val="nil"/>
              <w:left w:val="nil"/>
              <w:bottom w:val="nil"/>
              <w:right w:val="nil"/>
            </w:tcBorders>
            <w:shd w:val="clear" w:color="auto" w:fill="auto"/>
            <w:vAlign w:val="bottom"/>
          </w:tcPr>
          <w:p w14:paraId="70D80682" w14:textId="77777777" w:rsidR="00A50AAF" w:rsidRPr="006226B0" w:rsidRDefault="00A50AAF" w:rsidP="001C7249">
            <w:pPr>
              <w:spacing w:after="0" w:line="240" w:lineRule="auto"/>
              <w:jc w:val="center"/>
              <w:rPr>
                <w:ins w:id="903" w:author="Chasco, Brandon Edward" w:date="2020-08-26T11:44:00Z"/>
                <w:color w:val="000000"/>
                <w:sz w:val="22"/>
                <w:szCs w:val="22"/>
              </w:rPr>
            </w:pPr>
            <w:ins w:id="904" w:author="Chasco, Brandon Edward" w:date="2020-08-26T11:44:00Z">
              <w:r w:rsidRPr="006226B0">
                <w:rPr>
                  <w:color w:val="000000"/>
                  <w:sz w:val="22"/>
                  <w:szCs w:val="22"/>
                </w:rPr>
                <w:t>X</w:t>
              </w:r>
            </w:ins>
          </w:p>
        </w:tc>
        <w:tc>
          <w:tcPr>
            <w:tcW w:w="1140" w:type="dxa"/>
            <w:tcBorders>
              <w:top w:val="nil"/>
              <w:left w:val="nil"/>
              <w:bottom w:val="nil"/>
              <w:right w:val="nil"/>
            </w:tcBorders>
            <w:shd w:val="clear" w:color="auto" w:fill="auto"/>
            <w:vAlign w:val="bottom"/>
          </w:tcPr>
          <w:p w14:paraId="2A7E9C65" w14:textId="77777777" w:rsidR="00A50AAF" w:rsidRPr="006226B0" w:rsidRDefault="00A50AAF" w:rsidP="001C7249">
            <w:pPr>
              <w:spacing w:after="0" w:line="240" w:lineRule="auto"/>
              <w:jc w:val="center"/>
              <w:rPr>
                <w:ins w:id="905" w:author="Chasco, Brandon Edward" w:date="2020-08-26T11:44:00Z"/>
                <w:color w:val="000000"/>
                <w:sz w:val="22"/>
                <w:szCs w:val="22"/>
              </w:rPr>
            </w:pPr>
            <w:ins w:id="906" w:author="Chasco, Brandon Edward" w:date="2020-08-26T11:44:00Z">
              <w:r w:rsidRPr="006226B0">
                <w:rPr>
                  <w:color w:val="000000"/>
                  <w:sz w:val="22"/>
                  <w:szCs w:val="22"/>
                </w:rPr>
                <w:t>N.E.</w:t>
              </w:r>
            </w:ins>
          </w:p>
        </w:tc>
        <w:tc>
          <w:tcPr>
            <w:tcW w:w="1072" w:type="dxa"/>
            <w:tcBorders>
              <w:top w:val="nil"/>
              <w:left w:val="nil"/>
              <w:bottom w:val="nil"/>
              <w:right w:val="nil"/>
            </w:tcBorders>
            <w:shd w:val="clear" w:color="auto" w:fill="auto"/>
            <w:vAlign w:val="bottom"/>
          </w:tcPr>
          <w:p w14:paraId="56428936" w14:textId="77777777" w:rsidR="00A50AAF" w:rsidRPr="006226B0" w:rsidRDefault="00A50AAF" w:rsidP="001C7249">
            <w:pPr>
              <w:spacing w:after="0" w:line="240" w:lineRule="auto"/>
              <w:jc w:val="center"/>
              <w:rPr>
                <w:ins w:id="907" w:author="Chasco, Brandon Edward" w:date="2020-08-26T11:44:00Z"/>
                <w:color w:val="000000"/>
                <w:sz w:val="22"/>
                <w:szCs w:val="22"/>
              </w:rPr>
            </w:pPr>
            <w:ins w:id="908" w:author="Chasco, Brandon Edward" w:date="2020-08-26T11:44:00Z">
              <w:r w:rsidRPr="006226B0">
                <w:rPr>
                  <w:color w:val="000000"/>
                  <w:sz w:val="22"/>
                  <w:szCs w:val="22"/>
                </w:rPr>
                <w:t>X</w:t>
              </w:r>
            </w:ins>
          </w:p>
        </w:tc>
        <w:tc>
          <w:tcPr>
            <w:tcW w:w="1879" w:type="dxa"/>
            <w:tcBorders>
              <w:top w:val="nil"/>
              <w:left w:val="nil"/>
              <w:bottom w:val="nil"/>
              <w:right w:val="nil"/>
            </w:tcBorders>
            <w:shd w:val="clear" w:color="auto" w:fill="auto"/>
            <w:vAlign w:val="bottom"/>
          </w:tcPr>
          <w:p w14:paraId="5196B123" w14:textId="77777777" w:rsidR="00A50AAF" w:rsidRPr="006226B0" w:rsidRDefault="00A50AAF" w:rsidP="001C7249">
            <w:pPr>
              <w:spacing w:after="0" w:line="240" w:lineRule="auto"/>
              <w:rPr>
                <w:ins w:id="909" w:author="Chasco, Brandon Edward" w:date="2020-08-26T11:44:00Z"/>
                <w:color w:val="000000"/>
                <w:sz w:val="22"/>
                <w:szCs w:val="22"/>
              </w:rPr>
            </w:pPr>
            <w:proofErr w:type="spellStart"/>
            <w:ins w:id="910" w:author="Chasco, Brandon Edward" w:date="2020-08-26T11:44:00Z">
              <w:r w:rsidRPr="006226B0">
                <w:rPr>
                  <w:color w:val="000000"/>
                  <w:sz w:val="22"/>
                  <w:szCs w:val="22"/>
                </w:rPr>
                <w:t>ersstWAcoast.sum</w:t>
              </w:r>
              <w:proofErr w:type="spellEnd"/>
            </w:ins>
          </w:p>
        </w:tc>
        <w:tc>
          <w:tcPr>
            <w:tcW w:w="1879" w:type="dxa"/>
            <w:tcBorders>
              <w:top w:val="nil"/>
              <w:left w:val="nil"/>
              <w:bottom w:val="nil"/>
              <w:right w:val="nil"/>
            </w:tcBorders>
            <w:shd w:val="clear" w:color="auto" w:fill="auto"/>
            <w:vAlign w:val="bottom"/>
          </w:tcPr>
          <w:p w14:paraId="1D16615C" w14:textId="77777777" w:rsidR="00A50AAF" w:rsidRPr="006226B0" w:rsidRDefault="00A50AAF" w:rsidP="001C7249">
            <w:pPr>
              <w:spacing w:after="0" w:line="240" w:lineRule="auto"/>
              <w:rPr>
                <w:ins w:id="911" w:author="Chasco, Brandon Edward" w:date="2020-08-26T11:44:00Z"/>
                <w:color w:val="000000"/>
                <w:sz w:val="22"/>
                <w:szCs w:val="22"/>
              </w:rPr>
            </w:pPr>
            <w:proofErr w:type="spellStart"/>
            <w:ins w:id="912" w:author="Chasco, Brandon Edward" w:date="2020-08-26T11:44:00Z">
              <w:r w:rsidRPr="006226B0">
                <w:rPr>
                  <w:color w:val="000000"/>
                  <w:sz w:val="22"/>
                  <w:szCs w:val="22"/>
                </w:rPr>
                <w:t>oni.spr</w:t>
              </w:r>
              <w:proofErr w:type="spellEnd"/>
            </w:ins>
          </w:p>
        </w:tc>
        <w:tc>
          <w:tcPr>
            <w:tcW w:w="1002" w:type="dxa"/>
            <w:tcBorders>
              <w:top w:val="nil"/>
              <w:left w:val="nil"/>
              <w:bottom w:val="nil"/>
              <w:right w:val="nil"/>
            </w:tcBorders>
            <w:shd w:val="clear" w:color="auto" w:fill="auto"/>
            <w:vAlign w:val="bottom"/>
          </w:tcPr>
          <w:p w14:paraId="7EA1D17F" w14:textId="77777777" w:rsidR="00A50AAF" w:rsidRPr="006226B0" w:rsidRDefault="00A50AAF" w:rsidP="001C7249">
            <w:pPr>
              <w:spacing w:after="0" w:line="240" w:lineRule="auto"/>
              <w:jc w:val="right"/>
              <w:rPr>
                <w:ins w:id="913" w:author="Chasco, Brandon Edward" w:date="2020-08-26T11:44:00Z"/>
                <w:color w:val="000000"/>
                <w:sz w:val="22"/>
                <w:szCs w:val="22"/>
              </w:rPr>
            </w:pPr>
            <w:ins w:id="914" w:author="Chasco, Brandon Edward" w:date="2020-08-26T11:44:00Z">
              <w:r w:rsidRPr="006226B0">
                <w:rPr>
                  <w:color w:val="000000"/>
                  <w:sz w:val="22"/>
                  <w:szCs w:val="22"/>
                </w:rPr>
                <w:t>0.00028</w:t>
              </w:r>
            </w:ins>
          </w:p>
        </w:tc>
        <w:tc>
          <w:tcPr>
            <w:tcW w:w="960" w:type="dxa"/>
            <w:tcBorders>
              <w:top w:val="nil"/>
              <w:left w:val="nil"/>
              <w:bottom w:val="nil"/>
              <w:right w:val="nil"/>
            </w:tcBorders>
            <w:shd w:val="clear" w:color="auto" w:fill="auto"/>
            <w:vAlign w:val="bottom"/>
          </w:tcPr>
          <w:p w14:paraId="20EEF57E" w14:textId="77777777" w:rsidR="00A50AAF" w:rsidRPr="006226B0" w:rsidRDefault="00A50AAF" w:rsidP="001C7249">
            <w:pPr>
              <w:spacing w:after="0" w:line="240" w:lineRule="auto"/>
              <w:jc w:val="center"/>
              <w:rPr>
                <w:ins w:id="915" w:author="Chasco, Brandon Edward" w:date="2020-08-26T11:44:00Z"/>
                <w:color w:val="000000"/>
                <w:sz w:val="22"/>
                <w:szCs w:val="22"/>
              </w:rPr>
            </w:pPr>
            <w:ins w:id="916" w:author="Chasco, Brandon Edward" w:date="2020-08-26T11:44:00Z">
              <w:r w:rsidRPr="006226B0">
                <w:rPr>
                  <w:color w:val="000000"/>
                  <w:sz w:val="22"/>
                  <w:szCs w:val="22"/>
                </w:rPr>
                <w:t>TRUE</w:t>
              </w:r>
            </w:ins>
          </w:p>
        </w:tc>
      </w:tr>
      <w:tr w:rsidR="00A50AAF" w:rsidRPr="006226B0" w14:paraId="0CDD9D80" w14:textId="77777777" w:rsidTr="001C7249">
        <w:trPr>
          <w:trHeight w:val="300"/>
          <w:ins w:id="917" w:author="Chasco, Brandon Edward" w:date="2020-08-26T11:44:00Z"/>
        </w:trPr>
        <w:tc>
          <w:tcPr>
            <w:tcW w:w="1080" w:type="dxa"/>
            <w:gridSpan w:val="2"/>
            <w:tcBorders>
              <w:top w:val="nil"/>
              <w:left w:val="nil"/>
              <w:bottom w:val="nil"/>
              <w:right w:val="nil"/>
            </w:tcBorders>
            <w:shd w:val="clear" w:color="auto" w:fill="auto"/>
            <w:vAlign w:val="bottom"/>
          </w:tcPr>
          <w:p w14:paraId="380D1CD6" w14:textId="77777777" w:rsidR="00A50AAF" w:rsidRPr="006226B0" w:rsidRDefault="00A50AAF" w:rsidP="001C7249">
            <w:pPr>
              <w:spacing w:after="0" w:line="240" w:lineRule="auto"/>
              <w:jc w:val="center"/>
              <w:rPr>
                <w:ins w:id="918" w:author="Chasco, Brandon Edward" w:date="2020-08-26T11:44:00Z"/>
                <w:color w:val="000000"/>
                <w:sz w:val="22"/>
                <w:szCs w:val="22"/>
              </w:rPr>
            </w:pPr>
          </w:p>
        </w:tc>
        <w:tc>
          <w:tcPr>
            <w:tcW w:w="1001" w:type="dxa"/>
            <w:gridSpan w:val="2"/>
            <w:tcBorders>
              <w:top w:val="nil"/>
              <w:left w:val="nil"/>
              <w:bottom w:val="nil"/>
              <w:right w:val="nil"/>
            </w:tcBorders>
            <w:shd w:val="clear" w:color="auto" w:fill="auto"/>
            <w:vAlign w:val="bottom"/>
          </w:tcPr>
          <w:p w14:paraId="6A180898" w14:textId="77777777" w:rsidR="00A50AAF" w:rsidRPr="006226B0" w:rsidRDefault="00A50AAF" w:rsidP="001C7249">
            <w:pPr>
              <w:spacing w:after="0" w:line="240" w:lineRule="auto"/>
              <w:jc w:val="right"/>
              <w:rPr>
                <w:ins w:id="919" w:author="Chasco, Brandon Edward" w:date="2020-08-26T11:44:00Z"/>
                <w:color w:val="000000"/>
                <w:sz w:val="22"/>
                <w:szCs w:val="22"/>
              </w:rPr>
            </w:pPr>
            <w:ins w:id="920" w:author="Chasco, Brandon Edward" w:date="2020-08-26T11:44:00Z">
              <w:r w:rsidRPr="006226B0">
                <w:rPr>
                  <w:color w:val="000000"/>
                  <w:sz w:val="22"/>
                  <w:szCs w:val="22"/>
                </w:rPr>
                <w:t>3.5296</w:t>
              </w:r>
            </w:ins>
          </w:p>
        </w:tc>
        <w:tc>
          <w:tcPr>
            <w:tcW w:w="780" w:type="dxa"/>
            <w:tcBorders>
              <w:top w:val="nil"/>
              <w:left w:val="nil"/>
              <w:bottom w:val="nil"/>
              <w:right w:val="nil"/>
            </w:tcBorders>
            <w:shd w:val="clear" w:color="auto" w:fill="auto"/>
            <w:vAlign w:val="bottom"/>
          </w:tcPr>
          <w:p w14:paraId="370E9AAB" w14:textId="77777777" w:rsidR="00A50AAF" w:rsidRPr="006226B0" w:rsidRDefault="00A50AAF" w:rsidP="001C7249">
            <w:pPr>
              <w:spacing w:after="0" w:line="240" w:lineRule="auto"/>
              <w:jc w:val="center"/>
              <w:rPr>
                <w:ins w:id="921" w:author="Chasco, Brandon Edward" w:date="2020-08-26T11:44:00Z"/>
                <w:color w:val="000000"/>
                <w:sz w:val="22"/>
                <w:szCs w:val="22"/>
              </w:rPr>
            </w:pPr>
            <w:ins w:id="922" w:author="Chasco, Brandon Edward" w:date="2020-08-26T11:44:00Z">
              <w:r w:rsidRPr="006226B0">
                <w:rPr>
                  <w:color w:val="000000"/>
                  <w:sz w:val="22"/>
                  <w:szCs w:val="22"/>
                </w:rPr>
                <w:t>X</w:t>
              </w:r>
            </w:ins>
          </w:p>
        </w:tc>
        <w:tc>
          <w:tcPr>
            <w:tcW w:w="1140" w:type="dxa"/>
            <w:tcBorders>
              <w:top w:val="nil"/>
              <w:left w:val="nil"/>
              <w:bottom w:val="nil"/>
              <w:right w:val="nil"/>
            </w:tcBorders>
            <w:shd w:val="clear" w:color="auto" w:fill="auto"/>
            <w:vAlign w:val="bottom"/>
          </w:tcPr>
          <w:p w14:paraId="465057BB" w14:textId="77777777" w:rsidR="00A50AAF" w:rsidRPr="006226B0" w:rsidRDefault="00A50AAF" w:rsidP="001C7249">
            <w:pPr>
              <w:spacing w:after="0" w:line="240" w:lineRule="auto"/>
              <w:jc w:val="center"/>
              <w:rPr>
                <w:ins w:id="923" w:author="Chasco, Brandon Edward" w:date="2020-08-26T11:44:00Z"/>
                <w:color w:val="000000"/>
                <w:sz w:val="22"/>
                <w:szCs w:val="22"/>
              </w:rPr>
            </w:pPr>
            <w:ins w:id="924" w:author="Chasco, Brandon Edward" w:date="2020-08-26T11:44:00Z">
              <w:r w:rsidRPr="006226B0">
                <w:rPr>
                  <w:color w:val="000000"/>
                  <w:sz w:val="22"/>
                  <w:szCs w:val="22"/>
                </w:rPr>
                <w:t>N.E.</w:t>
              </w:r>
            </w:ins>
          </w:p>
        </w:tc>
        <w:tc>
          <w:tcPr>
            <w:tcW w:w="1072" w:type="dxa"/>
            <w:tcBorders>
              <w:top w:val="nil"/>
              <w:left w:val="nil"/>
              <w:bottom w:val="nil"/>
              <w:right w:val="nil"/>
            </w:tcBorders>
            <w:shd w:val="clear" w:color="auto" w:fill="auto"/>
            <w:vAlign w:val="bottom"/>
          </w:tcPr>
          <w:p w14:paraId="134270F6" w14:textId="77777777" w:rsidR="00A50AAF" w:rsidRPr="006226B0" w:rsidRDefault="00A50AAF" w:rsidP="001C7249">
            <w:pPr>
              <w:spacing w:after="0" w:line="240" w:lineRule="auto"/>
              <w:jc w:val="center"/>
              <w:rPr>
                <w:ins w:id="925" w:author="Chasco, Brandon Edward" w:date="2020-08-26T11:44:00Z"/>
                <w:color w:val="000000"/>
                <w:sz w:val="22"/>
                <w:szCs w:val="22"/>
              </w:rPr>
            </w:pPr>
            <w:ins w:id="926" w:author="Chasco, Brandon Edward" w:date="2020-08-26T11:44:00Z">
              <w:r w:rsidRPr="006226B0">
                <w:rPr>
                  <w:color w:val="000000"/>
                  <w:sz w:val="22"/>
                  <w:szCs w:val="22"/>
                </w:rPr>
                <w:t>X</w:t>
              </w:r>
            </w:ins>
          </w:p>
        </w:tc>
        <w:tc>
          <w:tcPr>
            <w:tcW w:w="1879" w:type="dxa"/>
            <w:tcBorders>
              <w:top w:val="nil"/>
              <w:left w:val="nil"/>
              <w:bottom w:val="nil"/>
              <w:right w:val="nil"/>
            </w:tcBorders>
            <w:shd w:val="clear" w:color="auto" w:fill="auto"/>
            <w:vAlign w:val="bottom"/>
          </w:tcPr>
          <w:p w14:paraId="76F4408A" w14:textId="77777777" w:rsidR="00A50AAF" w:rsidRPr="006226B0" w:rsidRDefault="00A50AAF" w:rsidP="001C7249">
            <w:pPr>
              <w:spacing w:after="0" w:line="240" w:lineRule="auto"/>
              <w:rPr>
                <w:ins w:id="927" w:author="Chasco, Brandon Edward" w:date="2020-08-26T11:44:00Z"/>
                <w:color w:val="000000"/>
                <w:sz w:val="22"/>
                <w:szCs w:val="22"/>
              </w:rPr>
            </w:pPr>
            <w:proofErr w:type="spellStart"/>
            <w:ins w:id="928" w:author="Chasco, Brandon Edward" w:date="2020-08-26T11:44:00Z">
              <w:r w:rsidRPr="006226B0">
                <w:rPr>
                  <w:color w:val="000000"/>
                  <w:sz w:val="22"/>
                  <w:szCs w:val="22"/>
                </w:rPr>
                <w:t>ersstArc.win</w:t>
              </w:r>
              <w:proofErr w:type="spellEnd"/>
            </w:ins>
          </w:p>
        </w:tc>
        <w:tc>
          <w:tcPr>
            <w:tcW w:w="1879" w:type="dxa"/>
            <w:tcBorders>
              <w:top w:val="nil"/>
              <w:left w:val="nil"/>
              <w:bottom w:val="nil"/>
              <w:right w:val="nil"/>
            </w:tcBorders>
            <w:shd w:val="clear" w:color="auto" w:fill="auto"/>
            <w:vAlign w:val="bottom"/>
          </w:tcPr>
          <w:p w14:paraId="135CF0A9" w14:textId="77777777" w:rsidR="00A50AAF" w:rsidRPr="006226B0" w:rsidRDefault="00A50AAF" w:rsidP="001C7249">
            <w:pPr>
              <w:spacing w:after="0" w:line="240" w:lineRule="auto"/>
              <w:rPr>
                <w:ins w:id="929" w:author="Chasco, Brandon Edward" w:date="2020-08-26T11:44:00Z"/>
                <w:color w:val="000000"/>
                <w:sz w:val="22"/>
                <w:szCs w:val="22"/>
              </w:rPr>
            </w:pPr>
            <w:proofErr w:type="spellStart"/>
            <w:ins w:id="930" w:author="Chasco, Brandon Edward" w:date="2020-08-26T11:44:00Z">
              <w:r w:rsidRPr="006226B0">
                <w:rPr>
                  <w:color w:val="000000"/>
                  <w:sz w:val="22"/>
                  <w:szCs w:val="22"/>
                </w:rPr>
                <w:t>npi.spr</w:t>
              </w:r>
              <w:proofErr w:type="spellEnd"/>
            </w:ins>
          </w:p>
        </w:tc>
        <w:tc>
          <w:tcPr>
            <w:tcW w:w="1002" w:type="dxa"/>
            <w:tcBorders>
              <w:top w:val="nil"/>
              <w:left w:val="nil"/>
              <w:bottom w:val="nil"/>
              <w:right w:val="nil"/>
            </w:tcBorders>
            <w:shd w:val="clear" w:color="auto" w:fill="auto"/>
            <w:vAlign w:val="bottom"/>
          </w:tcPr>
          <w:p w14:paraId="6F89470D" w14:textId="77777777" w:rsidR="00A50AAF" w:rsidRPr="006226B0" w:rsidRDefault="00A50AAF" w:rsidP="001C7249">
            <w:pPr>
              <w:spacing w:after="0" w:line="240" w:lineRule="auto"/>
              <w:jc w:val="right"/>
              <w:rPr>
                <w:ins w:id="931" w:author="Chasco, Brandon Edward" w:date="2020-08-26T11:44:00Z"/>
                <w:color w:val="000000"/>
                <w:sz w:val="22"/>
                <w:szCs w:val="22"/>
              </w:rPr>
            </w:pPr>
            <w:ins w:id="932" w:author="Chasco, Brandon Edward" w:date="2020-08-26T11:44:00Z">
              <w:r w:rsidRPr="006226B0">
                <w:rPr>
                  <w:color w:val="000000"/>
                  <w:sz w:val="22"/>
                  <w:szCs w:val="22"/>
                </w:rPr>
                <w:t>0.00018</w:t>
              </w:r>
            </w:ins>
          </w:p>
        </w:tc>
        <w:tc>
          <w:tcPr>
            <w:tcW w:w="960" w:type="dxa"/>
            <w:tcBorders>
              <w:top w:val="nil"/>
              <w:left w:val="nil"/>
              <w:bottom w:val="nil"/>
              <w:right w:val="nil"/>
            </w:tcBorders>
            <w:shd w:val="clear" w:color="auto" w:fill="auto"/>
            <w:vAlign w:val="bottom"/>
          </w:tcPr>
          <w:p w14:paraId="0077BEC1" w14:textId="77777777" w:rsidR="00A50AAF" w:rsidRPr="006226B0" w:rsidRDefault="00A50AAF" w:rsidP="001C7249">
            <w:pPr>
              <w:spacing w:after="0" w:line="240" w:lineRule="auto"/>
              <w:jc w:val="center"/>
              <w:rPr>
                <w:ins w:id="933" w:author="Chasco, Brandon Edward" w:date="2020-08-26T11:44:00Z"/>
                <w:color w:val="000000"/>
                <w:sz w:val="22"/>
                <w:szCs w:val="22"/>
              </w:rPr>
            </w:pPr>
            <w:ins w:id="934" w:author="Chasco, Brandon Edward" w:date="2020-08-26T11:44:00Z">
              <w:r w:rsidRPr="006226B0">
                <w:rPr>
                  <w:color w:val="000000"/>
                  <w:sz w:val="22"/>
                  <w:szCs w:val="22"/>
                </w:rPr>
                <w:t>TRUE</w:t>
              </w:r>
            </w:ins>
          </w:p>
        </w:tc>
      </w:tr>
      <w:tr w:rsidR="00A50AAF" w:rsidRPr="006226B0" w14:paraId="374C9653" w14:textId="77777777" w:rsidTr="001C7249">
        <w:trPr>
          <w:trHeight w:val="300"/>
          <w:ins w:id="935" w:author="Chasco, Brandon Edward" w:date="2020-08-26T11:44:00Z"/>
        </w:trPr>
        <w:tc>
          <w:tcPr>
            <w:tcW w:w="1080" w:type="dxa"/>
            <w:gridSpan w:val="2"/>
            <w:tcBorders>
              <w:top w:val="nil"/>
              <w:left w:val="nil"/>
              <w:right w:val="nil"/>
            </w:tcBorders>
            <w:shd w:val="clear" w:color="auto" w:fill="auto"/>
            <w:vAlign w:val="bottom"/>
          </w:tcPr>
          <w:p w14:paraId="2CEFF17F" w14:textId="77777777" w:rsidR="00A50AAF" w:rsidRPr="006226B0" w:rsidRDefault="00A50AAF" w:rsidP="001C7249">
            <w:pPr>
              <w:spacing w:after="0" w:line="240" w:lineRule="auto"/>
              <w:jc w:val="center"/>
              <w:rPr>
                <w:ins w:id="936" w:author="Chasco, Brandon Edward" w:date="2020-08-26T11:44:00Z"/>
                <w:color w:val="000000"/>
                <w:sz w:val="22"/>
                <w:szCs w:val="22"/>
              </w:rPr>
            </w:pPr>
          </w:p>
        </w:tc>
        <w:tc>
          <w:tcPr>
            <w:tcW w:w="1001" w:type="dxa"/>
            <w:gridSpan w:val="2"/>
            <w:tcBorders>
              <w:top w:val="nil"/>
              <w:left w:val="nil"/>
              <w:right w:val="nil"/>
            </w:tcBorders>
            <w:shd w:val="clear" w:color="auto" w:fill="auto"/>
            <w:vAlign w:val="bottom"/>
          </w:tcPr>
          <w:p w14:paraId="0C106ABF" w14:textId="77777777" w:rsidR="00A50AAF" w:rsidRPr="006226B0" w:rsidRDefault="00A50AAF" w:rsidP="001C7249">
            <w:pPr>
              <w:spacing w:after="0" w:line="240" w:lineRule="auto"/>
              <w:jc w:val="right"/>
              <w:rPr>
                <w:ins w:id="937" w:author="Chasco, Brandon Edward" w:date="2020-08-26T11:44:00Z"/>
                <w:color w:val="000000"/>
                <w:sz w:val="22"/>
                <w:szCs w:val="22"/>
              </w:rPr>
            </w:pPr>
            <w:ins w:id="938" w:author="Chasco, Brandon Edward" w:date="2020-08-26T11:44:00Z">
              <w:r w:rsidRPr="006226B0">
                <w:rPr>
                  <w:color w:val="000000"/>
                  <w:sz w:val="22"/>
                  <w:szCs w:val="22"/>
                </w:rPr>
                <w:t>3.5882</w:t>
              </w:r>
            </w:ins>
          </w:p>
        </w:tc>
        <w:tc>
          <w:tcPr>
            <w:tcW w:w="780" w:type="dxa"/>
            <w:tcBorders>
              <w:top w:val="nil"/>
              <w:left w:val="nil"/>
              <w:right w:val="nil"/>
            </w:tcBorders>
            <w:shd w:val="clear" w:color="auto" w:fill="auto"/>
            <w:vAlign w:val="bottom"/>
          </w:tcPr>
          <w:p w14:paraId="6CDBD5CC" w14:textId="77777777" w:rsidR="00A50AAF" w:rsidRPr="006226B0" w:rsidRDefault="00A50AAF" w:rsidP="001C7249">
            <w:pPr>
              <w:spacing w:after="0" w:line="240" w:lineRule="auto"/>
              <w:jc w:val="center"/>
              <w:rPr>
                <w:ins w:id="939" w:author="Chasco, Brandon Edward" w:date="2020-08-26T11:44:00Z"/>
                <w:color w:val="000000"/>
                <w:sz w:val="22"/>
                <w:szCs w:val="22"/>
              </w:rPr>
            </w:pPr>
            <w:ins w:id="940" w:author="Chasco, Brandon Edward" w:date="2020-08-26T11:44:00Z">
              <w:r w:rsidRPr="006226B0">
                <w:rPr>
                  <w:color w:val="000000"/>
                  <w:sz w:val="22"/>
                  <w:szCs w:val="22"/>
                </w:rPr>
                <w:t>X</w:t>
              </w:r>
            </w:ins>
          </w:p>
        </w:tc>
        <w:tc>
          <w:tcPr>
            <w:tcW w:w="1140" w:type="dxa"/>
            <w:tcBorders>
              <w:top w:val="nil"/>
              <w:left w:val="nil"/>
              <w:right w:val="nil"/>
            </w:tcBorders>
            <w:shd w:val="clear" w:color="auto" w:fill="auto"/>
            <w:vAlign w:val="bottom"/>
          </w:tcPr>
          <w:p w14:paraId="48A5E257" w14:textId="77777777" w:rsidR="00A50AAF" w:rsidRPr="006226B0" w:rsidRDefault="00A50AAF" w:rsidP="001C7249">
            <w:pPr>
              <w:spacing w:after="0" w:line="240" w:lineRule="auto"/>
              <w:jc w:val="center"/>
              <w:rPr>
                <w:ins w:id="941" w:author="Chasco, Brandon Edward" w:date="2020-08-26T11:44:00Z"/>
                <w:color w:val="000000"/>
                <w:sz w:val="22"/>
                <w:szCs w:val="22"/>
              </w:rPr>
            </w:pPr>
            <w:ins w:id="942" w:author="Chasco, Brandon Edward" w:date="2020-08-26T11:44:00Z">
              <w:r w:rsidRPr="006226B0">
                <w:rPr>
                  <w:color w:val="000000"/>
                  <w:sz w:val="22"/>
                  <w:szCs w:val="22"/>
                </w:rPr>
                <w:t>N.E.</w:t>
              </w:r>
            </w:ins>
          </w:p>
        </w:tc>
        <w:tc>
          <w:tcPr>
            <w:tcW w:w="1072" w:type="dxa"/>
            <w:tcBorders>
              <w:top w:val="nil"/>
              <w:left w:val="nil"/>
              <w:right w:val="nil"/>
            </w:tcBorders>
            <w:shd w:val="clear" w:color="auto" w:fill="auto"/>
            <w:vAlign w:val="bottom"/>
          </w:tcPr>
          <w:p w14:paraId="1EE90324" w14:textId="77777777" w:rsidR="00A50AAF" w:rsidRPr="006226B0" w:rsidRDefault="00A50AAF" w:rsidP="001C7249">
            <w:pPr>
              <w:spacing w:after="0" w:line="240" w:lineRule="auto"/>
              <w:jc w:val="center"/>
              <w:rPr>
                <w:ins w:id="943" w:author="Chasco, Brandon Edward" w:date="2020-08-26T11:44:00Z"/>
                <w:color w:val="000000"/>
                <w:sz w:val="22"/>
                <w:szCs w:val="22"/>
              </w:rPr>
            </w:pPr>
            <w:ins w:id="944" w:author="Chasco, Brandon Edward" w:date="2020-08-26T11:44:00Z">
              <w:r w:rsidRPr="006226B0">
                <w:rPr>
                  <w:color w:val="000000"/>
                  <w:sz w:val="22"/>
                  <w:szCs w:val="22"/>
                </w:rPr>
                <w:t>X</w:t>
              </w:r>
            </w:ins>
          </w:p>
        </w:tc>
        <w:tc>
          <w:tcPr>
            <w:tcW w:w="1879" w:type="dxa"/>
            <w:tcBorders>
              <w:top w:val="nil"/>
              <w:left w:val="nil"/>
              <w:right w:val="nil"/>
            </w:tcBorders>
            <w:shd w:val="clear" w:color="auto" w:fill="auto"/>
            <w:vAlign w:val="bottom"/>
          </w:tcPr>
          <w:p w14:paraId="6C2A4641" w14:textId="77777777" w:rsidR="00A50AAF" w:rsidRPr="006226B0" w:rsidRDefault="00A50AAF" w:rsidP="001C7249">
            <w:pPr>
              <w:spacing w:after="0" w:line="240" w:lineRule="auto"/>
              <w:rPr>
                <w:ins w:id="945" w:author="Chasco, Brandon Edward" w:date="2020-08-26T11:44:00Z"/>
                <w:color w:val="000000"/>
                <w:sz w:val="22"/>
                <w:szCs w:val="22"/>
              </w:rPr>
            </w:pPr>
            <w:proofErr w:type="spellStart"/>
            <w:ins w:id="946" w:author="Chasco, Brandon Edward" w:date="2020-08-26T11:44:00Z">
              <w:r w:rsidRPr="006226B0">
                <w:rPr>
                  <w:color w:val="000000"/>
                  <w:sz w:val="22"/>
                  <w:szCs w:val="22"/>
                </w:rPr>
                <w:t>ersstWAcoast.spr</w:t>
              </w:r>
              <w:proofErr w:type="spellEnd"/>
            </w:ins>
          </w:p>
        </w:tc>
        <w:tc>
          <w:tcPr>
            <w:tcW w:w="1879" w:type="dxa"/>
            <w:tcBorders>
              <w:top w:val="nil"/>
              <w:left w:val="nil"/>
              <w:right w:val="nil"/>
            </w:tcBorders>
            <w:shd w:val="clear" w:color="auto" w:fill="auto"/>
            <w:vAlign w:val="bottom"/>
          </w:tcPr>
          <w:p w14:paraId="2CD62513" w14:textId="77777777" w:rsidR="00A50AAF" w:rsidRPr="006226B0" w:rsidRDefault="00A50AAF" w:rsidP="001C7249">
            <w:pPr>
              <w:spacing w:after="0" w:line="240" w:lineRule="auto"/>
              <w:rPr>
                <w:ins w:id="947" w:author="Chasco, Brandon Edward" w:date="2020-08-26T11:44:00Z"/>
                <w:color w:val="000000"/>
                <w:sz w:val="22"/>
                <w:szCs w:val="22"/>
              </w:rPr>
            </w:pPr>
            <w:proofErr w:type="spellStart"/>
            <w:ins w:id="948" w:author="Chasco, Brandon Edward" w:date="2020-08-26T11:44:00Z">
              <w:r w:rsidRPr="006226B0">
                <w:rPr>
                  <w:color w:val="000000"/>
                  <w:sz w:val="22"/>
                  <w:szCs w:val="22"/>
                </w:rPr>
                <w:t>npi.sum</w:t>
              </w:r>
              <w:proofErr w:type="spellEnd"/>
            </w:ins>
          </w:p>
        </w:tc>
        <w:tc>
          <w:tcPr>
            <w:tcW w:w="1002" w:type="dxa"/>
            <w:tcBorders>
              <w:top w:val="nil"/>
              <w:left w:val="nil"/>
              <w:right w:val="nil"/>
            </w:tcBorders>
            <w:shd w:val="clear" w:color="auto" w:fill="auto"/>
            <w:vAlign w:val="bottom"/>
          </w:tcPr>
          <w:p w14:paraId="2E590E50" w14:textId="77777777" w:rsidR="00A50AAF" w:rsidRPr="006226B0" w:rsidRDefault="00A50AAF" w:rsidP="001C7249">
            <w:pPr>
              <w:spacing w:after="0" w:line="240" w:lineRule="auto"/>
              <w:jc w:val="right"/>
              <w:rPr>
                <w:ins w:id="949" w:author="Chasco, Brandon Edward" w:date="2020-08-26T11:44:00Z"/>
                <w:color w:val="000000"/>
                <w:sz w:val="22"/>
                <w:szCs w:val="22"/>
              </w:rPr>
            </w:pPr>
            <w:ins w:id="950" w:author="Chasco, Brandon Edward" w:date="2020-08-26T11:44:00Z">
              <w:r w:rsidRPr="006226B0">
                <w:rPr>
                  <w:color w:val="000000"/>
                  <w:sz w:val="22"/>
                  <w:szCs w:val="22"/>
                </w:rPr>
                <w:t>0.00030</w:t>
              </w:r>
            </w:ins>
          </w:p>
        </w:tc>
        <w:tc>
          <w:tcPr>
            <w:tcW w:w="960" w:type="dxa"/>
            <w:tcBorders>
              <w:top w:val="nil"/>
              <w:left w:val="nil"/>
              <w:right w:val="nil"/>
            </w:tcBorders>
            <w:shd w:val="clear" w:color="auto" w:fill="auto"/>
            <w:vAlign w:val="bottom"/>
          </w:tcPr>
          <w:p w14:paraId="2986E6AF" w14:textId="77777777" w:rsidR="00A50AAF" w:rsidRPr="006226B0" w:rsidRDefault="00A50AAF" w:rsidP="001C7249">
            <w:pPr>
              <w:spacing w:after="0" w:line="240" w:lineRule="auto"/>
              <w:jc w:val="center"/>
              <w:rPr>
                <w:ins w:id="951" w:author="Chasco, Brandon Edward" w:date="2020-08-26T11:44:00Z"/>
                <w:color w:val="000000"/>
                <w:sz w:val="22"/>
                <w:szCs w:val="22"/>
              </w:rPr>
            </w:pPr>
            <w:ins w:id="952" w:author="Chasco, Brandon Edward" w:date="2020-08-26T11:44:00Z">
              <w:r w:rsidRPr="006226B0">
                <w:rPr>
                  <w:color w:val="000000"/>
                  <w:sz w:val="22"/>
                  <w:szCs w:val="22"/>
                </w:rPr>
                <w:t>TRUE</w:t>
              </w:r>
            </w:ins>
          </w:p>
        </w:tc>
      </w:tr>
      <w:tr w:rsidR="00A50AAF" w:rsidRPr="006226B0" w14:paraId="3D41749E" w14:textId="77777777" w:rsidTr="001C7249">
        <w:trPr>
          <w:trHeight w:val="300"/>
          <w:ins w:id="953" w:author="Chasco, Brandon Edward" w:date="2020-08-26T11:44:00Z"/>
        </w:trPr>
        <w:tc>
          <w:tcPr>
            <w:tcW w:w="1080" w:type="dxa"/>
            <w:gridSpan w:val="2"/>
            <w:tcBorders>
              <w:top w:val="nil"/>
              <w:left w:val="nil"/>
              <w:bottom w:val="single" w:sz="4" w:space="0" w:color="000000"/>
              <w:right w:val="nil"/>
            </w:tcBorders>
            <w:shd w:val="clear" w:color="auto" w:fill="auto"/>
            <w:vAlign w:val="bottom"/>
          </w:tcPr>
          <w:p w14:paraId="102FC453" w14:textId="77777777" w:rsidR="00A50AAF" w:rsidRPr="006226B0" w:rsidRDefault="00A50AAF" w:rsidP="001C7249">
            <w:pPr>
              <w:spacing w:after="0" w:line="240" w:lineRule="auto"/>
              <w:jc w:val="center"/>
              <w:rPr>
                <w:ins w:id="954" w:author="Chasco, Brandon Edward" w:date="2020-08-26T11:44:00Z"/>
                <w:color w:val="000000"/>
                <w:sz w:val="22"/>
                <w:szCs w:val="22"/>
              </w:rPr>
            </w:pPr>
          </w:p>
        </w:tc>
        <w:tc>
          <w:tcPr>
            <w:tcW w:w="1001" w:type="dxa"/>
            <w:gridSpan w:val="2"/>
            <w:tcBorders>
              <w:top w:val="nil"/>
              <w:left w:val="nil"/>
              <w:bottom w:val="single" w:sz="4" w:space="0" w:color="000000"/>
              <w:right w:val="nil"/>
            </w:tcBorders>
            <w:shd w:val="clear" w:color="auto" w:fill="auto"/>
            <w:vAlign w:val="bottom"/>
          </w:tcPr>
          <w:p w14:paraId="138B5349" w14:textId="77777777" w:rsidR="00A50AAF" w:rsidRPr="006226B0" w:rsidRDefault="00A50AAF" w:rsidP="001C7249">
            <w:pPr>
              <w:spacing w:after="0" w:line="240" w:lineRule="auto"/>
              <w:jc w:val="right"/>
              <w:rPr>
                <w:ins w:id="955" w:author="Chasco, Brandon Edward" w:date="2020-08-26T11:44:00Z"/>
                <w:color w:val="000000"/>
                <w:sz w:val="22"/>
                <w:szCs w:val="22"/>
              </w:rPr>
            </w:pPr>
            <w:ins w:id="956" w:author="Chasco, Brandon Edward" w:date="2020-08-26T11:44:00Z">
              <w:r w:rsidRPr="006226B0">
                <w:rPr>
                  <w:color w:val="000000"/>
                  <w:sz w:val="22"/>
                  <w:szCs w:val="22"/>
                </w:rPr>
                <w:t>3.9492</w:t>
              </w:r>
            </w:ins>
          </w:p>
        </w:tc>
        <w:tc>
          <w:tcPr>
            <w:tcW w:w="780" w:type="dxa"/>
            <w:tcBorders>
              <w:top w:val="nil"/>
              <w:left w:val="nil"/>
              <w:bottom w:val="single" w:sz="4" w:space="0" w:color="000000"/>
              <w:right w:val="nil"/>
            </w:tcBorders>
            <w:shd w:val="clear" w:color="auto" w:fill="auto"/>
            <w:vAlign w:val="bottom"/>
          </w:tcPr>
          <w:p w14:paraId="6306D4A9" w14:textId="77777777" w:rsidR="00A50AAF" w:rsidRPr="006226B0" w:rsidRDefault="00A50AAF" w:rsidP="001C7249">
            <w:pPr>
              <w:spacing w:after="0" w:line="240" w:lineRule="auto"/>
              <w:jc w:val="center"/>
              <w:rPr>
                <w:ins w:id="957" w:author="Chasco, Brandon Edward" w:date="2020-08-26T11:44:00Z"/>
                <w:color w:val="000000"/>
                <w:sz w:val="22"/>
                <w:szCs w:val="22"/>
              </w:rPr>
            </w:pPr>
            <w:ins w:id="958" w:author="Chasco, Brandon Edward" w:date="2020-08-26T11:44:00Z">
              <w:r w:rsidRPr="006226B0">
                <w:rPr>
                  <w:color w:val="000000"/>
                  <w:sz w:val="22"/>
                  <w:szCs w:val="22"/>
                </w:rPr>
                <w:t>X</w:t>
              </w:r>
            </w:ins>
          </w:p>
        </w:tc>
        <w:tc>
          <w:tcPr>
            <w:tcW w:w="1140" w:type="dxa"/>
            <w:tcBorders>
              <w:top w:val="nil"/>
              <w:left w:val="nil"/>
              <w:bottom w:val="single" w:sz="4" w:space="0" w:color="000000"/>
              <w:right w:val="nil"/>
            </w:tcBorders>
            <w:shd w:val="clear" w:color="auto" w:fill="auto"/>
            <w:vAlign w:val="bottom"/>
          </w:tcPr>
          <w:p w14:paraId="181939A1" w14:textId="77777777" w:rsidR="00A50AAF" w:rsidRPr="006226B0" w:rsidRDefault="00A50AAF" w:rsidP="001C7249">
            <w:pPr>
              <w:spacing w:after="0" w:line="240" w:lineRule="auto"/>
              <w:jc w:val="center"/>
              <w:rPr>
                <w:ins w:id="959" w:author="Chasco, Brandon Edward" w:date="2020-08-26T11:44:00Z"/>
                <w:color w:val="000000"/>
                <w:sz w:val="22"/>
                <w:szCs w:val="22"/>
              </w:rPr>
            </w:pPr>
            <w:ins w:id="960" w:author="Chasco, Brandon Edward" w:date="2020-08-26T11:44:00Z">
              <w:r w:rsidRPr="006226B0">
                <w:rPr>
                  <w:color w:val="000000"/>
                  <w:sz w:val="22"/>
                  <w:szCs w:val="22"/>
                </w:rPr>
                <w:t>N.E.</w:t>
              </w:r>
            </w:ins>
          </w:p>
        </w:tc>
        <w:tc>
          <w:tcPr>
            <w:tcW w:w="1072" w:type="dxa"/>
            <w:tcBorders>
              <w:top w:val="nil"/>
              <w:left w:val="nil"/>
              <w:bottom w:val="single" w:sz="4" w:space="0" w:color="000000"/>
              <w:right w:val="nil"/>
            </w:tcBorders>
            <w:shd w:val="clear" w:color="auto" w:fill="auto"/>
            <w:vAlign w:val="bottom"/>
          </w:tcPr>
          <w:p w14:paraId="1AC48DFD" w14:textId="77777777" w:rsidR="00A50AAF" w:rsidRPr="006226B0" w:rsidRDefault="00A50AAF" w:rsidP="001C7249">
            <w:pPr>
              <w:spacing w:after="0" w:line="240" w:lineRule="auto"/>
              <w:jc w:val="center"/>
              <w:rPr>
                <w:ins w:id="961" w:author="Chasco, Brandon Edward" w:date="2020-08-26T11:44:00Z"/>
                <w:color w:val="000000"/>
                <w:sz w:val="22"/>
                <w:szCs w:val="22"/>
              </w:rPr>
            </w:pPr>
            <w:ins w:id="962" w:author="Chasco, Brandon Edward" w:date="2020-08-26T11:44:00Z">
              <w:r w:rsidRPr="006226B0">
                <w:rPr>
                  <w:color w:val="000000"/>
                  <w:sz w:val="22"/>
                  <w:szCs w:val="22"/>
                </w:rPr>
                <w:t>X</w:t>
              </w:r>
            </w:ins>
          </w:p>
        </w:tc>
        <w:tc>
          <w:tcPr>
            <w:tcW w:w="1879" w:type="dxa"/>
            <w:tcBorders>
              <w:top w:val="nil"/>
              <w:left w:val="nil"/>
              <w:bottom w:val="single" w:sz="4" w:space="0" w:color="000000"/>
              <w:right w:val="nil"/>
            </w:tcBorders>
            <w:shd w:val="clear" w:color="auto" w:fill="auto"/>
            <w:vAlign w:val="bottom"/>
          </w:tcPr>
          <w:p w14:paraId="0187D4BE" w14:textId="77777777" w:rsidR="00A50AAF" w:rsidRPr="006226B0" w:rsidRDefault="00A50AAF" w:rsidP="001C7249">
            <w:pPr>
              <w:spacing w:after="0" w:line="240" w:lineRule="auto"/>
              <w:rPr>
                <w:ins w:id="963" w:author="Chasco, Brandon Edward" w:date="2020-08-26T11:44:00Z"/>
                <w:color w:val="000000"/>
                <w:sz w:val="22"/>
                <w:szCs w:val="22"/>
              </w:rPr>
            </w:pPr>
            <w:proofErr w:type="spellStart"/>
            <w:ins w:id="964" w:author="Chasco, Brandon Edward" w:date="2020-08-26T11:44:00Z">
              <w:r w:rsidRPr="006226B0">
                <w:rPr>
                  <w:color w:val="000000"/>
                  <w:sz w:val="22"/>
                  <w:szCs w:val="22"/>
                </w:rPr>
                <w:t>cui.spr</w:t>
              </w:r>
              <w:proofErr w:type="spellEnd"/>
            </w:ins>
          </w:p>
        </w:tc>
        <w:tc>
          <w:tcPr>
            <w:tcW w:w="1879" w:type="dxa"/>
            <w:tcBorders>
              <w:top w:val="nil"/>
              <w:left w:val="nil"/>
              <w:bottom w:val="single" w:sz="4" w:space="0" w:color="000000"/>
              <w:right w:val="nil"/>
            </w:tcBorders>
            <w:shd w:val="clear" w:color="auto" w:fill="auto"/>
            <w:vAlign w:val="bottom"/>
          </w:tcPr>
          <w:p w14:paraId="52F9287B" w14:textId="77777777" w:rsidR="00A50AAF" w:rsidRPr="006226B0" w:rsidRDefault="00A50AAF" w:rsidP="001C7249">
            <w:pPr>
              <w:spacing w:after="0" w:line="240" w:lineRule="auto"/>
              <w:rPr>
                <w:ins w:id="965" w:author="Chasco, Brandon Edward" w:date="2020-08-26T11:44:00Z"/>
                <w:color w:val="000000"/>
                <w:sz w:val="22"/>
                <w:szCs w:val="22"/>
              </w:rPr>
            </w:pPr>
            <w:proofErr w:type="spellStart"/>
            <w:ins w:id="966" w:author="Chasco, Brandon Edward" w:date="2020-08-26T11:44:00Z">
              <w:r w:rsidRPr="006226B0">
                <w:rPr>
                  <w:color w:val="000000"/>
                  <w:sz w:val="22"/>
                  <w:szCs w:val="22"/>
                </w:rPr>
                <w:t>pdo.win</w:t>
              </w:r>
              <w:proofErr w:type="spellEnd"/>
            </w:ins>
          </w:p>
        </w:tc>
        <w:tc>
          <w:tcPr>
            <w:tcW w:w="1002" w:type="dxa"/>
            <w:tcBorders>
              <w:top w:val="nil"/>
              <w:left w:val="nil"/>
              <w:bottom w:val="single" w:sz="4" w:space="0" w:color="000000"/>
              <w:right w:val="nil"/>
            </w:tcBorders>
            <w:shd w:val="clear" w:color="auto" w:fill="auto"/>
            <w:vAlign w:val="bottom"/>
          </w:tcPr>
          <w:p w14:paraId="3B92DE03" w14:textId="77777777" w:rsidR="00A50AAF" w:rsidRPr="006226B0" w:rsidRDefault="00A50AAF" w:rsidP="001C7249">
            <w:pPr>
              <w:spacing w:after="0" w:line="240" w:lineRule="auto"/>
              <w:jc w:val="right"/>
              <w:rPr>
                <w:ins w:id="967" w:author="Chasco, Brandon Edward" w:date="2020-08-26T11:44:00Z"/>
                <w:color w:val="000000"/>
                <w:sz w:val="22"/>
                <w:szCs w:val="22"/>
              </w:rPr>
            </w:pPr>
            <w:ins w:id="968" w:author="Chasco, Brandon Edward" w:date="2020-08-26T11:44:00Z">
              <w:r w:rsidRPr="006226B0">
                <w:rPr>
                  <w:color w:val="000000"/>
                  <w:sz w:val="22"/>
                  <w:szCs w:val="22"/>
                </w:rPr>
                <w:t>0.00001</w:t>
              </w:r>
            </w:ins>
          </w:p>
        </w:tc>
        <w:tc>
          <w:tcPr>
            <w:tcW w:w="960" w:type="dxa"/>
            <w:tcBorders>
              <w:top w:val="nil"/>
              <w:left w:val="nil"/>
              <w:bottom w:val="single" w:sz="4" w:space="0" w:color="000000"/>
              <w:right w:val="nil"/>
            </w:tcBorders>
            <w:shd w:val="clear" w:color="auto" w:fill="auto"/>
            <w:vAlign w:val="bottom"/>
          </w:tcPr>
          <w:p w14:paraId="0C5BEA8A" w14:textId="77777777" w:rsidR="00A50AAF" w:rsidRPr="006226B0" w:rsidRDefault="00A50AAF" w:rsidP="001C7249">
            <w:pPr>
              <w:spacing w:after="0" w:line="240" w:lineRule="auto"/>
              <w:jc w:val="center"/>
              <w:rPr>
                <w:ins w:id="969" w:author="Chasco, Brandon Edward" w:date="2020-08-26T11:44:00Z"/>
                <w:color w:val="000000"/>
                <w:sz w:val="22"/>
                <w:szCs w:val="22"/>
              </w:rPr>
            </w:pPr>
            <w:ins w:id="970" w:author="Chasco, Brandon Edward" w:date="2020-08-26T11:44:00Z">
              <w:r w:rsidRPr="006226B0">
                <w:rPr>
                  <w:color w:val="000000"/>
                  <w:sz w:val="22"/>
                  <w:szCs w:val="22"/>
                </w:rPr>
                <w:t>TRUE</w:t>
              </w:r>
            </w:ins>
          </w:p>
        </w:tc>
      </w:tr>
    </w:tbl>
    <w:p w14:paraId="1323ABFD" w14:textId="77777777" w:rsidR="00A50AAF" w:rsidRPr="006226B0" w:rsidRDefault="00A50AAF" w:rsidP="00A50AAF">
      <w:pPr>
        <w:rPr>
          <w:ins w:id="971" w:author="Chasco, Brandon Edward" w:date="2020-08-26T11:44:00Z"/>
        </w:rPr>
      </w:pPr>
    </w:p>
    <w:p w14:paraId="7C12052A" w14:textId="77777777" w:rsidR="00A50AAF" w:rsidRPr="00A50AAF" w:rsidRDefault="00A50AAF">
      <w:pPr>
        <w:rPr>
          <w:rPrChange w:id="972" w:author="Chasco, Brandon Edward" w:date="2020-08-26T11:44:00Z">
            <w:rPr/>
          </w:rPrChange>
        </w:rPr>
        <w:pPrChange w:id="973" w:author="Chasco, Brandon Edward" w:date="2020-08-26T11:44:00Z">
          <w:pPr>
            <w:pStyle w:val="Caption"/>
          </w:pPr>
        </w:pPrChange>
      </w:pPr>
    </w:p>
    <w:p w14:paraId="74C29FFA" w14:textId="77777777" w:rsidR="00B26111" w:rsidRPr="00B166D4" w:rsidRDefault="00B26111" w:rsidP="00B26111">
      <w:pPr>
        <w:ind w:firstLine="720"/>
      </w:pPr>
      <w:r w:rsidRPr="00B166D4">
        <w:t xml:space="preserve">The first experiment set the simulated sample sizes equal to 50%, 100%, and 500% of the observed sample sizes. The second experiment examined the correlation for the day effect by fixing </w:t>
      </w:r>
      <m:oMath>
        <m:sSup>
          <m:sSupPr>
            <m:ctrlPr>
              <w:rPr>
                <w:rFonts w:ascii="Cambria Math" w:hAnsi="Cambria Math"/>
              </w:rPr>
            </m:ctrlPr>
          </m:sSupPr>
          <m:e>
            <m:r>
              <m:rPr>
                <m:sty m:val="p"/>
              </m:rPr>
              <w:rPr>
                <w:rFonts w:ascii="Cambria Math" w:hAnsi="Cambria Math"/>
              </w:rPr>
              <m:t>ρ</m:t>
            </m:r>
          </m:e>
          <m:sup>
            <m:d>
              <m:dPr>
                <m:ctrlPr>
                  <w:rPr>
                    <w:rFonts w:ascii="Cambria Math" w:eastAsia="Cambria Math" w:hAnsi="Cambria Math" w:cs="Cambria Math"/>
                  </w:rPr>
                </m:ctrlPr>
              </m:dPr>
              <m:e>
                <m:r>
                  <m:rPr>
                    <m:sty m:val="p"/>
                  </m:rPr>
                  <w:rPr>
                    <w:rFonts w:ascii="Cambria Math" w:eastAsia="Cambria Math" w:hAnsi="Cambria Math" w:cs="Cambria Math"/>
                  </w:rPr>
                  <m:t>r=wild,j</m:t>
                </m:r>
              </m:e>
            </m:d>
          </m:sup>
        </m:sSup>
      </m:oMath>
      <w:r w:rsidRPr="00B166D4">
        <w:t xml:space="preserve"> to 0.1, 0.5, or 0.9. Similarly, the third experiment examined the effects of the </w:t>
      </w:r>
      <w:r w:rsidRPr="00B166D4">
        <w:lastRenderedPageBreak/>
        <w:t xml:space="preserve">correlations for the day/year interaction by fixing both </w:t>
      </w:r>
      <m:oMath>
        <m:sSubSup>
          <m:sSubSupPr>
            <m:ctrlPr>
              <w:rPr>
                <w:rFonts w:ascii="Cambria Math" w:hAnsi="Cambria Math"/>
              </w:rPr>
            </m:ctrlPr>
          </m:sSubSupPr>
          <m:e>
            <m:r>
              <m:rPr>
                <m:sty m:val="p"/>
              </m:rPr>
              <w:rPr>
                <w:rFonts w:ascii="Cambria Math" w:hAnsi="Cambria Math"/>
              </w:rPr>
              <m:t>τ</m:t>
            </m:r>
          </m:e>
          <m:sub/>
          <m:sup>
            <m:d>
              <m:dPr>
                <m:ctrlPr>
                  <w:rPr>
                    <w:rFonts w:ascii="Cambria Math" w:eastAsia="Cambria Math" w:hAnsi="Cambria Math" w:cs="Cambria Math"/>
                  </w:rPr>
                </m:ctrlPr>
              </m:dPr>
              <m:e>
                <m:r>
                  <m:rPr>
                    <m:sty m:val="p"/>
                  </m:rPr>
                  <w:rPr>
                    <w:rFonts w:ascii="Cambria Math" w:eastAsia="Cambria Math" w:hAnsi="Cambria Math" w:cs="Cambria Math"/>
                  </w:rPr>
                  <m:t>r=wild,j</m:t>
                </m:r>
              </m:e>
            </m:d>
          </m:sup>
        </m:sSubSup>
      </m:oMath>
      <w:r w:rsidRPr="00B166D4">
        <w:t xml:space="preserve"> and </w:t>
      </w:r>
      <m:oMath>
        <m:r>
          <m:rPr>
            <m:sty m:val="p"/>
          </m:rPr>
          <w:rPr>
            <w:rFonts w:ascii="Cambria Math" w:eastAsia="Cambria Math" w:hAnsi="Cambria Math" w:cs="Cambria Math"/>
          </w:rPr>
          <m:t xml:space="preserve"> </m:t>
        </m:r>
        <m:sSubSup>
          <m:sSubSupPr>
            <m:ctrlPr>
              <w:rPr>
                <w:rFonts w:ascii="Cambria Math" w:eastAsia="Cambria Math" w:hAnsi="Cambria Math" w:cs="Cambria Math"/>
              </w:rPr>
            </m:ctrlPr>
          </m:sSubSupPr>
          <m:e>
            <m:r>
              <m:rPr>
                <m:sty m:val="p"/>
              </m:rPr>
              <w:rPr>
                <w:rFonts w:ascii="Cambria Math" w:eastAsia="Cambria Math" w:hAnsi="Cambria Math" w:cs="Cambria Math"/>
              </w:rPr>
              <m:t>τ</m:t>
            </m:r>
          </m:e>
          <m:sub/>
          <m:sup>
            <m:d>
              <m:dPr>
                <m:ctrlPr>
                  <w:rPr>
                    <w:rFonts w:ascii="Cambria Math" w:eastAsia="Cambria Math" w:hAnsi="Cambria Math" w:cs="Cambria Math"/>
                  </w:rPr>
                </m:ctrlPr>
              </m:dPr>
              <m:e>
                <m:r>
                  <m:rPr>
                    <m:sty m:val="p"/>
                  </m:rPr>
                  <w:rPr>
                    <w:rFonts w:ascii="Cambria Math" w:eastAsia="Cambria Math" w:hAnsi="Cambria Math" w:cs="Cambria Math"/>
                  </w:rPr>
                  <m:t>r=wild,t</m:t>
                </m:r>
              </m:e>
            </m:d>
          </m:sup>
        </m:sSubSup>
      </m:oMath>
      <w:r w:rsidRPr="00B166D4">
        <w:t xml:space="preserve"> equal to 0.1, 0.5, or 0.9.  </w:t>
      </w:r>
    </w:p>
    <w:p w14:paraId="69803D04" w14:textId="7F8EFC01" w:rsidR="00B26111" w:rsidRPr="00B166D4" w:rsidRDefault="00B26111" w:rsidP="00D9742C">
      <w:pPr>
        <w:pStyle w:val="Caption"/>
      </w:pPr>
      <w:r w:rsidRPr="00B166D4">
        <w:tab/>
        <w:t>Previous models for estimating SAR used generalized linear models (</w:t>
      </w:r>
      <w:proofErr w:type="spellStart"/>
      <w:r w:rsidRPr="00B166D4">
        <w:t>glm</w:t>
      </w:r>
      <w:proofErr w:type="spellEnd"/>
      <w:r w:rsidRPr="00B166D4">
        <w:t>) and treated the temporal variability in survival with day, day</w:t>
      </w:r>
      <w:r w:rsidRPr="00B166D4">
        <w:rPr>
          <w:vertAlign w:val="superscript"/>
        </w:rPr>
        <w:t>2</w:t>
      </w:r>
      <w:r w:rsidRPr="00B166D4">
        <w:t xml:space="preserve">, and the day/year interaction </w:t>
      </w:r>
      <w:r>
        <w:fldChar w:fldCharType="begin"/>
      </w:r>
      <w:r>
        <w:instrText xml:space="preserve"> ADDIN ZOTERO_ITEM CSL_CITATION {"citationID":"mAF6Nxfy","properties":{"formattedCitation":"[6,7]","plainCitation":"[6,7]","noteIndex":0},"citationItems":[{"id":71,"uris":["http://zotero.org/users/local/sALjQm7t/items/8JRHJQD5"],"uri":["http://zotero.org/users/local/sALjQm7t/items/8JRHJQD5"],"itemData":{"id":71,"type":"article-journal","container-title":"Journal of Applied Ecology","issue":"5","note":"publisher: Wiley Online Library","page":"983–990","source":"Google Scholar","title":"Relating juvenile migration timing and survival to adulthood in two species of threatened Pacific salmon (Oncorhynchus spp.)","volume":"46","author":[{"family":"Scheuerell","given":"Mark D."},{"family":"Zabel","given":"Richard W."},{"family":"Sandford","given":"Benjamin P."}],"issued":{"date-parts":[["2009"]]}}},{"id":29,"uris":["http://zotero.org/users/local/sALjQm7t/items/TFS7YYDI"],"uri":["http://zotero.org/users/local/sALjQm7t/items/TFS7YYDI"],"itemData":{"id":29,"type":"article-journal","container-title":"Ecology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fldChar w:fldCharType="separate"/>
      </w:r>
      <w:r w:rsidRPr="00C2295E">
        <w:t>[6,7]</w:t>
      </w:r>
      <w:r>
        <w:fldChar w:fldCharType="end"/>
      </w:r>
      <w:r>
        <w:t xml:space="preserve"> - while Gosselin et al. 2018 did include random variability in the day effect, the process was fixed to being quadratic. </w:t>
      </w:r>
      <w:r w:rsidRPr="00B166D4">
        <w:t>We were interested to determine if the previous models could lead to differences in the expectation and standard error for the fixed effects associated with the mean survival and the environmental covariates</w:t>
      </w:r>
      <w:r>
        <w:t xml:space="preserve"> when compared to our random effects model with AR1 process for day and day/year interactions</w:t>
      </w:r>
      <w:r w:rsidRPr="00B166D4">
        <w:t xml:space="preserve">. Treating </w:t>
      </w:r>
      <w:r>
        <w:t>our</w:t>
      </w:r>
      <w:r w:rsidRPr="00B166D4">
        <w:t xml:space="preserve"> random effects model as the operational model, we simulated 500 data sets for wild fish based on the </w:t>
      </w:r>
      <w:proofErr w:type="spellStart"/>
      <w:r w:rsidRPr="00B166D4">
        <w:t>mle</w:t>
      </w:r>
      <w:proofErr w:type="spellEnd"/>
      <w:r w:rsidRPr="00B166D4">
        <w:t xml:space="preserve"> parameters</w:t>
      </w:r>
      <w:r w:rsidR="00D9742C">
        <w:t xml:space="preserve"> (</w:t>
      </w:r>
      <w:r w:rsidR="00D9742C">
        <w:fldChar w:fldCharType="begin"/>
      </w:r>
      <w:r w:rsidR="00D9742C">
        <w:instrText xml:space="preserve"> REF _Ref39754795 \h </w:instrText>
      </w:r>
      <w:r w:rsidR="00D9742C">
        <w:fldChar w:fldCharType="separate"/>
      </w:r>
      <w:r w:rsidR="00D27709">
        <w:t xml:space="preserve">Table </w:t>
      </w:r>
      <w:r w:rsidR="00D27709">
        <w:rPr>
          <w:noProof/>
        </w:rPr>
        <w:t>4</w:t>
      </w:r>
      <w:r w:rsidR="00D9742C">
        <w:fldChar w:fldCharType="end"/>
      </w:r>
      <w:r w:rsidR="00D9742C">
        <w:t>)</w:t>
      </w:r>
      <w:r w:rsidRPr="00B166D4">
        <w:t xml:space="preserve">, and then compared the </w:t>
      </w:r>
      <w:r>
        <w:t xml:space="preserve">fixed effects </w:t>
      </w:r>
      <w:r w:rsidRPr="00B166D4">
        <w:t xml:space="preserve">and standard errors using both the random effects model in TMB and the </w:t>
      </w:r>
      <w:proofErr w:type="spellStart"/>
      <w:r w:rsidRPr="00B166D4">
        <w:t>glm</w:t>
      </w:r>
      <w:proofErr w:type="spellEnd"/>
      <w:r w:rsidRPr="00B166D4">
        <w:t xml:space="preserve"> method in R.</w:t>
      </w:r>
      <w:r>
        <w:t xml:space="preserve"> For the </w:t>
      </w:r>
      <w:proofErr w:type="spellStart"/>
      <w:r>
        <w:t>glm</w:t>
      </w:r>
      <w:proofErr w:type="spellEnd"/>
      <w:r>
        <w:t xml:space="preserve"> model, we </w:t>
      </w:r>
      <w:r w:rsidRPr="00B166D4">
        <w:t xml:space="preserve">used the following log-link function, </w:t>
      </w:r>
    </w:p>
    <w:p w14:paraId="77B1C4C0" w14:textId="74DC5BD1" w:rsidR="00B26111" w:rsidRPr="00B166D4" w:rsidRDefault="00B26111">
      <w:pPr>
        <w:pBdr>
          <w:top w:val="nil"/>
          <w:left w:val="nil"/>
          <w:bottom w:val="nil"/>
          <w:right w:val="nil"/>
          <w:between w:val="nil"/>
        </w:pBdr>
        <w:spacing w:after="200"/>
        <w:jc w:val="right"/>
        <w:rPr>
          <w:color w:val="000000"/>
        </w:rPr>
        <w:pPrChange w:id="974" w:author="Chasco, Brandon Edward" w:date="2020-08-26T11:02:00Z">
          <w:pPr>
            <w:pBdr>
              <w:top w:val="nil"/>
              <w:left w:val="nil"/>
              <w:bottom w:val="nil"/>
              <w:right w:val="nil"/>
              <w:between w:val="nil"/>
            </w:pBdr>
            <w:spacing w:after="200"/>
          </w:pPr>
        </w:pPrChange>
      </w:pPr>
      <w:del w:id="975" w:author="Chasco, Brandon Edward" w:date="2020-08-26T11:01:00Z">
        <w:r w:rsidRPr="00B166D4" w:rsidDel="007B6B89">
          <w:rPr>
            <w:color w:val="000000"/>
          </w:rPr>
          <w:delText>Equation 9.</w:delText>
        </w:r>
        <w:r w:rsidRPr="00B166D4" w:rsidDel="007B6B89">
          <w:rPr>
            <w:color w:val="000000"/>
          </w:rPr>
          <w:tab/>
        </w:r>
      </w:del>
      <m:oMath>
        <m:sSubSup>
          <m:sSubSupPr>
            <m:ctrlPr>
              <w:rPr>
                <w:rFonts w:ascii="Cambria Math" w:eastAsia="Cambria Math" w:hAnsi="Cambria Math" w:cs="Cambria Math"/>
                <w:color w:val="000000"/>
              </w:rPr>
            </m:ctrlPr>
          </m:sSubSupPr>
          <m:e>
            <m:r>
              <m:rPr>
                <m:sty m:val="p"/>
              </m:rPr>
              <w:rPr>
                <w:rFonts w:ascii="Cambria Math" w:hAnsi="Cambria Math"/>
              </w:rPr>
              <m:t>η</m:t>
            </m:r>
          </m:e>
          <m:sub>
            <m:r>
              <m:rPr>
                <m:sty m:val="p"/>
              </m:rPr>
              <w:rPr>
                <w:rFonts w:ascii="Cambria Math" w:eastAsia="Cambria Math" w:hAnsi="Cambria Math" w:cs="Cambria Math"/>
                <w:color w:val="000000"/>
              </w:rPr>
              <m:t>k</m:t>
            </m:r>
          </m:sub>
          <m:sup>
            <m:r>
              <m:rPr>
                <m:sty m:val="p"/>
              </m:rPr>
              <w:rPr>
                <w:rFonts w:ascii="Cambria Math" w:eastAsia="Cambria Math" w:hAnsi="Cambria Math" w:cs="Cambria Math"/>
                <w:color w:val="000000"/>
              </w:rPr>
              <m:t>glm</m:t>
            </m:r>
          </m:sup>
        </m:sSubSup>
        <m:r>
          <m:rPr>
            <m:sty m:val="p"/>
          </m:rPr>
          <w:rPr>
            <w:rFonts w:ascii="Cambria Math" w:eastAsia="Cambria Math" w:hAnsi="Cambria Math" w:cs="Cambria Math"/>
            <w:color w:val="000000"/>
          </w:rPr>
          <m:t>=</m:t>
        </m:r>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μ</m:t>
            </m:r>
          </m:e>
          <m:sup>
            <m:r>
              <m:rPr>
                <m:sty m:val="p"/>
              </m:rPr>
              <w:rPr>
                <w:rFonts w:ascii="Cambria Math" w:eastAsia="Cambria Math" w:hAnsi="Cambria Math" w:cs="Cambria Math"/>
                <w:color w:val="000000"/>
              </w:rPr>
              <m:t>glm</m:t>
            </m:r>
          </m:sup>
        </m:sSup>
        <m:r>
          <m:rPr>
            <m:sty m:val="p"/>
          </m:rP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m:rPr>
                <m:sty m:val="p"/>
              </m:rPr>
              <w:rPr>
                <w:rFonts w:ascii="Cambria Math" w:eastAsia="Cambria Math" w:hAnsi="Cambria Math" w:cs="Cambria Math"/>
                <w:color w:val="000000"/>
              </w:rPr>
              <m:t>β</m:t>
            </m:r>
          </m:e>
          <m:sub>
            <m:r>
              <m:rPr>
                <m:sty m:val="p"/>
              </m:rPr>
              <w:rPr>
                <w:rFonts w:ascii="Cambria Math" w:eastAsia="Cambria Math" w:hAnsi="Cambria Math" w:cs="Cambria Math"/>
                <w:color w:val="000000"/>
              </w:rPr>
              <m:t>PDO</m:t>
            </m:r>
          </m:sub>
          <m:sup>
            <m:r>
              <m:rPr>
                <m:sty m:val="p"/>
              </m:rPr>
              <w:rPr>
                <w:rFonts w:ascii="Cambria Math" w:eastAsia="Cambria Math" w:hAnsi="Cambria Math" w:cs="Cambria Math"/>
                <w:color w:val="000000"/>
              </w:rPr>
              <m:t>glm</m:t>
            </m:r>
          </m:sup>
        </m:sSubSup>
        <m:r>
          <m:rPr>
            <m:sty m:val="p"/>
          </m:rPr>
          <w:rPr>
            <w:rFonts w:ascii="Cambria Math" w:eastAsia="Cambria Math" w:hAnsi="Cambria Math" w:cs="Cambria Math"/>
            <w:color w:val="000000"/>
          </w:rPr>
          <m:t>SS</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T</m:t>
            </m:r>
          </m:e>
          <m:sub>
            <m:r>
              <m:rPr>
                <m:sty m:val="p"/>
              </m:rPr>
              <w:rPr>
                <w:rFonts w:ascii="Cambria Math" w:eastAsia="Cambria Math" w:hAnsi="Cambria Math" w:cs="Cambria Math"/>
                <w:color w:val="000000"/>
              </w:rPr>
              <m:t>t</m:t>
            </m:r>
          </m:sub>
        </m:sSub>
        <m:r>
          <m:rPr>
            <m:sty m:val="p"/>
          </m:rP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m:rPr>
                <m:sty m:val="p"/>
              </m:rPr>
              <w:rPr>
                <w:rFonts w:ascii="Cambria Math" w:eastAsia="Cambria Math" w:hAnsi="Cambria Math" w:cs="Cambria Math"/>
                <w:color w:val="000000"/>
              </w:rPr>
              <m:t>β</m:t>
            </m:r>
          </m:e>
          <m:sub>
            <m:r>
              <m:rPr>
                <m:sty m:val="p"/>
              </m:rPr>
              <w:rPr>
                <w:rFonts w:ascii="Cambria Math" w:eastAsia="Cambria Math" w:hAnsi="Cambria Math" w:cs="Cambria Math"/>
                <w:color w:val="000000"/>
              </w:rPr>
              <m:t>CUI</m:t>
            </m:r>
          </m:sub>
          <m:sup>
            <m:r>
              <m:rPr>
                <m:sty m:val="p"/>
              </m:rPr>
              <w:rPr>
                <w:rFonts w:ascii="Cambria Math" w:eastAsia="Cambria Math" w:hAnsi="Cambria Math" w:cs="Cambria Math"/>
                <w:color w:val="000000"/>
              </w:rPr>
              <m:t>glm</m:t>
            </m:r>
          </m:sup>
        </m:sSubSup>
        <m:r>
          <m:rPr>
            <m:sty m:val="p"/>
          </m:rPr>
          <w:rPr>
            <w:rFonts w:ascii="Cambria Math" w:eastAsia="Cambria Math" w:hAnsi="Cambria Math" w:cs="Cambria Math"/>
            <w:color w:val="000000"/>
          </w:rPr>
          <m:t>CU</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I</m:t>
            </m:r>
          </m:e>
          <m:sub>
            <m:r>
              <m:rPr>
                <m:sty m:val="p"/>
              </m:rPr>
              <w:rPr>
                <w:rFonts w:ascii="Cambria Math" w:eastAsia="Cambria Math" w:hAnsi="Cambria Math" w:cs="Cambria Math"/>
                <w:color w:val="000000"/>
              </w:rPr>
              <m:t>t</m:t>
            </m:r>
          </m:sub>
        </m:sSub>
        <m:r>
          <m:rPr>
            <m:sty m:val="p"/>
          </m:rPr>
          <w:rPr>
            <w:rFonts w:ascii="Cambria Math" w:eastAsia="Cambria Math" w:hAnsi="Cambria Math" w:cs="Cambria Math"/>
            <w:color w:val="000000"/>
          </w:rPr>
          <m:t>+</m:t>
        </m:r>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β</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j,glm</m:t>
                </m:r>
              </m:e>
            </m:d>
          </m:sup>
        </m:sSup>
        <m:r>
          <m:rPr>
            <m:sty m:val="p"/>
          </m:rPr>
          <w:rPr>
            <w:rFonts w:ascii="Cambria Math" w:eastAsia="Cambria Math" w:hAnsi="Cambria Math" w:cs="Cambria Math"/>
            <w:color w:val="000000"/>
          </w:rPr>
          <m:t>j+</m:t>
        </m:r>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β</m:t>
            </m:r>
          </m:e>
          <m:sup>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j</m:t>
                    </m:r>
                  </m:e>
                  <m:sup>
                    <m:r>
                      <m:rPr>
                        <m:sty m:val="p"/>
                      </m:rPr>
                      <w:rPr>
                        <w:rFonts w:ascii="Cambria Math" w:eastAsia="Cambria Math" w:hAnsi="Cambria Math" w:cs="Cambria Math"/>
                        <w:color w:val="000000"/>
                      </w:rPr>
                      <m:t>2</m:t>
                    </m:r>
                  </m:sup>
                </m:sSup>
                <m:r>
                  <m:rPr>
                    <m:sty m:val="p"/>
                  </m:rPr>
                  <w:rPr>
                    <w:rFonts w:ascii="Cambria Math" w:eastAsia="Cambria Math" w:hAnsi="Cambria Math" w:cs="Cambria Math"/>
                    <w:color w:val="000000"/>
                  </w:rPr>
                  <m:t>,glm</m:t>
                </m:r>
              </m:e>
            </m:d>
          </m:sup>
        </m:sSup>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j</m:t>
            </m:r>
          </m:e>
          <m:sup>
            <m:r>
              <m:rPr>
                <m:sty m:val="p"/>
              </m:rPr>
              <w:rPr>
                <w:rFonts w:ascii="Cambria Math" w:eastAsia="Cambria Math" w:hAnsi="Cambria Math" w:cs="Cambria Math"/>
                <w:color w:val="000000"/>
              </w:rPr>
              <m:t>2</m:t>
            </m:r>
          </m:sup>
        </m:sSup>
        <m:r>
          <m:rPr>
            <m:sty m:val="p"/>
          </m:rPr>
          <w:rPr>
            <w:rFonts w:ascii="Cambria Math" w:eastAsia="Cambria Math" w:hAnsi="Cambria Math" w:cs="Cambria Math"/>
            <w:color w:val="000000"/>
          </w:rPr>
          <m:t>+</m:t>
        </m:r>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β</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j*yr,glm</m:t>
                </m:r>
              </m:e>
            </m:d>
          </m:sup>
        </m:sSup>
        <m:r>
          <m:rPr>
            <m:sty m:val="p"/>
          </m:rPr>
          <w:rPr>
            <w:rFonts w:ascii="Cambria Math" w:eastAsia="Cambria Math" w:hAnsi="Cambria Math" w:cs="Cambria Math"/>
            <w:color w:val="000000"/>
          </w:rPr>
          <m:t>j*yr</m:t>
        </m:r>
      </m:oMath>
      <w:ins w:id="976" w:author="Chasco, Brandon Edward" w:date="2020-08-26T11:01:00Z">
        <w:r w:rsidR="007B6B89">
          <w:rPr>
            <w:color w:val="000000"/>
          </w:rPr>
          <w:t xml:space="preserve"> </w:t>
        </w:r>
        <w:r w:rsidR="007B6B89">
          <w:rPr>
            <w:color w:val="000000"/>
          </w:rPr>
          <w:tab/>
          <w:t>(9)</w:t>
        </w:r>
      </w:ins>
      <w:del w:id="977" w:author="Chasco, Brandon Edward" w:date="2020-08-26T11:01:00Z">
        <w:r w:rsidRPr="00B166D4" w:rsidDel="007B6B89">
          <w:rPr>
            <w:color w:val="000000"/>
          </w:rPr>
          <w:delText>.</w:delText>
        </w:r>
      </w:del>
    </w:p>
    <w:p w14:paraId="79D5F514" w14:textId="4DE2AA25" w:rsidR="00B26111" w:rsidRDefault="00B26111" w:rsidP="00B26111">
      <w:del w:id="978" w:author="Chasco, Brandon Edward" w:date="2020-08-26T11:01:00Z">
        <w:r w:rsidRPr="00B166D4" w:rsidDel="007B6B89">
          <w:delText>where</w:delText>
        </w:r>
      </w:del>
      <w:ins w:id="979" w:author="Chasco, Brandon Edward" w:date="2020-08-26T11:01:00Z">
        <w:r w:rsidR="007B6B89">
          <w:t>W</w:t>
        </w:r>
        <w:r w:rsidR="007B6B89" w:rsidRPr="00B166D4">
          <w:t>here</w:t>
        </w:r>
      </w:ins>
      <w:r w:rsidRPr="00B166D4">
        <w:t>, for the k</w:t>
      </w:r>
      <w:r w:rsidRPr="00B166D4">
        <w:rPr>
          <w:vertAlign w:val="superscript"/>
        </w:rPr>
        <w:t>th</w:t>
      </w:r>
      <w:r w:rsidRPr="00B166D4">
        <w:t xml:space="preserve"> simulation, </w:t>
      </w:r>
      <m:oMath>
        <m:sSup>
          <m:sSupPr>
            <m:ctrlPr>
              <w:rPr>
                <w:rFonts w:ascii="Cambria Math" w:eastAsia="Cambria Math" w:hAnsi="Cambria Math" w:cs="Cambria Math"/>
              </w:rPr>
            </m:ctrlPr>
          </m:sSupPr>
          <m:e>
            <m:r>
              <m:rPr>
                <m:sty m:val="p"/>
              </m:rPr>
              <w:rPr>
                <w:rFonts w:ascii="Cambria Math" w:hAnsi="Cambria Math"/>
              </w:rPr>
              <m:t>μ</m:t>
            </m:r>
          </m:e>
          <m:sup>
            <m:r>
              <m:rPr>
                <m:sty m:val="p"/>
              </m:rPr>
              <w:rPr>
                <w:rFonts w:ascii="Cambria Math" w:eastAsia="Cambria Math" w:hAnsi="Cambria Math" w:cs="Cambria Math"/>
              </w:rPr>
              <m:t>glm</m:t>
            </m:r>
          </m:sup>
        </m:sSup>
      </m:oMath>
      <w:r w:rsidRPr="00B166D4">
        <w:t xml:space="preserve"> is the mean survival, </w:t>
      </w:r>
      <m:oMath>
        <m:sSubSup>
          <m:sSubSupPr>
            <m:ctrlPr>
              <w:rPr>
                <w:rFonts w:ascii="Cambria Math" w:eastAsia="Cambria Math" w:hAnsi="Cambria Math" w:cs="Cambria Math"/>
              </w:rPr>
            </m:ctrlPr>
          </m:sSubSupPr>
          <m:e>
            <m:r>
              <m:rPr>
                <m:sty m:val="p"/>
              </m:rPr>
              <w:rPr>
                <w:rFonts w:ascii="Cambria Math" w:hAnsi="Cambria Math"/>
              </w:rPr>
              <m:t>β</m:t>
            </m:r>
          </m:e>
          <m:sub>
            <m:r>
              <m:rPr>
                <m:sty m:val="p"/>
              </m:rPr>
              <w:rPr>
                <w:rFonts w:ascii="Cambria Math" w:eastAsia="Cambria Math" w:hAnsi="Cambria Math" w:cs="Cambria Math"/>
              </w:rPr>
              <m:t>PDO.sum</m:t>
            </m:r>
          </m:sub>
          <m:sup>
            <m:r>
              <m:rPr>
                <m:sty m:val="p"/>
              </m:rPr>
              <w:rPr>
                <w:rFonts w:ascii="Cambria Math" w:eastAsia="Cambria Math" w:hAnsi="Cambria Math" w:cs="Cambria Math"/>
              </w:rPr>
              <m:t>glm</m:t>
            </m:r>
          </m:sup>
        </m:sSubSup>
      </m:oMath>
      <w:r w:rsidRPr="00B166D4">
        <w:t xml:space="preserve"> and </w:t>
      </w:r>
      <m:oMath>
        <m:sSubSup>
          <m:sSubSupPr>
            <m:ctrlPr>
              <w:rPr>
                <w:rFonts w:ascii="Cambria Math" w:eastAsia="Cambria Math" w:hAnsi="Cambria Math" w:cs="Cambria Math"/>
              </w:rPr>
            </m:ctrlPr>
          </m:sSubSupPr>
          <m:e>
            <m:r>
              <m:rPr>
                <m:sty m:val="p"/>
              </m:rPr>
              <w:rPr>
                <w:rFonts w:ascii="Cambria Math" w:hAnsi="Cambria Math"/>
              </w:rPr>
              <m:t>β</m:t>
            </m:r>
          </m:e>
          <m:sub>
            <m:r>
              <m:rPr>
                <m:sty m:val="p"/>
              </m:rPr>
              <w:rPr>
                <w:rFonts w:ascii="Cambria Math" w:eastAsia="Cambria Math" w:hAnsi="Cambria Math" w:cs="Cambria Math"/>
              </w:rPr>
              <m:t>CUI.spr</m:t>
            </m:r>
          </m:sub>
          <m:sup>
            <m:r>
              <m:rPr>
                <m:sty m:val="p"/>
              </m:rPr>
              <w:rPr>
                <w:rFonts w:ascii="Cambria Math" w:eastAsia="Cambria Math" w:hAnsi="Cambria Math" w:cs="Cambria Math"/>
              </w:rPr>
              <m:t>glm</m:t>
            </m:r>
          </m:sup>
        </m:sSubSup>
      </m:oMath>
      <w:r w:rsidRPr="00B166D4">
        <w:t xml:space="preserve"> are the fixed effects for the environmental covariates, </w:t>
      </w:r>
      <w:proofErr w:type="gramStart"/>
      <w:r w:rsidRPr="00B166D4">
        <w:t xml:space="preserve">and </w:t>
      </w:r>
      <w:proofErr w:type="gramEnd"/>
      <m:oMath>
        <m:sSup>
          <m:sSupPr>
            <m:ctrlPr>
              <w:rPr>
                <w:rFonts w:ascii="Cambria Math" w:hAnsi="Cambria Math"/>
              </w:rPr>
            </m:ctrlPr>
          </m:sSupPr>
          <m:e>
            <m:r>
              <m:rPr>
                <m:sty m:val="p"/>
              </m:rPr>
              <w:rPr>
                <w:rFonts w:ascii="Cambria Math" w:hAnsi="Cambria Math"/>
              </w:rPr>
              <m:t>β</m:t>
            </m:r>
          </m:e>
          <m:sup>
            <m:d>
              <m:dPr>
                <m:ctrlPr>
                  <w:rPr>
                    <w:rFonts w:ascii="Cambria Math" w:eastAsia="Cambria Math" w:hAnsi="Cambria Math" w:cs="Cambria Math"/>
                  </w:rPr>
                </m:ctrlPr>
              </m:dPr>
              <m:e>
                <m:r>
                  <m:rPr>
                    <m:sty m:val="p"/>
                  </m:rPr>
                  <w:rPr>
                    <w:rFonts w:ascii="Cambria Math" w:eastAsia="Cambria Math" w:hAnsi="Cambria Math" w:cs="Cambria Math"/>
                  </w:rPr>
                  <m:t>j,glm</m:t>
                </m:r>
              </m:e>
            </m:d>
          </m:sup>
        </m:sSup>
      </m:oMath>
      <w:r w:rsidRPr="00B166D4">
        <w:t xml:space="preserve">, </w:t>
      </w:r>
      <m:oMath>
        <m:sSup>
          <m:sSupPr>
            <m:ctrlPr>
              <w:rPr>
                <w:rFonts w:ascii="Cambria Math" w:hAnsi="Cambria Math"/>
              </w:rPr>
            </m:ctrlPr>
          </m:sSupPr>
          <m:e>
            <m:r>
              <m:rPr>
                <m:sty m:val="p"/>
              </m:rPr>
              <w:rPr>
                <w:rFonts w:ascii="Cambria Math" w:hAnsi="Cambria Math"/>
              </w:rPr>
              <m:t>β</m:t>
            </m:r>
          </m:e>
          <m:sup>
            <m:d>
              <m:dPr>
                <m:ctrlPr>
                  <w:rPr>
                    <w:rFonts w:ascii="Cambria Math" w:eastAsia="Cambria Math" w:hAnsi="Cambria Math" w:cs="Cambria Math"/>
                  </w:rPr>
                </m:ctrlPr>
              </m:dPr>
              <m:e>
                <m:sSup>
                  <m:sSupPr>
                    <m:ctrlPr>
                      <w:rPr>
                        <w:rFonts w:ascii="Cambria Math" w:eastAsia="Cambria Math" w:hAnsi="Cambria Math" w:cs="Cambria Math"/>
                      </w:rPr>
                    </m:ctrlPr>
                  </m:sSupPr>
                  <m:e>
                    <m:r>
                      <m:rPr>
                        <m:sty m:val="p"/>
                      </m:rPr>
                      <w:rPr>
                        <w:rFonts w:ascii="Cambria Math" w:eastAsia="Cambria Math" w:hAnsi="Cambria Math" w:cs="Cambria Math"/>
                      </w:rPr>
                      <m:t>j</m:t>
                    </m:r>
                  </m:e>
                  <m:sup>
                    <m:r>
                      <m:rPr>
                        <m:sty m:val="p"/>
                      </m:rPr>
                      <w:rPr>
                        <w:rFonts w:ascii="Cambria Math" w:eastAsia="Cambria Math" w:hAnsi="Cambria Math" w:cs="Cambria Math"/>
                      </w:rPr>
                      <m:t>2</m:t>
                    </m:r>
                  </m:sup>
                </m:sSup>
                <m:r>
                  <m:rPr>
                    <m:sty m:val="p"/>
                  </m:rPr>
                  <w:rPr>
                    <w:rFonts w:ascii="Cambria Math" w:eastAsia="Cambria Math" w:hAnsi="Cambria Math" w:cs="Cambria Math"/>
                  </w:rPr>
                  <m:t>,glm</m:t>
                </m:r>
              </m:e>
            </m:d>
          </m:sup>
        </m:sSup>
      </m:oMath>
      <w:r w:rsidRPr="00B166D4">
        <w:t xml:space="preserve">, and </w:t>
      </w:r>
      <m:oMath>
        <m:sSup>
          <m:sSupPr>
            <m:ctrlPr>
              <w:rPr>
                <w:rFonts w:ascii="Cambria Math" w:hAnsi="Cambria Math"/>
              </w:rPr>
            </m:ctrlPr>
          </m:sSupPr>
          <m:e>
            <m:r>
              <m:rPr>
                <m:sty m:val="p"/>
              </m:rPr>
              <w:rPr>
                <w:rFonts w:ascii="Cambria Math" w:hAnsi="Cambria Math"/>
              </w:rPr>
              <m:t>β</m:t>
            </m:r>
          </m:e>
          <m:sup>
            <m:d>
              <m:dPr>
                <m:ctrlPr>
                  <w:rPr>
                    <w:rFonts w:ascii="Cambria Math" w:eastAsia="Cambria Math" w:hAnsi="Cambria Math" w:cs="Cambria Math"/>
                  </w:rPr>
                </m:ctrlPr>
              </m:dPr>
              <m:e>
                <m:r>
                  <m:rPr>
                    <m:sty m:val="p"/>
                  </m:rPr>
                  <w:rPr>
                    <w:rFonts w:ascii="Cambria Math" w:eastAsia="Cambria Math" w:hAnsi="Cambria Math" w:cs="Cambria Math"/>
                  </w:rPr>
                  <m:t>j*yr,glm</m:t>
                </m:r>
              </m:e>
            </m:d>
          </m:sup>
        </m:sSup>
      </m:oMath>
      <w:r w:rsidRPr="00B166D4">
        <w:t xml:space="preserve"> are fixed effects for the day, day</w:t>
      </w:r>
      <w:r w:rsidRPr="00B166D4">
        <w:rPr>
          <w:vertAlign w:val="superscript"/>
        </w:rPr>
        <w:t>2</w:t>
      </w:r>
      <w:r w:rsidRPr="00B166D4">
        <w:t xml:space="preserve">, and day/year interaction, respectively. We selected these </w:t>
      </w:r>
      <w:r>
        <w:t xml:space="preserve">environmental </w:t>
      </w:r>
      <w:r w:rsidRPr="00B166D4">
        <w:t xml:space="preserve">covariates because they performed best in our random effects model. </w:t>
      </w:r>
    </w:p>
    <w:p w14:paraId="2027FFDF" w14:textId="29E7A7B2" w:rsidR="00B26111" w:rsidRPr="00B166D4" w:rsidRDefault="00B26111" w:rsidP="00B26111">
      <w:pPr>
        <w:ind w:firstLine="720"/>
      </w:pPr>
      <w:r>
        <w:t xml:space="preserve">Additionally, we used the area under the curve (AUC) statistic based on the receiver operator characteristic (ROC) graphs in the R package </w:t>
      </w:r>
      <w:proofErr w:type="spellStart"/>
      <w:r>
        <w:t>pROC</w:t>
      </w:r>
      <w:proofErr w:type="spellEnd"/>
      <w:r>
        <w:t xml:space="preserve"> </w:t>
      </w:r>
      <w:r>
        <w:fldChar w:fldCharType="begin"/>
      </w:r>
      <w:r w:rsidR="009B0FE2">
        <w:instrText xml:space="preserve"> ADDIN ZOTERO_ITEM CSL_CITATION {"citationID":"vNSBfoXD","properties":{"formattedCitation":"[24]","plainCitation":"[24]","noteIndex":0},"citationItems":[{"id":140,"uris":["http://zotero.org/users/local/sALjQm7t/items/9E7R5HGW"],"uri":["http://zotero.org/users/local/sALjQm7t/items/9E7R5HGW"],"itemData":{"id":140,"type":"report","publisher":"2012-09-10 09: 34","source":"Google Scholar","title":"Package ‘pROC’","author":[{"family":"Robin","given":"Xavier"},{"family":"Turck","given":"Natacha"},{"family":"Hainard","given":"Alexandre"},{"family":"Tiberti","given":"Natalia"},{"family":"Lisacek","given":"Frédérique"},{"family":"Sanchez","given":"Jean-Charles"},{"family":"Müller","given":"Markus"},{"family":"Siegert","given":"Stefan"},{"family":"Doering","given":"Matthias"},{"family":"Robin","given":"Maintainer Xavier"}],"issued":{"date-parts":[["2020"]]}}}],"schema":"https://github.com/citation-style-language/schema/raw/master/csl-citation.json"} </w:instrText>
      </w:r>
      <w:r>
        <w:fldChar w:fldCharType="separate"/>
      </w:r>
      <w:r w:rsidR="009B0FE2" w:rsidRPr="009B0FE2">
        <w:t>[24]</w:t>
      </w:r>
      <w:r>
        <w:fldChar w:fldCharType="end"/>
      </w:r>
      <w:r>
        <w:t>. The AUC statistic summarizes the model’s ability to discriminate between true positive and false positive rates for a range thresholds. For ecological models, AUC values below 0.7 suggest poor discrimination in the model, while values between 0.7 and 0.8 suggest an acceptable level of discrimination.</w:t>
      </w:r>
    </w:p>
    <w:p w14:paraId="77582D58" w14:textId="77777777" w:rsidR="00B11759" w:rsidRPr="00B166D4" w:rsidRDefault="0086311F">
      <w:pPr>
        <w:pStyle w:val="Heading1"/>
        <w:pPrChange w:id="980" w:author="Chasco, Brandon Edward" w:date="2020-08-26T10:30:00Z">
          <w:pPr/>
        </w:pPrChange>
      </w:pPr>
      <w:r w:rsidRPr="000B716D">
        <w:lastRenderedPageBreak/>
        <w:t>Results</w:t>
      </w:r>
      <w:r w:rsidRPr="00B166D4">
        <w:t xml:space="preserve"> </w:t>
      </w:r>
    </w:p>
    <w:p w14:paraId="0CD07073" w14:textId="77777777" w:rsidR="00B11759" w:rsidRPr="00B166D4" w:rsidRDefault="0086311F">
      <w:pPr>
        <w:pStyle w:val="Heading2"/>
        <w:pPrChange w:id="981" w:author="Chasco, Brandon Edward" w:date="2020-08-26T10:29:00Z">
          <w:pPr/>
        </w:pPrChange>
      </w:pPr>
      <w:bookmarkStart w:id="982" w:name="_lnxbz9" w:colFirst="0" w:colLast="0"/>
      <w:bookmarkEnd w:id="982"/>
      <w:r w:rsidRPr="00B166D4">
        <w:t>Model fit and best model structure</w:t>
      </w:r>
    </w:p>
    <w:p w14:paraId="33769969" w14:textId="5109CEE4" w:rsidR="00B11759" w:rsidRPr="000C3BB6" w:rsidRDefault="0086311F">
      <w:pPr>
        <w:pStyle w:val="Caption"/>
        <w:ind w:firstLine="720"/>
        <w:pPrChange w:id="983" w:author="Chasco, Brandon Edward" w:date="2020-08-26T11:48:00Z">
          <w:pPr>
            <w:pStyle w:val="Caption"/>
          </w:pPr>
        </w:pPrChange>
      </w:pPr>
      <w:r w:rsidRPr="00B166D4">
        <w:t xml:space="preserve">We found that </w:t>
      </w:r>
      <w:r w:rsidR="007F1B91" w:rsidRPr="00B166D4">
        <w:t xml:space="preserve">for wild fish, </w:t>
      </w:r>
      <w:r w:rsidRPr="00B166D4">
        <w:t xml:space="preserve">the models with random effects for day and day/year interactions along with two marine covariates produced the best model fit to the data, and </w:t>
      </w:r>
      <w:r w:rsidR="007F1B91" w:rsidRPr="00B166D4">
        <w:t xml:space="preserve">for hatchery fish, </w:t>
      </w:r>
      <w:r w:rsidRPr="000C3BB6">
        <w:t>models with only day/year interactions and two environmental covariates produced the best fit</w:t>
      </w:r>
      <w:r w:rsidR="00D9742C">
        <w:t xml:space="preserve"> (</w:t>
      </w:r>
      <w:r w:rsidR="00D9742C">
        <w:fldChar w:fldCharType="begin"/>
      </w:r>
      <w:r w:rsidR="00D9742C">
        <w:instrText xml:space="preserve"> REF _Ref39754795 \h </w:instrText>
      </w:r>
      <w:r w:rsidR="00D9742C">
        <w:fldChar w:fldCharType="separate"/>
      </w:r>
      <w:r w:rsidR="00D27709">
        <w:t xml:space="preserve">Table </w:t>
      </w:r>
      <w:r w:rsidR="00D27709">
        <w:rPr>
          <w:noProof/>
        </w:rPr>
        <w:t>4</w:t>
      </w:r>
      <w:r w:rsidR="00D9742C">
        <w:fldChar w:fldCharType="end"/>
      </w:r>
      <w:r w:rsidR="00D9742C">
        <w:t>)</w:t>
      </w:r>
      <w:r w:rsidRPr="000C3BB6">
        <w:t>. The top models (</w:t>
      </w:r>
      <m:oMath>
        <m:r>
          <m:rPr>
            <m:sty m:val="p"/>
          </m:rPr>
          <w:rPr>
            <w:rFonts w:ascii="Cambria Math" w:hAnsi="Cambria Math"/>
          </w:rPr>
          <m:t>Δ</m:t>
        </m:r>
      </m:oMath>
      <w:r w:rsidRPr="000C3BB6">
        <w:t>AIC</w:t>
      </w:r>
      <m:oMath>
        <m:r>
          <m:rPr>
            <m:sty m:val="p"/>
          </m:rPr>
          <w:rPr>
            <w:rFonts w:ascii="Cambria Math" w:hAnsi="Cambria Math"/>
          </w:rPr>
          <m:t>≤</m:t>
        </m:r>
      </m:oMath>
      <w:r w:rsidRPr="000C3BB6">
        <w:t>4) for wild fish all assumed random effects for day and day/year interactions, with differences in model fit arising from the combinations of marine covariate</w:t>
      </w:r>
      <w:r w:rsidR="007F1B91" w:rsidRPr="000C3BB6">
        <w:t>s</w:t>
      </w:r>
      <w:r w:rsidR="00D9742C">
        <w:t xml:space="preserve"> (</w:t>
      </w:r>
      <w:r w:rsidR="00D9742C">
        <w:fldChar w:fldCharType="begin"/>
      </w:r>
      <w:r w:rsidR="00D9742C">
        <w:instrText xml:space="preserve"> REF _Ref39754795 \h </w:instrText>
      </w:r>
      <w:r w:rsidR="00D9742C">
        <w:fldChar w:fldCharType="separate"/>
      </w:r>
      <w:r w:rsidR="00D27709">
        <w:t xml:space="preserve">Table </w:t>
      </w:r>
      <w:r w:rsidR="00D27709">
        <w:rPr>
          <w:noProof/>
        </w:rPr>
        <w:t>4</w:t>
      </w:r>
      <w:r w:rsidR="00D9742C">
        <w:fldChar w:fldCharType="end"/>
      </w:r>
      <w:r w:rsidR="00D9742C">
        <w:t xml:space="preserve">). </w:t>
      </w:r>
      <w:r w:rsidR="007F1B91" w:rsidRPr="000C3BB6">
        <w:t>A small set of covariates informed t</w:t>
      </w:r>
      <w:r w:rsidRPr="000C3BB6">
        <w:t xml:space="preserve">he top models for hatchery fish and </w:t>
      </w:r>
      <w:r w:rsidR="007F1B91" w:rsidRPr="000C3BB6">
        <w:t xml:space="preserve">there was </w:t>
      </w:r>
      <w:r w:rsidRPr="000C3BB6">
        <w:t xml:space="preserve">little evidence for an underlying day effect: the only top model for hatchery fish with a day effect had </w:t>
      </w:r>
      <w:proofErr w:type="gramStart"/>
      <w:r w:rsidRPr="000C3BB6">
        <w:t>a</w:t>
      </w:r>
      <w:proofErr w:type="gramEnd"/>
      <w:r w:rsidRPr="000C3BB6">
        <w:t xml:space="preserve"> </w:t>
      </w:r>
      <m:oMath>
        <m:r>
          <m:rPr>
            <m:sty m:val="p"/>
          </m:rPr>
          <w:rPr>
            <w:rFonts w:ascii="Cambria Math" w:hAnsi="Cambria Math"/>
          </w:rPr>
          <m:t>Δ</m:t>
        </m:r>
      </m:oMath>
      <w:r w:rsidRPr="000C3BB6">
        <w:t xml:space="preserve">AIC equal to 4. </w:t>
      </w:r>
    </w:p>
    <w:p w14:paraId="67E81C5F" w14:textId="760D3399" w:rsidR="00B11759" w:rsidRDefault="0086311F">
      <w:pPr>
        <w:pStyle w:val="Caption"/>
        <w:ind w:firstLine="720"/>
        <w:rPr>
          <w:ins w:id="984" w:author="Chasco, Brandon Edward" w:date="2020-08-26T11:45:00Z"/>
        </w:rPr>
        <w:pPrChange w:id="985" w:author="Chasco, Brandon Edward" w:date="2020-08-26T11:48:00Z">
          <w:pPr>
            <w:pStyle w:val="Caption"/>
          </w:pPr>
        </w:pPrChange>
      </w:pPr>
      <w:r w:rsidRPr="000C3BB6">
        <w:t>Comparing the best-fit models for each rearing type, our results suggested that the expected survivals and 95% credible interval</w:t>
      </w:r>
      <w:r w:rsidR="007F1B91" w:rsidRPr="000C3BB6">
        <w:t>s</w:t>
      </w:r>
      <w:r w:rsidRPr="000C3BB6">
        <w:t xml:space="preserve"> for wild and hatchery fish were 0.009 (0.002, 0.035) and 0.008 (0.006, 0.010), </w:t>
      </w:r>
      <w:proofErr w:type="gramStart"/>
      <w:r w:rsidRPr="000C3BB6">
        <w:t>respectively</w:t>
      </w:r>
      <w:r w:rsidR="00CB353E">
        <w:t>(</w:t>
      </w:r>
      <w:proofErr w:type="gramEnd"/>
      <w:r w:rsidR="00CB353E">
        <w:fldChar w:fldCharType="begin"/>
      </w:r>
      <w:r w:rsidR="00CB353E">
        <w:instrText xml:space="preserve"> REF _Ref39755756 \h </w:instrText>
      </w:r>
      <w:r w:rsidR="00CB353E">
        <w:fldChar w:fldCharType="separate"/>
      </w:r>
      <w:r w:rsidR="00D27709">
        <w:t xml:space="preserve">Table </w:t>
      </w:r>
      <w:r w:rsidR="00D27709">
        <w:rPr>
          <w:noProof/>
        </w:rPr>
        <w:t>5</w:t>
      </w:r>
      <w:r w:rsidR="00CB353E">
        <w:fldChar w:fldCharType="end"/>
      </w:r>
      <w:r w:rsidR="00CB353E">
        <w:t>)</w:t>
      </w:r>
      <w:r w:rsidRPr="000C3BB6">
        <w:t xml:space="preserve">. The marine covariates that improved the fit of the survival model were different for wild and hatchery fish, but the magnitude of the environmental effects was similar for the two rearing types </w:t>
      </w:r>
      <w:r w:rsidR="00CB353E">
        <w:t>(</w:t>
      </w:r>
      <w:r w:rsidR="00CB353E">
        <w:fldChar w:fldCharType="begin"/>
      </w:r>
      <w:r w:rsidR="00CB353E">
        <w:instrText xml:space="preserve"> REF _Ref39755756 \h </w:instrText>
      </w:r>
      <w:r w:rsidR="00CB353E">
        <w:fldChar w:fldCharType="separate"/>
      </w:r>
      <w:r w:rsidR="00D27709">
        <w:t xml:space="preserve">Table </w:t>
      </w:r>
      <w:r w:rsidR="00D27709">
        <w:rPr>
          <w:noProof/>
        </w:rPr>
        <w:t>5</w:t>
      </w:r>
      <w:r w:rsidR="00CB353E">
        <w:fldChar w:fldCharType="end"/>
      </w:r>
      <w:r w:rsidR="00CB353E">
        <w:t xml:space="preserve">, </w:t>
      </w:r>
      <w:r w:rsidR="00316CB8">
        <w:fldChar w:fldCharType="begin"/>
      </w:r>
      <w:r w:rsidR="00316CB8">
        <w:instrText xml:space="preserve"> REF _Ref39563045 \h </w:instrText>
      </w:r>
      <w:r w:rsidR="00316CB8">
        <w:fldChar w:fldCharType="separate"/>
      </w:r>
      <w:r w:rsidR="00D27709">
        <w:t>Fig</w:t>
      </w:r>
      <w:del w:id="986" w:author="Chasco, Brandon Edward" w:date="2020-08-26T10:10:00Z">
        <w:r w:rsidR="00D27709" w:rsidDel="00590648">
          <w:delText>ure</w:delText>
        </w:r>
      </w:del>
      <w:r w:rsidR="00D27709">
        <w:t xml:space="preserve"> </w:t>
      </w:r>
      <w:r w:rsidR="00D27709">
        <w:rPr>
          <w:noProof/>
        </w:rPr>
        <w:t>1</w:t>
      </w:r>
      <w:r w:rsidR="00316CB8">
        <w:fldChar w:fldCharType="end"/>
      </w:r>
      <w:r w:rsidRPr="000C3BB6">
        <w:t>). Spring coastal upwelling index (</w:t>
      </w:r>
      <w:proofErr w:type="spellStart"/>
      <w:r w:rsidRPr="000C3BB6">
        <w:t>cui.spr</w:t>
      </w:r>
      <w:proofErr w:type="spellEnd"/>
      <w:r w:rsidRPr="000C3BB6">
        <w:t>) and summer Pacific decadal oscillation (</w:t>
      </w:r>
      <w:proofErr w:type="spellStart"/>
      <w:r w:rsidRPr="000C3BB6">
        <w:t>pdo.sum</w:t>
      </w:r>
      <w:proofErr w:type="spellEnd"/>
      <w:r w:rsidRPr="000C3BB6">
        <w:t>) provided the best fit to the wild fish data, while summer transport (</w:t>
      </w:r>
      <w:proofErr w:type="spellStart"/>
      <w:r w:rsidRPr="000C3BB6">
        <w:t>transport.sum</w:t>
      </w:r>
      <w:proofErr w:type="spellEnd"/>
      <w:r w:rsidRPr="000C3BB6">
        <w:t xml:space="preserve"> - a measure of the northward transport of water based on the Sverdrup index) and the summer </w:t>
      </w:r>
      <w:r w:rsidR="007F1B91" w:rsidRPr="000C3BB6">
        <w:t>n</w:t>
      </w:r>
      <w:r w:rsidRPr="000C3BB6">
        <w:t>orth Pacific gyre oscillation index (</w:t>
      </w:r>
      <w:proofErr w:type="spellStart"/>
      <w:r w:rsidRPr="000C3BB6">
        <w:t>npgo.spr</w:t>
      </w:r>
      <w:proofErr w:type="spellEnd"/>
      <w:r w:rsidRPr="000C3BB6">
        <w:t xml:space="preserve">) provided the best fit to the hatchery fish data. The percent change in marine survival as </w:t>
      </w:r>
      <w:r w:rsidR="007F1B91" w:rsidRPr="000C3BB6">
        <w:t xml:space="preserve">a </w:t>
      </w:r>
      <w:r w:rsidRPr="000C3BB6">
        <w:t xml:space="preserve">function of the marine covariates varied between -70% to 150% for wild fish, and </w:t>
      </w:r>
      <w:r w:rsidR="00551756" w:rsidRPr="000C3BB6">
        <w:t>-</w:t>
      </w:r>
      <w:r w:rsidRPr="000C3BB6">
        <w:t>70% and 200% for hatchery fish (</w:t>
      </w:r>
      <w:r w:rsidR="00316CB8">
        <w:fldChar w:fldCharType="begin"/>
      </w:r>
      <w:r w:rsidR="00316CB8">
        <w:instrText xml:space="preserve"> REF _Ref39563045 \h </w:instrText>
      </w:r>
      <w:r w:rsidR="00316CB8">
        <w:fldChar w:fldCharType="separate"/>
      </w:r>
      <w:r w:rsidR="00D27709">
        <w:t>Fig</w:t>
      </w:r>
      <w:del w:id="987" w:author="Chasco, Brandon Edward" w:date="2020-08-26T10:10:00Z">
        <w:r w:rsidR="00D27709" w:rsidDel="00590648">
          <w:delText>ure</w:delText>
        </w:r>
      </w:del>
      <w:r w:rsidR="00D27709">
        <w:t xml:space="preserve"> </w:t>
      </w:r>
      <w:r w:rsidR="00D27709">
        <w:rPr>
          <w:noProof/>
        </w:rPr>
        <w:t>1</w:t>
      </w:r>
      <w:r w:rsidR="00316CB8">
        <w:fldChar w:fldCharType="end"/>
      </w:r>
      <w:r w:rsidRPr="00B166D4">
        <w:t xml:space="preserve">). </w:t>
      </w:r>
    </w:p>
    <w:p w14:paraId="552597B1" w14:textId="4A5F58A1" w:rsidR="00A50AAF" w:rsidRPr="006226B0" w:rsidRDefault="00A50AAF" w:rsidP="00A50AAF">
      <w:pPr>
        <w:pBdr>
          <w:top w:val="nil"/>
          <w:left w:val="nil"/>
          <w:bottom w:val="nil"/>
          <w:right w:val="nil"/>
          <w:between w:val="nil"/>
        </w:pBdr>
        <w:spacing w:after="200"/>
        <w:rPr>
          <w:ins w:id="988" w:author="Chasco, Brandon Edward" w:date="2020-08-26T11:45:00Z"/>
          <w:color w:val="000000"/>
        </w:rPr>
      </w:pPr>
      <w:ins w:id="989" w:author="Chasco, Brandon Edward" w:date="2020-08-26T11:45:00Z">
        <w:r>
          <w:rPr>
            <w:color w:val="000000"/>
          </w:rPr>
          <w:lastRenderedPageBreak/>
          <w:fldChar w:fldCharType="begin"/>
        </w:r>
        <w:r>
          <w:rPr>
            <w:color w:val="000000"/>
          </w:rPr>
          <w:instrText xml:space="preserve"> REF _Ref39755717 \h </w:instrText>
        </w:r>
      </w:ins>
      <w:r>
        <w:rPr>
          <w:color w:val="000000"/>
        </w:rPr>
      </w:r>
      <w:r w:rsidR="00D602C3">
        <w:rPr>
          <w:color w:val="000000"/>
        </w:rPr>
        <w:instrText xml:space="preserve"> \* MERGEFORMAT </w:instrText>
      </w:r>
      <w:ins w:id="990" w:author="Chasco, Brandon Edward" w:date="2020-08-26T11:45:00Z">
        <w:r>
          <w:rPr>
            <w:color w:val="000000"/>
          </w:rPr>
          <w:fldChar w:fldCharType="separate"/>
        </w:r>
        <w:r w:rsidRPr="00D602C3">
          <w:rPr>
            <w:rPrChange w:id="991" w:author="Chasco, Brandon Edward" w:date="2020-08-26T15:48:00Z">
              <w:rPr/>
            </w:rPrChange>
          </w:rPr>
          <w:t xml:space="preserve">Table </w:t>
        </w:r>
        <w:r w:rsidRPr="00D602C3">
          <w:rPr>
            <w:noProof/>
            <w:rPrChange w:id="992" w:author="Chasco, Brandon Edward" w:date="2020-08-26T15:48:00Z">
              <w:rPr>
                <w:noProof/>
              </w:rPr>
            </w:rPrChange>
          </w:rPr>
          <w:t>5</w:t>
        </w:r>
        <w:r w:rsidRPr="00D602C3">
          <w:rPr>
            <w:rPrChange w:id="993" w:author="Chasco, Brandon Edward" w:date="2020-08-26T15:48:00Z">
              <w:rPr/>
            </w:rPrChange>
          </w:rPr>
          <w:t xml:space="preserve">. </w:t>
        </w:r>
      </w:ins>
      <w:ins w:id="994" w:author="Chasco, Brandon Edward" w:date="2020-08-26T15:48:00Z">
        <w:r w:rsidR="00D602C3" w:rsidRPr="00D602C3">
          <w:rPr>
            <w:b/>
            <w:rPrChange w:id="995" w:author="Chasco, Brandon Edward" w:date="2020-08-26T15:48:00Z">
              <w:rPr/>
            </w:rPrChange>
          </w:rPr>
          <w:t>Estimated models parameters.</w:t>
        </w:r>
        <w:r w:rsidR="00D602C3">
          <w:t xml:space="preserve"> </w:t>
        </w:r>
      </w:ins>
      <w:ins w:id="996" w:author="Chasco, Brandon Edward" w:date="2020-08-26T11:45:00Z">
        <w:r w:rsidRPr="00D602C3">
          <w:rPr>
            <w:rPrChange w:id="997" w:author="Chasco, Brandon Edward" w:date="2020-08-26T15:48:00Z">
              <w:rPr/>
            </w:rPrChange>
          </w:rPr>
          <w:t>Estimated fixed effects for the model with lowest marginal AIC values for wild spring/summer Chinook salmon, and the models with the lowest marginal AIC for hatchery fish with and without a random day effect included (N.E. means not estimated)</w:t>
        </w:r>
        <w:r w:rsidRPr="00B166D4">
          <w:t>.</w:t>
        </w:r>
        <w:r>
          <w:rPr>
            <w:color w:val="000000"/>
          </w:rPr>
          <w:fldChar w:fldCharType="end"/>
        </w:r>
      </w:ins>
    </w:p>
    <w:tbl>
      <w:tblPr>
        <w:tblStyle w:val="a3"/>
        <w:tblW w:w="10489" w:type="dxa"/>
        <w:tblLayout w:type="fixed"/>
        <w:tblLook w:val="0400" w:firstRow="0" w:lastRow="0" w:firstColumn="0" w:lastColumn="0" w:noHBand="0" w:noVBand="1"/>
      </w:tblPr>
      <w:tblGrid>
        <w:gridCol w:w="2218"/>
        <w:gridCol w:w="1109"/>
        <w:gridCol w:w="2522"/>
        <w:gridCol w:w="2320"/>
        <w:gridCol w:w="2320"/>
      </w:tblGrid>
      <w:tr w:rsidR="00A50AAF" w:rsidRPr="006226B0" w14:paraId="1EDA91F6" w14:textId="77777777" w:rsidTr="001C7249">
        <w:trPr>
          <w:trHeight w:val="318"/>
          <w:ins w:id="998" w:author="Chasco, Brandon Edward" w:date="2020-08-26T11:45:00Z"/>
        </w:trPr>
        <w:tc>
          <w:tcPr>
            <w:tcW w:w="2218" w:type="dxa"/>
            <w:tcBorders>
              <w:top w:val="single" w:sz="4" w:space="0" w:color="000000"/>
              <w:left w:val="nil"/>
              <w:right w:val="nil"/>
            </w:tcBorders>
            <w:shd w:val="clear" w:color="auto" w:fill="auto"/>
            <w:vAlign w:val="bottom"/>
          </w:tcPr>
          <w:p w14:paraId="1E394C60" w14:textId="77777777" w:rsidR="00A50AAF" w:rsidRPr="00B166D4" w:rsidRDefault="00A50AAF" w:rsidP="001C7249">
            <w:pPr>
              <w:spacing w:after="0" w:line="240" w:lineRule="auto"/>
              <w:jc w:val="center"/>
              <w:rPr>
                <w:ins w:id="999" w:author="Chasco, Brandon Edward" w:date="2020-08-26T11:45:00Z"/>
                <w:sz w:val="22"/>
                <w:szCs w:val="22"/>
              </w:rPr>
            </w:pPr>
          </w:p>
        </w:tc>
        <w:tc>
          <w:tcPr>
            <w:tcW w:w="1109" w:type="dxa"/>
            <w:tcBorders>
              <w:top w:val="single" w:sz="4" w:space="0" w:color="000000"/>
              <w:left w:val="nil"/>
              <w:right w:val="nil"/>
            </w:tcBorders>
          </w:tcPr>
          <w:p w14:paraId="1733C802" w14:textId="77777777" w:rsidR="00A50AAF" w:rsidRPr="00B166D4" w:rsidRDefault="00A50AAF" w:rsidP="001C7249">
            <w:pPr>
              <w:spacing w:after="0" w:line="240" w:lineRule="auto"/>
              <w:jc w:val="center"/>
              <w:rPr>
                <w:ins w:id="1000" w:author="Chasco, Brandon Edward" w:date="2020-08-26T11:45:00Z"/>
                <w:color w:val="000000"/>
                <w:sz w:val="22"/>
                <w:szCs w:val="22"/>
              </w:rPr>
            </w:pPr>
          </w:p>
        </w:tc>
        <w:tc>
          <w:tcPr>
            <w:tcW w:w="4842" w:type="dxa"/>
            <w:gridSpan w:val="2"/>
            <w:tcBorders>
              <w:top w:val="single" w:sz="4" w:space="0" w:color="000000"/>
              <w:left w:val="nil"/>
              <w:bottom w:val="single" w:sz="4" w:space="0" w:color="000000"/>
              <w:right w:val="nil"/>
            </w:tcBorders>
            <w:shd w:val="clear" w:color="auto" w:fill="auto"/>
            <w:vAlign w:val="bottom"/>
          </w:tcPr>
          <w:p w14:paraId="388CB2FE" w14:textId="77777777" w:rsidR="00A50AAF" w:rsidRPr="00B166D4" w:rsidRDefault="00A50AAF" w:rsidP="001C7249">
            <w:pPr>
              <w:spacing w:after="0" w:line="240" w:lineRule="auto"/>
              <w:jc w:val="center"/>
              <w:rPr>
                <w:ins w:id="1001" w:author="Chasco, Brandon Edward" w:date="2020-08-26T11:45:00Z"/>
                <w:color w:val="000000"/>
                <w:sz w:val="22"/>
                <w:szCs w:val="22"/>
              </w:rPr>
            </w:pPr>
            <w:ins w:id="1002" w:author="Chasco, Brandon Edward" w:date="2020-08-26T11:45:00Z">
              <w:r w:rsidRPr="00B166D4">
                <w:rPr>
                  <w:color w:val="000000"/>
                  <w:sz w:val="22"/>
                  <w:szCs w:val="22"/>
                </w:rPr>
                <w:t>Hatchery</w:t>
              </w:r>
            </w:ins>
          </w:p>
        </w:tc>
        <w:tc>
          <w:tcPr>
            <w:tcW w:w="2320" w:type="dxa"/>
            <w:tcBorders>
              <w:top w:val="single" w:sz="4" w:space="0" w:color="000000"/>
              <w:left w:val="nil"/>
              <w:right w:val="nil"/>
            </w:tcBorders>
          </w:tcPr>
          <w:p w14:paraId="08BB91F1" w14:textId="77777777" w:rsidR="00A50AAF" w:rsidRPr="00B166D4" w:rsidRDefault="00A50AAF" w:rsidP="001C7249">
            <w:pPr>
              <w:spacing w:after="0" w:line="240" w:lineRule="auto"/>
              <w:jc w:val="center"/>
              <w:rPr>
                <w:ins w:id="1003" w:author="Chasco, Brandon Edward" w:date="2020-08-26T11:45:00Z"/>
                <w:color w:val="000000"/>
                <w:sz w:val="22"/>
                <w:szCs w:val="22"/>
              </w:rPr>
            </w:pPr>
            <w:ins w:id="1004" w:author="Chasco, Brandon Edward" w:date="2020-08-26T11:45:00Z">
              <w:r w:rsidRPr="00B166D4">
                <w:rPr>
                  <w:color w:val="000000"/>
                  <w:sz w:val="22"/>
                  <w:szCs w:val="22"/>
                </w:rPr>
                <w:t>Wild</w:t>
              </w:r>
            </w:ins>
          </w:p>
        </w:tc>
      </w:tr>
      <w:tr w:rsidR="00A50AAF" w:rsidRPr="006226B0" w14:paraId="26C1B004" w14:textId="77777777" w:rsidTr="001C7249">
        <w:trPr>
          <w:trHeight w:val="318"/>
          <w:ins w:id="1005" w:author="Chasco, Brandon Edward" w:date="2020-08-26T11:45:00Z"/>
        </w:trPr>
        <w:tc>
          <w:tcPr>
            <w:tcW w:w="2218" w:type="dxa"/>
            <w:tcBorders>
              <w:left w:val="nil"/>
              <w:bottom w:val="single" w:sz="4" w:space="0" w:color="000000"/>
              <w:right w:val="nil"/>
            </w:tcBorders>
            <w:shd w:val="clear" w:color="auto" w:fill="auto"/>
            <w:vAlign w:val="bottom"/>
          </w:tcPr>
          <w:p w14:paraId="421E41D0" w14:textId="77777777" w:rsidR="00A50AAF" w:rsidRPr="006226B0" w:rsidRDefault="00A50AAF" w:rsidP="001C7249">
            <w:pPr>
              <w:spacing w:after="0" w:line="240" w:lineRule="auto"/>
              <w:jc w:val="center"/>
              <w:rPr>
                <w:ins w:id="1006" w:author="Chasco, Brandon Edward" w:date="2020-08-26T11:45:00Z"/>
                <w:sz w:val="22"/>
                <w:szCs w:val="22"/>
              </w:rPr>
            </w:pPr>
            <w:ins w:id="1007" w:author="Chasco, Brandon Edward" w:date="2020-08-26T11:45:00Z">
              <w:r w:rsidRPr="006226B0">
                <w:rPr>
                  <w:sz w:val="22"/>
                  <w:szCs w:val="22"/>
                </w:rPr>
                <w:t>Parameter description</w:t>
              </w:r>
            </w:ins>
          </w:p>
        </w:tc>
        <w:tc>
          <w:tcPr>
            <w:tcW w:w="1109" w:type="dxa"/>
            <w:tcBorders>
              <w:left w:val="nil"/>
              <w:bottom w:val="single" w:sz="4" w:space="0" w:color="000000"/>
              <w:right w:val="nil"/>
            </w:tcBorders>
          </w:tcPr>
          <w:p w14:paraId="1DCFB24A" w14:textId="77777777" w:rsidR="00A50AAF" w:rsidRPr="006226B0" w:rsidRDefault="00A50AAF" w:rsidP="001C7249">
            <w:pPr>
              <w:spacing w:after="0" w:line="240" w:lineRule="auto"/>
              <w:jc w:val="center"/>
              <w:rPr>
                <w:ins w:id="1008" w:author="Chasco, Brandon Edward" w:date="2020-08-26T11:45:00Z"/>
                <w:color w:val="000000"/>
                <w:sz w:val="22"/>
                <w:szCs w:val="22"/>
              </w:rPr>
            </w:pPr>
            <w:ins w:id="1009" w:author="Chasco, Brandon Edward" w:date="2020-08-26T11:45:00Z">
              <w:r w:rsidRPr="006226B0">
                <w:rPr>
                  <w:color w:val="000000"/>
                  <w:sz w:val="22"/>
                  <w:szCs w:val="22"/>
                </w:rPr>
                <w:t>Symbol</w:t>
              </w:r>
            </w:ins>
          </w:p>
        </w:tc>
        <w:tc>
          <w:tcPr>
            <w:tcW w:w="2522" w:type="dxa"/>
            <w:tcBorders>
              <w:top w:val="single" w:sz="4" w:space="0" w:color="000000"/>
              <w:left w:val="nil"/>
              <w:bottom w:val="single" w:sz="4" w:space="0" w:color="000000"/>
              <w:right w:val="nil"/>
            </w:tcBorders>
            <w:shd w:val="clear" w:color="auto" w:fill="auto"/>
            <w:vAlign w:val="bottom"/>
          </w:tcPr>
          <w:p w14:paraId="43F77FAC" w14:textId="77777777" w:rsidR="00A50AAF" w:rsidRPr="006226B0" w:rsidRDefault="00A50AAF" w:rsidP="001C7249">
            <w:pPr>
              <w:spacing w:after="0" w:line="240" w:lineRule="auto"/>
              <w:jc w:val="center"/>
              <w:rPr>
                <w:ins w:id="1010" w:author="Chasco, Brandon Edward" w:date="2020-08-26T11:45:00Z"/>
                <w:color w:val="000000"/>
                <w:sz w:val="22"/>
                <w:szCs w:val="22"/>
              </w:rPr>
            </w:pPr>
            <w:ins w:id="1011" w:author="Chasco, Brandon Edward" w:date="2020-08-26T11:45:00Z">
              <w:r w:rsidRPr="006226B0">
                <w:rPr>
                  <w:color w:val="000000"/>
                  <w:sz w:val="22"/>
                  <w:szCs w:val="22"/>
                </w:rPr>
                <w:t>without day effect</w:t>
              </w:r>
            </w:ins>
          </w:p>
        </w:tc>
        <w:tc>
          <w:tcPr>
            <w:tcW w:w="2320" w:type="dxa"/>
            <w:tcBorders>
              <w:top w:val="single" w:sz="4" w:space="0" w:color="000000"/>
              <w:left w:val="nil"/>
              <w:bottom w:val="single" w:sz="4" w:space="0" w:color="000000"/>
              <w:right w:val="nil"/>
            </w:tcBorders>
            <w:shd w:val="clear" w:color="auto" w:fill="auto"/>
            <w:vAlign w:val="bottom"/>
          </w:tcPr>
          <w:p w14:paraId="08E9CB92" w14:textId="77777777" w:rsidR="00A50AAF" w:rsidRPr="006226B0" w:rsidRDefault="00A50AAF" w:rsidP="001C7249">
            <w:pPr>
              <w:spacing w:after="0" w:line="240" w:lineRule="auto"/>
              <w:jc w:val="center"/>
              <w:rPr>
                <w:ins w:id="1012" w:author="Chasco, Brandon Edward" w:date="2020-08-26T11:45:00Z"/>
                <w:color w:val="000000"/>
                <w:sz w:val="22"/>
                <w:szCs w:val="22"/>
              </w:rPr>
            </w:pPr>
            <w:ins w:id="1013" w:author="Chasco, Brandon Edward" w:date="2020-08-26T11:45:00Z">
              <w:r w:rsidRPr="006226B0">
                <w:rPr>
                  <w:color w:val="000000"/>
                  <w:sz w:val="22"/>
                  <w:szCs w:val="22"/>
                </w:rPr>
                <w:t>with day effect</w:t>
              </w:r>
            </w:ins>
          </w:p>
        </w:tc>
        <w:tc>
          <w:tcPr>
            <w:tcW w:w="2320" w:type="dxa"/>
            <w:tcBorders>
              <w:left w:val="nil"/>
              <w:bottom w:val="single" w:sz="4" w:space="0" w:color="000000"/>
              <w:right w:val="nil"/>
            </w:tcBorders>
          </w:tcPr>
          <w:p w14:paraId="0C334A9A" w14:textId="77777777" w:rsidR="00A50AAF" w:rsidRPr="006226B0" w:rsidRDefault="00A50AAF" w:rsidP="001C7249">
            <w:pPr>
              <w:spacing w:after="0" w:line="240" w:lineRule="auto"/>
              <w:jc w:val="center"/>
              <w:rPr>
                <w:ins w:id="1014" w:author="Chasco, Brandon Edward" w:date="2020-08-26T11:45:00Z"/>
                <w:color w:val="000000"/>
                <w:sz w:val="22"/>
                <w:szCs w:val="22"/>
              </w:rPr>
            </w:pPr>
          </w:p>
        </w:tc>
      </w:tr>
      <w:tr w:rsidR="00A50AAF" w:rsidRPr="006226B0" w14:paraId="35EEB1AA" w14:textId="77777777" w:rsidTr="001C7249">
        <w:trPr>
          <w:trHeight w:val="318"/>
          <w:ins w:id="1015" w:author="Chasco, Brandon Edward" w:date="2020-08-26T11:45:00Z"/>
        </w:trPr>
        <w:tc>
          <w:tcPr>
            <w:tcW w:w="2218" w:type="dxa"/>
            <w:tcBorders>
              <w:top w:val="single" w:sz="4" w:space="0" w:color="000000"/>
              <w:left w:val="nil"/>
              <w:bottom w:val="nil"/>
              <w:right w:val="nil"/>
            </w:tcBorders>
            <w:shd w:val="clear" w:color="auto" w:fill="auto"/>
            <w:vAlign w:val="bottom"/>
          </w:tcPr>
          <w:p w14:paraId="6F8A5A86" w14:textId="77777777" w:rsidR="00A50AAF" w:rsidRPr="006226B0" w:rsidRDefault="00A50AAF" w:rsidP="001C7249">
            <w:pPr>
              <w:spacing w:after="0" w:line="240" w:lineRule="auto"/>
              <w:rPr>
                <w:ins w:id="1016" w:author="Chasco, Brandon Edward" w:date="2020-08-26T11:45:00Z"/>
                <w:color w:val="000000"/>
                <w:sz w:val="22"/>
                <w:szCs w:val="22"/>
              </w:rPr>
            </w:pPr>
            <w:ins w:id="1017" w:author="Chasco, Brandon Edward" w:date="2020-08-26T11:45:00Z">
              <w:r w:rsidRPr="006226B0">
                <w:rPr>
                  <w:color w:val="000000"/>
                  <w:sz w:val="22"/>
                  <w:szCs w:val="22"/>
                </w:rPr>
                <w:t>Mean annual survival</w:t>
              </w:r>
            </w:ins>
          </w:p>
        </w:tc>
        <w:tc>
          <w:tcPr>
            <w:tcW w:w="1109" w:type="dxa"/>
            <w:tcBorders>
              <w:top w:val="single" w:sz="4" w:space="0" w:color="000000"/>
              <w:left w:val="nil"/>
              <w:bottom w:val="nil"/>
              <w:right w:val="nil"/>
            </w:tcBorders>
          </w:tcPr>
          <w:p w14:paraId="29BFB50D" w14:textId="77777777" w:rsidR="00A50AAF" w:rsidRPr="00B166D4" w:rsidRDefault="00B605F0" w:rsidP="001C7249">
            <w:pPr>
              <w:jc w:val="center"/>
              <w:rPr>
                <w:ins w:id="1018" w:author="Chasco, Brandon Edward" w:date="2020-08-26T11:45:00Z"/>
                <w:rFonts w:ascii="Cambria Math" w:eastAsia="Cambria Math" w:hAnsi="Cambria Math" w:cs="Cambria Math"/>
                <w:color w:val="000000"/>
                <w:sz w:val="22"/>
                <w:szCs w:val="22"/>
              </w:rPr>
            </w:pPr>
            <m:oMathPara>
              <m:oMath>
                <m:sSub>
                  <m:sSubPr>
                    <m:ctrlPr>
                      <w:ins w:id="1019" w:author="Chasco, Brandon Edward" w:date="2020-08-26T11:45:00Z">
                        <w:rPr>
                          <w:rFonts w:ascii="Cambria Math" w:eastAsia="Cambria Math" w:hAnsi="Cambria Math" w:cs="Cambria Math"/>
                          <w:color w:val="000000"/>
                          <w:sz w:val="22"/>
                          <w:szCs w:val="22"/>
                        </w:rPr>
                      </w:ins>
                    </m:ctrlPr>
                  </m:sSubPr>
                  <m:e>
                    <m:r>
                      <w:ins w:id="1020" w:author="Chasco, Brandon Edward" w:date="2020-08-26T11:45:00Z">
                        <m:rPr>
                          <m:sty m:val="p"/>
                        </m:rPr>
                        <w:rPr>
                          <w:rFonts w:ascii="Cambria Math" w:hAnsi="Cambria Math"/>
                        </w:rPr>
                        <m:t>μ</m:t>
                      </w:ins>
                    </m:r>
                  </m:e>
                  <m:sub>
                    <m:r>
                      <w:ins w:id="1021" w:author="Chasco, Brandon Edward" w:date="2020-08-26T11:45:00Z">
                        <m:rPr>
                          <m:sty m:val="p"/>
                        </m:rPr>
                        <w:rPr>
                          <w:rFonts w:ascii="Cambria Math" w:eastAsia="Cambria Math" w:hAnsi="Cambria Math" w:cs="Cambria Math"/>
                          <w:color w:val="000000"/>
                          <w:sz w:val="22"/>
                          <w:szCs w:val="22"/>
                        </w:rPr>
                        <m:t>s</m:t>
                      </w:ins>
                    </m:r>
                  </m:sub>
                </m:sSub>
              </m:oMath>
            </m:oMathPara>
          </w:p>
        </w:tc>
        <w:tc>
          <w:tcPr>
            <w:tcW w:w="2522" w:type="dxa"/>
            <w:tcBorders>
              <w:top w:val="single" w:sz="4" w:space="0" w:color="000000"/>
              <w:left w:val="nil"/>
              <w:bottom w:val="nil"/>
              <w:right w:val="nil"/>
            </w:tcBorders>
            <w:shd w:val="clear" w:color="auto" w:fill="auto"/>
            <w:vAlign w:val="bottom"/>
          </w:tcPr>
          <w:p w14:paraId="3A917CA1" w14:textId="77777777" w:rsidR="00A50AAF" w:rsidRPr="00B166D4" w:rsidRDefault="00A50AAF" w:rsidP="001C7249">
            <w:pPr>
              <w:spacing w:after="0" w:line="240" w:lineRule="auto"/>
              <w:jc w:val="right"/>
              <w:rPr>
                <w:ins w:id="1022" w:author="Chasco, Brandon Edward" w:date="2020-08-26T11:45:00Z"/>
                <w:color w:val="000000"/>
                <w:sz w:val="22"/>
                <w:szCs w:val="22"/>
              </w:rPr>
            </w:pPr>
            <w:ins w:id="1023" w:author="Chasco, Brandon Edward" w:date="2020-08-26T11:45:00Z">
              <w:r w:rsidRPr="00B166D4">
                <w:rPr>
                  <w:rFonts w:ascii="Calibri" w:eastAsia="Calibri" w:hAnsi="Calibri" w:cs="Calibri"/>
                  <w:color w:val="000000"/>
                  <w:sz w:val="22"/>
                  <w:szCs w:val="22"/>
                </w:rPr>
                <w:t>0.008 ( 0.006, 0.01 )</w:t>
              </w:r>
            </w:ins>
          </w:p>
        </w:tc>
        <w:tc>
          <w:tcPr>
            <w:tcW w:w="2320" w:type="dxa"/>
            <w:tcBorders>
              <w:top w:val="single" w:sz="4" w:space="0" w:color="000000"/>
              <w:left w:val="nil"/>
              <w:bottom w:val="nil"/>
              <w:right w:val="nil"/>
            </w:tcBorders>
            <w:shd w:val="clear" w:color="auto" w:fill="auto"/>
            <w:vAlign w:val="bottom"/>
          </w:tcPr>
          <w:p w14:paraId="7A66FC35" w14:textId="77777777" w:rsidR="00A50AAF" w:rsidRPr="00B166D4" w:rsidRDefault="00A50AAF" w:rsidP="001C7249">
            <w:pPr>
              <w:spacing w:after="0" w:line="240" w:lineRule="auto"/>
              <w:jc w:val="right"/>
              <w:rPr>
                <w:ins w:id="1024" w:author="Chasco, Brandon Edward" w:date="2020-08-26T11:45:00Z"/>
                <w:color w:val="000000"/>
                <w:sz w:val="22"/>
                <w:szCs w:val="22"/>
              </w:rPr>
            </w:pPr>
            <w:ins w:id="1025" w:author="Chasco, Brandon Edward" w:date="2020-08-26T11:45:00Z">
              <w:r w:rsidRPr="00B166D4">
                <w:rPr>
                  <w:rFonts w:ascii="Calibri" w:eastAsia="Calibri" w:hAnsi="Calibri" w:cs="Calibri"/>
                  <w:color w:val="000000"/>
                  <w:sz w:val="22"/>
                  <w:szCs w:val="22"/>
                </w:rPr>
                <w:t>0.008 ( 0.006, 0.011 )</w:t>
              </w:r>
            </w:ins>
          </w:p>
        </w:tc>
        <w:tc>
          <w:tcPr>
            <w:tcW w:w="2320" w:type="dxa"/>
            <w:tcBorders>
              <w:top w:val="single" w:sz="4" w:space="0" w:color="000000"/>
              <w:left w:val="nil"/>
              <w:bottom w:val="nil"/>
              <w:right w:val="nil"/>
            </w:tcBorders>
            <w:vAlign w:val="bottom"/>
          </w:tcPr>
          <w:p w14:paraId="5BE687A5" w14:textId="77777777" w:rsidR="00A50AAF" w:rsidRPr="00B166D4" w:rsidRDefault="00A50AAF" w:rsidP="001C7249">
            <w:pPr>
              <w:spacing w:after="0" w:line="240" w:lineRule="auto"/>
              <w:jc w:val="right"/>
              <w:rPr>
                <w:ins w:id="1026" w:author="Chasco, Brandon Edward" w:date="2020-08-26T11:45:00Z"/>
                <w:color w:val="000000"/>
                <w:sz w:val="22"/>
                <w:szCs w:val="22"/>
              </w:rPr>
            </w:pPr>
            <w:ins w:id="1027" w:author="Chasco, Brandon Edward" w:date="2020-08-26T11:45:00Z">
              <w:r w:rsidRPr="00B166D4">
                <w:rPr>
                  <w:rFonts w:ascii="Calibri" w:eastAsia="Calibri" w:hAnsi="Calibri" w:cs="Calibri"/>
                  <w:color w:val="000000"/>
                  <w:sz w:val="22"/>
                  <w:szCs w:val="22"/>
                </w:rPr>
                <w:t>0.009 ( 0.002, 0.035 )</w:t>
              </w:r>
            </w:ins>
          </w:p>
        </w:tc>
      </w:tr>
      <w:tr w:rsidR="00A50AAF" w:rsidRPr="006226B0" w14:paraId="577830B3" w14:textId="77777777" w:rsidTr="001C7249">
        <w:trPr>
          <w:trHeight w:val="318"/>
          <w:ins w:id="1028" w:author="Chasco, Brandon Edward" w:date="2020-08-26T11:45:00Z"/>
        </w:trPr>
        <w:tc>
          <w:tcPr>
            <w:tcW w:w="2218" w:type="dxa"/>
            <w:tcBorders>
              <w:top w:val="nil"/>
              <w:left w:val="nil"/>
              <w:bottom w:val="nil"/>
              <w:right w:val="nil"/>
            </w:tcBorders>
            <w:shd w:val="clear" w:color="auto" w:fill="auto"/>
            <w:vAlign w:val="bottom"/>
          </w:tcPr>
          <w:p w14:paraId="21228FBD" w14:textId="77777777" w:rsidR="00A50AAF" w:rsidRPr="006226B0" w:rsidRDefault="00A50AAF" w:rsidP="001C7249">
            <w:pPr>
              <w:spacing w:after="0" w:line="240" w:lineRule="auto"/>
              <w:rPr>
                <w:ins w:id="1029" w:author="Chasco, Brandon Edward" w:date="2020-08-26T11:45:00Z"/>
                <w:color w:val="000000"/>
                <w:sz w:val="22"/>
                <w:szCs w:val="22"/>
              </w:rPr>
            </w:pPr>
            <w:ins w:id="1030" w:author="Chasco, Brandon Edward" w:date="2020-08-26T11:45:00Z">
              <w:r w:rsidRPr="006226B0">
                <w:rPr>
                  <w:color w:val="000000"/>
                  <w:sz w:val="22"/>
                  <w:szCs w:val="22"/>
                </w:rPr>
                <w:t xml:space="preserve">Correlation of day effect </w:t>
              </w:r>
            </w:ins>
          </w:p>
        </w:tc>
        <w:tc>
          <w:tcPr>
            <w:tcW w:w="1109" w:type="dxa"/>
            <w:tcBorders>
              <w:top w:val="nil"/>
              <w:left w:val="nil"/>
              <w:bottom w:val="nil"/>
              <w:right w:val="nil"/>
            </w:tcBorders>
          </w:tcPr>
          <w:p w14:paraId="45F11C5A" w14:textId="77777777" w:rsidR="00A50AAF" w:rsidRPr="00B166D4" w:rsidRDefault="00B605F0" w:rsidP="001C7249">
            <w:pPr>
              <w:jc w:val="center"/>
              <w:rPr>
                <w:ins w:id="1031" w:author="Chasco, Brandon Edward" w:date="2020-08-26T11:45:00Z"/>
                <w:rFonts w:ascii="Cambria Math" w:eastAsia="Cambria Math" w:hAnsi="Cambria Math" w:cs="Cambria Math"/>
              </w:rPr>
            </w:pPr>
            <m:oMathPara>
              <m:oMath>
                <m:sSup>
                  <m:sSupPr>
                    <m:ctrlPr>
                      <w:ins w:id="1032" w:author="Chasco, Brandon Edward" w:date="2020-08-26T11:45:00Z">
                        <w:rPr>
                          <w:rFonts w:ascii="Cambria Math" w:hAnsi="Cambria Math"/>
                        </w:rPr>
                      </w:ins>
                    </m:ctrlPr>
                  </m:sSupPr>
                  <m:e>
                    <m:r>
                      <w:ins w:id="1033" w:author="Chasco, Brandon Edward" w:date="2020-08-26T11:45:00Z">
                        <m:rPr>
                          <m:sty m:val="p"/>
                        </m:rPr>
                        <w:rPr>
                          <w:rFonts w:ascii="Cambria Math" w:hAnsi="Cambria Math"/>
                        </w:rPr>
                        <m:t>ρ</m:t>
                      </w:ins>
                    </m:r>
                  </m:e>
                  <m:sup>
                    <m:d>
                      <m:dPr>
                        <m:ctrlPr>
                          <w:ins w:id="1034" w:author="Chasco, Brandon Edward" w:date="2020-08-26T11:45:00Z">
                            <w:rPr>
                              <w:rFonts w:ascii="Cambria Math" w:eastAsia="Cambria Math" w:hAnsi="Cambria Math" w:cs="Cambria Math"/>
                            </w:rPr>
                          </w:ins>
                        </m:ctrlPr>
                      </m:dPr>
                      <m:e>
                        <m:r>
                          <w:ins w:id="1035" w:author="Chasco, Brandon Edward" w:date="2020-08-26T11:45:00Z">
                            <m:rPr>
                              <m:sty m:val="p"/>
                            </m:rPr>
                            <w:rPr>
                              <w:rFonts w:ascii="Cambria Math" w:eastAsia="Cambria Math" w:hAnsi="Cambria Math" w:cs="Cambria Math"/>
                            </w:rPr>
                            <m:t>rj</m:t>
                          </w:ins>
                        </m:r>
                      </m:e>
                    </m:d>
                  </m:sup>
                </m:sSup>
              </m:oMath>
            </m:oMathPara>
          </w:p>
        </w:tc>
        <w:tc>
          <w:tcPr>
            <w:tcW w:w="2522" w:type="dxa"/>
            <w:tcBorders>
              <w:top w:val="nil"/>
              <w:left w:val="nil"/>
              <w:bottom w:val="nil"/>
              <w:right w:val="nil"/>
            </w:tcBorders>
            <w:shd w:val="clear" w:color="auto" w:fill="auto"/>
            <w:vAlign w:val="bottom"/>
          </w:tcPr>
          <w:p w14:paraId="4DD9889A" w14:textId="77777777" w:rsidR="00A50AAF" w:rsidRPr="00B166D4" w:rsidRDefault="00A50AAF" w:rsidP="001C7249">
            <w:pPr>
              <w:spacing w:after="0" w:line="240" w:lineRule="auto"/>
              <w:jc w:val="right"/>
              <w:rPr>
                <w:ins w:id="1036" w:author="Chasco, Brandon Edward" w:date="2020-08-26T11:45:00Z"/>
                <w:color w:val="000000"/>
                <w:sz w:val="22"/>
                <w:szCs w:val="22"/>
              </w:rPr>
            </w:pPr>
            <w:ins w:id="1037" w:author="Chasco, Brandon Edward" w:date="2020-08-26T11:45:00Z">
              <w:r w:rsidRPr="00B166D4">
                <w:rPr>
                  <w:rFonts w:ascii="Calibri" w:eastAsia="Calibri" w:hAnsi="Calibri" w:cs="Calibri"/>
                  <w:color w:val="000000"/>
                  <w:sz w:val="22"/>
                  <w:szCs w:val="22"/>
                </w:rPr>
                <w:t>N.E.</w:t>
              </w:r>
            </w:ins>
          </w:p>
        </w:tc>
        <w:tc>
          <w:tcPr>
            <w:tcW w:w="2320" w:type="dxa"/>
            <w:tcBorders>
              <w:top w:val="nil"/>
              <w:left w:val="nil"/>
              <w:bottom w:val="nil"/>
              <w:right w:val="nil"/>
            </w:tcBorders>
            <w:shd w:val="clear" w:color="auto" w:fill="auto"/>
            <w:vAlign w:val="bottom"/>
          </w:tcPr>
          <w:p w14:paraId="2D5A68F8" w14:textId="77777777" w:rsidR="00A50AAF" w:rsidRPr="00B166D4" w:rsidRDefault="00A50AAF" w:rsidP="001C7249">
            <w:pPr>
              <w:spacing w:after="0" w:line="240" w:lineRule="auto"/>
              <w:jc w:val="right"/>
              <w:rPr>
                <w:ins w:id="1038" w:author="Chasco, Brandon Edward" w:date="2020-08-26T11:45:00Z"/>
                <w:color w:val="000000"/>
                <w:sz w:val="22"/>
                <w:szCs w:val="22"/>
              </w:rPr>
            </w:pPr>
            <w:ins w:id="1039" w:author="Chasco, Brandon Edward" w:date="2020-08-26T11:45:00Z">
              <w:r w:rsidRPr="00B166D4">
                <w:rPr>
                  <w:rFonts w:ascii="Calibri" w:eastAsia="Calibri" w:hAnsi="Calibri" w:cs="Calibri"/>
                  <w:color w:val="000000"/>
                  <w:sz w:val="22"/>
                  <w:szCs w:val="22"/>
                </w:rPr>
                <w:t>0.05 ( 0.003, 0.517 )</w:t>
              </w:r>
            </w:ins>
          </w:p>
        </w:tc>
        <w:tc>
          <w:tcPr>
            <w:tcW w:w="2320" w:type="dxa"/>
            <w:tcBorders>
              <w:top w:val="nil"/>
              <w:left w:val="nil"/>
              <w:bottom w:val="nil"/>
              <w:right w:val="nil"/>
            </w:tcBorders>
            <w:vAlign w:val="bottom"/>
          </w:tcPr>
          <w:p w14:paraId="0079B097" w14:textId="77777777" w:rsidR="00A50AAF" w:rsidRPr="00B166D4" w:rsidRDefault="00A50AAF" w:rsidP="001C7249">
            <w:pPr>
              <w:spacing w:after="0" w:line="240" w:lineRule="auto"/>
              <w:jc w:val="right"/>
              <w:rPr>
                <w:ins w:id="1040" w:author="Chasco, Brandon Edward" w:date="2020-08-26T11:45:00Z"/>
                <w:color w:val="000000"/>
                <w:sz w:val="22"/>
                <w:szCs w:val="22"/>
              </w:rPr>
            </w:pPr>
            <w:ins w:id="1041" w:author="Chasco, Brandon Edward" w:date="2020-08-26T11:45:00Z">
              <w:r w:rsidRPr="00B166D4">
                <w:rPr>
                  <w:rFonts w:ascii="Calibri" w:eastAsia="Calibri" w:hAnsi="Calibri" w:cs="Calibri"/>
                  <w:color w:val="000000"/>
                  <w:sz w:val="22"/>
                  <w:szCs w:val="22"/>
                </w:rPr>
                <w:t>0.986 ( -0.992, 0.994 )</w:t>
              </w:r>
            </w:ins>
          </w:p>
        </w:tc>
      </w:tr>
      <w:tr w:rsidR="00A50AAF" w:rsidRPr="006226B0" w14:paraId="29299347" w14:textId="77777777" w:rsidTr="001C7249">
        <w:trPr>
          <w:trHeight w:val="318"/>
          <w:ins w:id="1042" w:author="Chasco, Brandon Edward" w:date="2020-08-26T11:45:00Z"/>
        </w:trPr>
        <w:tc>
          <w:tcPr>
            <w:tcW w:w="2218" w:type="dxa"/>
            <w:tcBorders>
              <w:top w:val="nil"/>
              <w:left w:val="nil"/>
              <w:bottom w:val="nil"/>
              <w:right w:val="nil"/>
            </w:tcBorders>
            <w:shd w:val="clear" w:color="auto" w:fill="auto"/>
            <w:vAlign w:val="bottom"/>
          </w:tcPr>
          <w:p w14:paraId="38F12470" w14:textId="77777777" w:rsidR="00A50AAF" w:rsidRPr="006226B0" w:rsidRDefault="00A50AAF" w:rsidP="001C7249">
            <w:pPr>
              <w:spacing w:after="0" w:line="240" w:lineRule="auto"/>
              <w:rPr>
                <w:ins w:id="1043" w:author="Chasco, Brandon Edward" w:date="2020-08-26T11:45:00Z"/>
                <w:color w:val="000000"/>
                <w:sz w:val="22"/>
                <w:szCs w:val="22"/>
              </w:rPr>
            </w:pPr>
            <w:ins w:id="1044" w:author="Chasco, Brandon Edward" w:date="2020-08-26T11:45:00Z">
              <w:r w:rsidRPr="006226B0">
                <w:rPr>
                  <w:color w:val="000000"/>
                  <w:sz w:val="22"/>
                  <w:szCs w:val="22"/>
                </w:rPr>
                <w:t>Correlation of day in day/year effect</w:t>
              </w:r>
            </w:ins>
          </w:p>
        </w:tc>
        <w:tc>
          <w:tcPr>
            <w:tcW w:w="1109" w:type="dxa"/>
            <w:tcBorders>
              <w:top w:val="nil"/>
              <w:left w:val="nil"/>
              <w:bottom w:val="nil"/>
              <w:right w:val="nil"/>
            </w:tcBorders>
          </w:tcPr>
          <w:p w14:paraId="160FA0BA" w14:textId="77777777" w:rsidR="00A50AAF" w:rsidRPr="00B166D4" w:rsidRDefault="00B605F0" w:rsidP="001C7249">
            <w:pPr>
              <w:jc w:val="center"/>
              <w:rPr>
                <w:ins w:id="1045" w:author="Chasco, Brandon Edward" w:date="2020-08-26T11:45:00Z"/>
                <w:rFonts w:ascii="Cambria Math" w:eastAsia="Cambria Math" w:hAnsi="Cambria Math" w:cs="Cambria Math"/>
              </w:rPr>
            </w:pPr>
            <m:oMathPara>
              <m:oMath>
                <m:sSup>
                  <m:sSupPr>
                    <m:ctrlPr>
                      <w:ins w:id="1046" w:author="Chasco, Brandon Edward" w:date="2020-08-26T11:45:00Z">
                        <w:rPr>
                          <w:rFonts w:ascii="Cambria Math" w:hAnsi="Cambria Math"/>
                        </w:rPr>
                      </w:ins>
                    </m:ctrlPr>
                  </m:sSupPr>
                  <m:e>
                    <m:r>
                      <w:ins w:id="1047" w:author="Chasco, Brandon Edward" w:date="2020-08-26T11:45:00Z">
                        <m:rPr>
                          <m:sty m:val="p"/>
                        </m:rPr>
                        <w:rPr>
                          <w:rFonts w:ascii="Cambria Math" w:hAnsi="Cambria Math"/>
                        </w:rPr>
                        <m:t>τ</m:t>
                      </w:ins>
                    </m:r>
                  </m:e>
                  <m:sup>
                    <m:d>
                      <m:dPr>
                        <m:ctrlPr>
                          <w:ins w:id="1048" w:author="Chasco, Brandon Edward" w:date="2020-08-26T11:45:00Z">
                            <w:rPr>
                              <w:rFonts w:ascii="Cambria Math" w:eastAsia="Cambria Math" w:hAnsi="Cambria Math" w:cs="Cambria Math"/>
                            </w:rPr>
                          </w:ins>
                        </m:ctrlPr>
                      </m:dPr>
                      <m:e>
                        <m:r>
                          <w:ins w:id="1049" w:author="Chasco, Brandon Edward" w:date="2020-08-26T11:45:00Z">
                            <m:rPr>
                              <m:sty m:val="p"/>
                            </m:rPr>
                            <w:rPr>
                              <w:rFonts w:ascii="Cambria Math" w:eastAsia="Cambria Math" w:hAnsi="Cambria Math" w:cs="Cambria Math"/>
                            </w:rPr>
                            <m:t>rj</m:t>
                          </w:ins>
                        </m:r>
                      </m:e>
                    </m:d>
                  </m:sup>
                </m:sSup>
              </m:oMath>
            </m:oMathPara>
          </w:p>
        </w:tc>
        <w:tc>
          <w:tcPr>
            <w:tcW w:w="2522" w:type="dxa"/>
            <w:tcBorders>
              <w:top w:val="nil"/>
              <w:left w:val="nil"/>
              <w:bottom w:val="nil"/>
              <w:right w:val="nil"/>
            </w:tcBorders>
            <w:shd w:val="clear" w:color="auto" w:fill="auto"/>
            <w:vAlign w:val="bottom"/>
          </w:tcPr>
          <w:p w14:paraId="7095B059" w14:textId="77777777" w:rsidR="00A50AAF" w:rsidRPr="00B166D4" w:rsidRDefault="00A50AAF" w:rsidP="001C7249">
            <w:pPr>
              <w:spacing w:after="0" w:line="240" w:lineRule="auto"/>
              <w:jc w:val="right"/>
              <w:rPr>
                <w:ins w:id="1050" w:author="Chasco, Brandon Edward" w:date="2020-08-26T11:45:00Z"/>
                <w:color w:val="000000"/>
                <w:sz w:val="22"/>
                <w:szCs w:val="22"/>
              </w:rPr>
            </w:pPr>
            <w:ins w:id="1051" w:author="Chasco, Brandon Edward" w:date="2020-08-26T11:45:00Z">
              <w:r w:rsidRPr="00B166D4">
                <w:rPr>
                  <w:rFonts w:ascii="Calibri" w:eastAsia="Calibri" w:hAnsi="Calibri" w:cs="Calibri"/>
                  <w:color w:val="000000"/>
                  <w:sz w:val="22"/>
                  <w:szCs w:val="22"/>
                </w:rPr>
                <w:t>0.955 ( 0.853, 0.972 )</w:t>
              </w:r>
            </w:ins>
          </w:p>
        </w:tc>
        <w:tc>
          <w:tcPr>
            <w:tcW w:w="2320" w:type="dxa"/>
            <w:tcBorders>
              <w:top w:val="nil"/>
              <w:left w:val="nil"/>
              <w:bottom w:val="nil"/>
              <w:right w:val="nil"/>
            </w:tcBorders>
            <w:shd w:val="clear" w:color="auto" w:fill="auto"/>
            <w:vAlign w:val="bottom"/>
          </w:tcPr>
          <w:p w14:paraId="399B29B0" w14:textId="77777777" w:rsidR="00A50AAF" w:rsidRPr="00B166D4" w:rsidRDefault="00A50AAF" w:rsidP="001C7249">
            <w:pPr>
              <w:spacing w:after="0" w:line="240" w:lineRule="auto"/>
              <w:jc w:val="right"/>
              <w:rPr>
                <w:ins w:id="1052" w:author="Chasco, Brandon Edward" w:date="2020-08-26T11:45:00Z"/>
                <w:color w:val="000000"/>
                <w:sz w:val="22"/>
                <w:szCs w:val="22"/>
              </w:rPr>
            </w:pPr>
            <w:ins w:id="1053" w:author="Chasco, Brandon Edward" w:date="2020-08-26T11:45:00Z">
              <w:r w:rsidRPr="00B166D4">
                <w:rPr>
                  <w:rFonts w:ascii="Calibri" w:eastAsia="Calibri" w:hAnsi="Calibri" w:cs="Calibri"/>
                  <w:color w:val="000000"/>
                  <w:sz w:val="22"/>
                  <w:szCs w:val="22"/>
                </w:rPr>
                <w:t>0.958 ( 0.835, 0.974 )</w:t>
              </w:r>
            </w:ins>
          </w:p>
        </w:tc>
        <w:tc>
          <w:tcPr>
            <w:tcW w:w="2320" w:type="dxa"/>
            <w:tcBorders>
              <w:top w:val="nil"/>
              <w:left w:val="nil"/>
              <w:bottom w:val="nil"/>
              <w:right w:val="nil"/>
            </w:tcBorders>
            <w:vAlign w:val="bottom"/>
          </w:tcPr>
          <w:p w14:paraId="109B1963" w14:textId="77777777" w:rsidR="00A50AAF" w:rsidRPr="00B166D4" w:rsidRDefault="00A50AAF" w:rsidP="001C7249">
            <w:pPr>
              <w:spacing w:after="0" w:line="240" w:lineRule="auto"/>
              <w:jc w:val="right"/>
              <w:rPr>
                <w:ins w:id="1054" w:author="Chasco, Brandon Edward" w:date="2020-08-26T11:45:00Z"/>
                <w:color w:val="000000"/>
                <w:sz w:val="22"/>
                <w:szCs w:val="22"/>
              </w:rPr>
            </w:pPr>
            <w:ins w:id="1055" w:author="Chasco, Brandon Edward" w:date="2020-08-26T11:45:00Z">
              <w:r w:rsidRPr="00B166D4">
                <w:rPr>
                  <w:rFonts w:ascii="Calibri" w:eastAsia="Calibri" w:hAnsi="Calibri" w:cs="Calibri"/>
                  <w:color w:val="000000"/>
                  <w:sz w:val="22"/>
                  <w:szCs w:val="22"/>
                </w:rPr>
                <w:t>0.932 ( 0.241, 0.963 )</w:t>
              </w:r>
            </w:ins>
          </w:p>
        </w:tc>
      </w:tr>
      <w:tr w:rsidR="00A50AAF" w:rsidRPr="006226B0" w14:paraId="3B407A44" w14:textId="77777777" w:rsidTr="001C7249">
        <w:trPr>
          <w:trHeight w:val="318"/>
          <w:ins w:id="1056" w:author="Chasco, Brandon Edward" w:date="2020-08-26T11:45:00Z"/>
        </w:trPr>
        <w:tc>
          <w:tcPr>
            <w:tcW w:w="2218" w:type="dxa"/>
            <w:tcBorders>
              <w:top w:val="nil"/>
              <w:left w:val="nil"/>
              <w:bottom w:val="nil"/>
              <w:right w:val="nil"/>
            </w:tcBorders>
            <w:shd w:val="clear" w:color="auto" w:fill="auto"/>
            <w:vAlign w:val="bottom"/>
          </w:tcPr>
          <w:p w14:paraId="3B03D9FE" w14:textId="77777777" w:rsidR="00A50AAF" w:rsidRPr="006226B0" w:rsidRDefault="00A50AAF" w:rsidP="001C7249">
            <w:pPr>
              <w:spacing w:after="0" w:line="240" w:lineRule="auto"/>
              <w:rPr>
                <w:ins w:id="1057" w:author="Chasco, Brandon Edward" w:date="2020-08-26T11:45:00Z"/>
                <w:color w:val="000000"/>
                <w:sz w:val="22"/>
                <w:szCs w:val="22"/>
              </w:rPr>
            </w:pPr>
            <w:ins w:id="1058" w:author="Chasco, Brandon Edward" w:date="2020-08-26T11:45:00Z">
              <w:r w:rsidRPr="006226B0">
                <w:rPr>
                  <w:color w:val="000000"/>
                  <w:sz w:val="22"/>
                  <w:szCs w:val="22"/>
                </w:rPr>
                <w:t>Correlation of year in day/year effect</w:t>
              </w:r>
            </w:ins>
          </w:p>
        </w:tc>
        <w:tc>
          <w:tcPr>
            <w:tcW w:w="1109" w:type="dxa"/>
            <w:tcBorders>
              <w:top w:val="nil"/>
              <w:left w:val="nil"/>
              <w:bottom w:val="nil"/>
              <w:right w:val="nil"/>
            </w:tcBorders>
          </w:tcPr>
          <w:p w14:paraId="1DCEBEE4" w14:textId="77777777" w:rsidR="00A50AAF" w:rsidRPr="00B166D4" w:rsidRDefault="00B605F0" w:rsidP="001C7249">
            <w:pPr>
              <w:jc w:val="center"/>
              <w:rPr>
                <w:ins w:id="1059" w:author="Chasco, Brandon Edward" w:date="2020-08-26T11:45:00Z"/>
                <w:rFonts w:ascii="Cambria Math" w:eastAsia="Cambria Math" w:hAnsi="Cambria Math" w:cs="Cambria Math"/>
              </w:rPr>
            </w:pPr>
            <m:oMathPara>
              <m:oMath>
                <m:sSup>
                  <m:sSupPr>
                    <m:ctrlPr>
                      <w:ins w:id="1060" w:author="Chasco, Brandon Edward" w:date="2020-08-26T11:45:00Z">
                        <w:rPr>
                          <w:rFonts w:ascii="Cambria Math" w:hAnsi="Cambria Math"/>
                        </w:rPr>
                      </w:ins>
                    </m:ctrlPr>
                  </m:sSupPr>
                  <m:e>
                    <m:r>
                      <w:ins w:id="1061" w:author="Chasco, Brandon Edward" w:date="2020-08-26T11:45:00Z">
                        <m:rPr>
                          <m:sty m:val="p"/>
                        </m:rPr>
                        <w:rPr>
                          <w:rFonts w:ascii="Cambria Math" w:hAnsi="Cambria Math"/>
                        </w:rPr>
                        <m:t>τ</m:t>
                      </w:ins>
                    </m:r>
                  </m:e>
                  <m:sup>
                    <m:d>
                      <m:dPr>
                        <m:ctrlPr>
                          <w:ins w:id="1062" w:author="Chasco, Brandon Edward" w:date="2020-08-26T11:45:00Z">
                            <w:rPr>
                              <w:rFonts w:ascii="Cambria Math" w:eastAsia="Cambria Math" w:hAnsi="Cambria Math" w:cs="Cambria Math"/>
                            </w:rPr>
                          </w:ins>
                        </m:ctrlPr>
                      </m:dPr>
                      <m:e>
                        <m:r>
                          <w:ins w:id="1063" w:author="Chasco, Brandon Edward" w:date="2020-08-26T11:45:00Z">
                            <m:rPr>
                              <m:sty m:val="p"/>
                            </m:rPr>
                            <w:rPr>
                              <w:rFonts w:ascii="Cambria Math" w:eastAsia="Cambria Math" w:hAnsi="Cambria Math" w:cs="Cambria Math"/>
                            </w:rPr>
                            <m:t>rt</m:t>
                          </w:ins>
                        </m:r>
                      </m:e>
                    </m:d>
                  </m:sup>
                </m:sSup>
              </m:oMath>
            </m:oMathPara>
          </w:p>
        </w:tc>
        <w:tc>
          <w:tcPr>
            <w:tcW w:w="2522" w:type="dxa"/>
            <w:tcBorders>
              <w:top w:val="nil"/>
              <w:left w:val="nil"/>
              <w:bottom w:val="nil"/>
              <w:right w:val="nil"/>
            </w:tcBorders>
            <w:shd w:val="clear" w:color="auto" w:fill="auto"/>
            <w:vAlign w:val="bottom"/>
          </w:tcPr>
          <w:p w14:paraId="1F7DED99" w14:textId="77777777" w:rsidR="00A50AAF" w:rsidRPr="00B166D4" w:rsidRDefault="00A50AAF" w:rsidP="001C7249">
            <w:pPr>
              <w:spacing w:after="0" w:line="240" w:lineRule="auto"/>
              <w:jc w:val="right"/>
              <w:rPr>
                <w:ins w:id="1064" w:author="Chasco, Brandon Edward" w:date="2020-08-26T11:45:00Z"/>
                <w:color w:val="000000"/>
                <w:sz w:val="22"/>
                <w:szCs w:val="22"/>
              </w:rPr>
            </w:pPr>
            <w:ins w:id="1065" w:author="Chasco, Brandon Edward" w:date="2020-08-26T11:45:00Z">
              <w:r w:rsidRPr="00B166D4">
                <w:rPr>
                  <w:rFonts w:ascii="Calibri" w:eastAsia="Calibri" w:hAnsi="Calibri" w:cs="Calibri"/>
                  <w:color w:val="000000"/>
                  <w:sz w:val="22"/>
                  <w:szCs w:val="22"/>
                </w:rPr>
                <w:t>-0.067 ( -0.355, 0.248 )</w:t>
              </w:r>
            </w:ins>
          </w:p>
        </w:tc>
        <w:tc>
          <w:tcPr>
            <w:tcW w:w="2320" w:type="dxa"/>
            <w:tcBorders>
              <w:top w:val="nil"/>
              <w:left w:val="nil"/>
              <w:bottom w:val="nil"/>
              <w:right w:val="nil"/>
            </w:tcBorders>
            <w:shd w:val="clear" w:color="auto" w:fill="auto"/>
            <w:vAlign w:val="bottom"/>
          </w:tcPr>
          <w:p w14:paraId="3D10C5F9" w14:textId="77777777" w:rsidR="00A50AAF" w:rsidRPr="00B166D4" w:rsidRDefault="00A50AAF" w:rsidP="001C7249">
            <w:pPr>
              <w:spacing w:after="0" w:line="240" w:lineRule="auto"/>
              <w:jc w:val="right"/>
              <w:rPr>
                <w:ins w:id="1066" w:author="Chasco, Brandon Edward" w:date="2020-08-26T11:45:00Z"/>
                <w:color w:val="000000"/>
                <w:sz w:val="22"/>
                <w:szCs w:val="22"/>
              </w:rPr>
            </w:pPr>
            <w:ins w:id="1067" w:author="Chasco, Brandon Edward" w:date="2020-08-26T11:45:00Z">
              <w:r w:rsidRPr="00B166D4">
                <w:rPr>
                  <w:rFonts w:ascii="Calibri" w:eastAsia="Calibri" w:hAnsi="Calibri" w:cs="Calibri"/>
                  <w:color w:val="000000"/>
                  <w:sz w:val="22"/>
                  <w:szCs w:val="22"/>
                </w:rPr>
                <w:t>-0.109 ( -0.397, 0.229 )</w:t>
              </w:r>
            </w:ins>
          </w:p>
        </w:tc>
        <w:tc>
          <w:tcPr>
            <w:tcW w:w="2320" w:type="dxa"/>
            <w:tcBorders>
              <w:top w:val="nil"/>
              <w:left w:val="nil"/>
              <w:bottom w:val="nil"/>
              <w:right w:val="nil"/>
            </w:tcBorders>
            <w:vAlign w:val="bottom"/>
          </w:tcPr>
          <w:p w14:paraId="4787AE8F" w14:textId="77777777" w:rsidR="00A50AAF" w:rsidRPr="00B166D4" w:rsidRDefault="00A50AAF" w:rsidP="001C7249">
            <w:pPr>
              <w:spacing w:after="0" w:line="240" w:lineRule="auto"/>
              <w:jc w:val="right"/>
              <w:rPr>
                <w:ins w:id="1068" w:author="Chasco, Brandon Edward" w:date="2020-08-26T11:45:00Z"/>
                <w:color w:val="000000"/>
                <w:sz w:val="22"/>
                <w:szCs w:val="22"/>
              </w:rPr>
            </w:pPr>
            <w:ins w:id="1069" w:author="Chasco, Brandon Edward" w:date="2020-08-26T11:45:00Z">
              <w:r w:rsidRPr="00B166D4">
                <w:rPr>
                  <w:rFonts w:ascii="Calibri" w:eastAsia="Calibri" w:hAnsi="Calibri" w:cs="Calibri"/>
                  <w:color w:val="000000"/>
                  <w:sz w:val="22"/>
                  <w:szCs w:val="22"/>
                </w:rPr>
                <w:t>-0.489 ( -0.707, 0.058 )</w:t>
              </w:r>
            </w:ins>
          </w:p>
        </w:tc>
      </w:tr>
      <w:tr w:rsidR="00A50AAF" w:rsidRPr="006226B0" w14:paraId="147629B7" w14:textId="77777777" w:rsidTr="001C7249">
        <w:trPr>
          <w:trHeight w:val="318"/>
          <w:ins w:id="1070" w:author="Chasco, Brandon Edward" w:date="2020-08-26T11:45:00Z"/>
        </w:trPr>
        <w:tc>
          <w:tcPr>
            <w:tcW w:w="2218" w:type="dxa"/>
            <w:tcBorders>
              <w:top w:val="nil"/>
              <w:left w:val="nil"/>
              <w:bottom w:val="nil"/>
              <w:right w:val="nil"/>
            </w:tcBorders>
            <w:shd w:val="clear" w:color="auto" w:fill="auto"/>
            <w:vAlign w:val="bottom"/>
          </w:tcPr>
          <w:p w14:paraId="339F6622" w14:textId="77777777" w:rsidR="00A50AAF" w:rsidRPr="006226B0" w:rsidRDefault="00A50AAF" w:rsidP="001C7249">
            <w:pPr>
              <w:spacing w:after="0" w:line="240" w:lineRule="auto"/>
              <w:rPr>
                <w:ins w:id="1071" w:author="Chasco, Brandon Edward" w:date="2020-08-26T11:45:00Z"/>
                <w:color w:val="000000"/>
                <w:sz w:val="22"/>
                <w:szCs w:val="22"/>
              </w:rPr>
            </w:pPr>
            <w:ins w:id="1072" w:author="Chasco, Brandon Edward" w:date="2020-08-26T11:45:00Z">
              <w:r w:rsidRPr="006226B0">
                <w:rPr>
                  <w:color w:val="000000"/>
                  <w:sz w:val="22"/>
                  <w:szCs w:val="22"/>
                </w:rPr>
                <w:t>Process error for day effect</w:t>
              </w:r>
            </w:ins>
          </w:p>
        </w:tc>
        <w:tc>
          <w:tcPr>
            <w:tcW w:w="1109" w:type="dxa"/>
            <w:tcBorders>
              <w:top w:val="nil"/>
              <w:left w:val="nil"/>
              <w:bottom w:val="nil"/>
              <w:right w:val="nil"/>
            </w:tcBorders>
          </w:tcPr>
          <w:p w14:paraId="051E019E" w14:textId="77777777" w:rsidR="00A50AAF" w:rsidRPr="00B166D4" w:rsidRDefault="00B605F0" w:rsidP="001C7249">
            <w:pPr>
              <w:jc w:val="center"/>
              <w:rPr>
                <w:ins w:id="1073" w:author="Chasco, Brandon Edward" w:date="2020-08-26T11:45:00Z"/>
                <w:rFonts w:ascii="Cambria Math" w:eastAsia="Cambria Math" w:hAnsi="Cambria Math" w:cs="Cambria Math"/>
              </w:rPr>
            </w:pPr>
            <m:oMathPara>
              <m:oMath>
                <m:sSup>
                  <m:sSupPr>
                    <m:ctrlPr>
                      <w:ins w:id="1074" w:author="Chasco, Brandon Edward" w:date="2020-08-26T11:45:00Z">
                        <w:rPr>
                          <w:rFonts w:ascii="Cambria Math" w:eastAsia="Cambria Math" w:hAnsi="Cambria Math" w:cs="Cambria Math"/>
                        </w:rPr>
                      </w:ins>
                    </m:ctrlPr>
                  </m:sSupPr>
                  <m:e>
                    <m:d>
                      <m:dPr>
                        <m:ctrlPr>
                          <w:ins w:id="1075" w:author="Chasco, Brandon Edward" w:date="2020-08-26T11:45:00Z">
                            <w:rPr>
                              <w:rFonts w:ascii="Cambria Math" w:hAnsi="Cambria Math"/>
                            </w:rPr>
                          </w:ins>
                        </m:ctrlPr>
                      </m:dPr>
                      <m:e>
                        <m:sSup>
                          <m:sSupPr>
                            <m:ctrlPr>
                              <w:ins w:id="1076" w:author="Chasco, Brandon Edward" w:date="2020-08-26T11:45:00Z">
                                <w:rPr>
                                  <w:rFonts w:ascii="Cambria Math" w:eastAsia="Cambria Math" w:hAnsi="Cambria Math" w:cs="Cambria Math"/>
                                </w:rPr>
                              </w:ins>
                            </m:ctrlPr>
                          </m:sSupPr>
                          <m:e>
                            <m:r>
                              <w:ins w:id="1077" w:author="Chasco, Brandon Edward" w:date="2020-08-26T11:45:00Z">
                                <m:rPr>
                                  <m:sty m:val="p"/>
                                </m:rPr>
                                <w:rPr>
                                  <w:rFonts w:ascii="Cambria Math" w:hAnsi="Cambria Math"/>
                                </w:rPr>
                                <m:t>ψ</m:t>
                              </w:ins>
                            </m:r>
                          </m:e>
                          <m:sup>
                            <m:r>
                              <w:ins w:id="1078" w:author="Chasco, Brandon Edward" w:date="2020-08-26T11:45:00Z">
                                <m:rPr>
                                  <m:sty m:val="p"/>
                                </m:rPr>
                                <w:rPr>
                                  <w:rFonts w:ascii="Cambria Math" w:eastAsia="Cambria Math" w:hAnsi="Cambria Math" w:cs="Cambria Math"/>
                                </w:rPr>
                                <m:t>2</m:t>
                              </w:ins>
                            </m:r>
                          </m:sup>
                        </m:sSup>
                      </m:e>
                    </m:d>
                  </m:e>
                  <m:sup>
                    <m:r>
                      <w:ins w:id="1079" w:author="Chasco, Brandon Edward" w:date="2020-08-26T11:45:00Z">
                        <m:rPr>
                          <m:sty m:val="p"/>
                        </m:rPr>
                        <w:rPr>
                          <w:rFonts w:ascii="Cambria Math" w:eastAsia="Cambria Math" w:hAnsi="Cambria Math" w:cs="Cambria Math"/>
                        </w:rPr>
                        <m:t>(rj)</m:t>
                      </w:ins>
                    </m:r>
                  </m:sup>
                </m:sSup>
              </m:oMath>
            </m:oMathPara>
          </w:p>
        </w:tc>
        <w:tc>
          <w:tcPr>
            <w:tcW w:w="2522" w:type="dxa"/>
            <w:tcBorders>
              <w:top w:val="nil"/>
              <w:left w:val="nil"/>
              <w:bottom w:val="nil"/>
              <w:right w:val="nil"/>
            </w:tcBorders>
            <w:shd w:val="clear" w:color="auto" w:fill="auto"/>
            <w:vAlign w:val="bottom"/>
          </w:tcPr>
          <w:p w14:paraId="6B30C703" w14:textId="77777777" w:rsidR="00A50AAF" w:rsidRPr="00B166D4" w:rsidRDefault="00A50AAF" w:rsidP="001C7249">
            <w:pPr>
              <w:spacing w:after="0" w:line="240" w:lineRule="auto"/>
              <w:jc w:val="right"/>
              <w:rPr>
                <w:ins w:id="1080" w:author="Chasco, Brandon Edward" w:date="2020-08-26T11:45:00Z"/>
                <w:color w:val="000000"/>
                <w:sz w:val="22"/>
                <w:szCs w:val="22"/>
              </w:rPr>
            </w:pPr>
            <w:ins w:id="1081" w:author="Chasco, Brandon Edward" w:date="2020-08-26T11:45:00Z">
              <w:r w:rsidRPr="00B166D4">
                <w:rPr>
                  <w:rFonts w:ascii="Calibri" w:eastAsia="Calibri" w:hAnsi="Calibri" w:cs="Calibri"/>
                  <w:color w:val="000000"/>
                  <w:sz w:val="22"/>
                  <w:szCs w:val="22"/>
                </w:rPr>
                <w:t>N.E.</w:t>
              </w:r>
            </w:ins>
          </w:p>
        </w:tc>
        <w:tc>
          <w:tcPr>
            <w:tcW w:w="2320" w:type="dxa"/>
            <w:tcBorders>
              <w:top w:val="nil"/>
              <w:left w:val="nil"/>
              <w:bottom w:val="nil"/>
              <w:right w:val="nil"/>
            </w:tcBorders>
            <w:shd w:val="clear" w:color="auto" w:fill="auto"/>
            <w:vAlign w:val="bottom"/>
          </w:tcPr>
          <w:p w14:paraId="494FBC45" w14:textId="77777777" w:rsidR="00A50AAF" w:rsidRPr="00B166D4" w:rsidRDefault="00A50AAF" w:rsidP="001C7249">
            <w:pPr>
              <w:spacing w:after="0" w:line="240" w:lineRule="auto"/>
              <w:jc w:val="right"/>
              <w:rPr>
                <w:ins w:id="1082" w:author="Chasco, Brandon Edward" w:date="2020-08-26T11:45:00Z"/>
                <w:color w:val="000000"/>
                <w:sz w:val="22"/>
                <w:szCs w:val="22"/>
              </w:rPr>
            </w:pPr>
            <w:ins w:id="1083" w:author="Chasco, Brandon Edward" w:date="2020-08-26T11:45:00Z">
              <w:r w:rsidRPr="00B166D4">
                <w:rPr>
                  <w:rFonts w:ascii="Calibri" w:eastAsia="Calibri" w:hAnsi="Calibri" w:cs="Calibri"/>
                  <w:color w:val="000000"/>
                  <w:sz w:val="22"/>
                  <w:szCs w:val="22"/>
                </w:rPr>
                <w:t>0.134 ( 0.02, 0.905 )</w:t>
              </w:r>
            </w:ins>
          </w:p>
        </w:tc>
        <w:tc>
          <w:tcPr>
            <w:tcW w:w="2320" w:type="dxa"/>
            <w:tcBorders>
              <w:top w:val="nil"/>
              <w:left w:val="nil"/>
              <w:bottom w:val="nil"/>
              <w:right w:val="nil"/>
            </w:tcBorders>
            <w:vAlign w:val="bottom"/>
          </w:tcPr>
          <w:p w14:paraId="12F6786A" w14:textId="77777777" w:rsidR="00A50AAF" w:rsidRPr="00B166D4" w:rsidRDefault="00A50AAF" w:rsidP="001C7249">
            <w:pPr>
              <w:spacing w:after="0" w:line="240" w:lineRule="auto"/>
              <w:jc w:val="right"/>
              <w:rPr>
                <w:ins w:id="1084" w:author="Chasco, Brandon Edward" w:date="2020-08-26T11:45:00Z"/>
                <w:color w:val="000000"/>
                <w:sz w:val="22"/>
                <w:szCs w:val="22"/>
              </w:rPr>
            </w:pPr>
            <w:ins w:id="1085" w:author="Chasco, Brandon Edward" w:date="2020-08-26T11:45:00Z">
              <w:r w:rsidRPr="00B166D4">
                <w:rPr>
                  <w:rFonts w:ascii="Calibri" w:eastAsia="Calibri" w:hAnsi="Calibri" w:cs="Calibri"/>
                  <w:color w:val="000000"/>
                  <w:sz w:val="22"/>
                  <w:szCs w:val="22"/>
                </w:rPr>
                <w:t>0.793 ( 0.243, 2.588 )</w:t>
              </w:r>
            </w:ins>
          </w:p>
        </w:tc>
      </w:tr>
      <w:tr w:rsidR="00A50AAF" w:rsidRPr="006226B0" w14:paraId="7D077D0C" w14:textId="77777777" w:rsidTr="001C7249">
        <w:trPr>
          <w:trHeight w:val="318"/>
          <w:ins w:id="1086" w:author="Chasco, Brandon Edward" w:date="2020-08-26T11:45:00Z"/>
        </w:trPr>
        <w:tc>
          <w:tcPr>
            <w:tcW w:w="2218" w:type="dxa"/>
            <w:tcBorders>
              <w:top w:val="nil"/>
              <w:left w:val="nil"/>
              <w:bottom w:val="nil"/>
              <w:right w:val="nil"/>
            </w:tcBorders>
            <w:shd w:val="clear" w:color="auto" w:fill="auto"/>
            <w:vAlign w:val="bottom"/>
          </w:tcPr>
          <w:p w14:paraId="142B1598" w14:textId="77777777" w:rsidR="00A50AAF" w:rsidRPr="006226B0" w:rsidRDefault="00A50AAF" w:rsidP="001C7249">
            <w:pPr>
              <w:spacing w:after="0" w:line="240" w:lineRule="auto"/>
              <w:rPr>
                <w:ins w:id="1087" w:author="Chasco, Brandon Edward" w:date="2020-08-26T11:45:00Z"/>
                <w:color w:val="000000"/>
                <w:sz w:val="22"/>
                <w:szCs w:val="22"/>
              </w:rPr>
            </w:pPr>
            <w:ins w:id="1088" w:author="Chasco, Brandon Edward" w:date="2020-08-26T11:45:00Z">
              <w:r w:rsidRPr="006226B0">
                <w:rPr>
                  <w:color w:val="000000"/>
                  <w:sz w:val="22"/>
                  <w:szCs w:val="22"/>
                </w:rPr>
                <w:t>Process error for day/year effect</w:t>
              </w:r>
            </w:ins>
          </w:p>
        </w:tc>
        <w:tc>
          <w:tcPr>
            <w:tcW w:w="1109" w:type="dxa"/>
            <w:tcBorders>
              <w:top w:val="nil"/>
              <w:left w:val="nil"/>
              <w:bottom w:val="nil"/>
              <w:right w:val="nil"/>
            </w:tcBorders>
          </w:tcPr>
          <w:p w14:paraId="53E81FF7" w14:textId="77777777" w:rsidR="00A50AAF" w:rsidRPr="00B166D4" w:rsidRDefault="00B605F0" w:rsidP="001C7249">
            <w:pPr>
              <w:jc w:val="center"/>
              <w:rPr>
                <w:ins w:id="1089" w:author="Chasco, Brandon Edward" w:date="2020-08-26T11:45:00Z"/>
                <w:rFonts w:ascii="Cambria Math" w:eastAsia="Cambria Math" w:hAnsi="Cambria Math" w:cs="Cambria Math"/>
              </w:rPr>
            </w:pPr>
            <m:oMathPara>
              <m:oMath>
                <m:sSup>
                  <m:sSupPr>
                    <m:ctrlPr>
                      <w:ins w:id="1090" w:author="Chasco, Brandon Edward" w:date="2020-08-26T11:45:00Z">
                        <w:rPr>
                          <w:rFonts w:ascii="Cambria Math" w:eastAsia="Cambria Math" w:hAnsi="Cambria Math" w:cs="Cambria Math"/>
                        </w:rPr>
                      </w:ins>
                    </m:ctrlPr>
                  </m:sSupPr>
                  <m:e>
                    <m:d>
                      <m:dPr>
                        <m:ctrlPr>
                          <w:ins w:id="1091" w:author="Chasco, Brandon Edward" w:date="2020-08-26T11:45:00Z">
                            <w:rPr>
                              <w:rFonts w:ascii="Cambria Math" w:hAnsi="Cambria Math"/>
                            </w:rPr>
                          </w:ins>
                        </m:ctrlPr>
                      </m:dPr>
                      <m:e>
                        <m:sSup>
                          <m:sSupPr>
                            <m:ctrlPr>
                              <w:ins w:id="1092" w:author="Chasco, Brandon Edward" w:date="2020-08-26T11:45:00Z">
                                <w:rPr>
                                  <w:rFonts w:ascii="Cambria Math" w:eastAsia="Cambria Math" w:hAnsi="Cambria Math" w:cs="Cambria Math"/>
                                </w:rPr>
                              </w:ins>
                            </m:ctrlPr>
                          </m:sSupPr>
                          <m:e>
                            <m:r>
                              <w:ins w:id="1093" w:author="Chasco, Brandon Edward" w:date="2020-08-26T11:45:00Z">
                                <m:rPr>
                                  <m:sty m:val="p"/>
                                </m:rPr>
                                <w:rPr>
                                  <w:rFonts w:ascii="Cambria Math" w:hAnsi="Cambria Math"/>
                                </w:rPr>
                                <m:t>ϕ</m:t>
                              </w:ins>
                            </m:r>
                          </m:e>
                          <m:sup>
                            <m:r>
                              <w:ins w:id="1094" w:author="Chasco, Brandon Edward" w:date="2020-08-26T11:45:00Z">
                                <m:rPr>
                                  <m:sty m:val="p"/>
                                </m:rPr>
                                <w:rPr>
                                  <w:rFonts w:ascii="Cambria Math" w:eastAsia="Cambria Math" w:hAnsi="Cambria Math" w:cs="Cambria Math"/>
                                </w:rPr>
                                <m:t>2</m:t>
                              </w:ins>
                            </m:r>
                          </m:sup>
                        </m:sSup>
                      </m:e>
                    </m:d>
                  </m:e>
                  <m:sup>
                    <m:r>
                      <w:ins w:id="1095" w:author="Chasco, Brandon Edward" w:date="2020-08-26T11:45:00Z">
                        <m:rPr>
                          <m:sty m:val="p"/>
                        </m:rPr>
                        <w:rPr>
                          <w:rFonts w:ascii="Cambria Math" w:eastAsia="Cambria Math" w:hAnsi="Cambria Math" w:cs="Cambria Math"/>
                        </w:rPr>
                        <m:t>(r)</m:t>
                      </w:ins>
                    </m:r>
                  </m:sup>
                </m:sSup>
              </m:oMath>
            </m:oMathPara>
          </w:p>
        </w:tc>
        <w:tc>
          <w:tcPr>
            <w:tcW w:w="2522" w:type="dxa"/>
            <w:tcBorders>
              <w:top w:val="nil"/>
              <w:left w:val="nil"/>
              <w:bottom w:val="nil"/>
              <w:right w:val="nil"/>
            </w:tcBorders>
            <w:shd w:val="clear" w:color="auto" w:fill="auto"/>
            <w:vAlign w:val="bottom"/>
          </w:tcPr>
          <w:p w14:paraId="0B1F25F8" w14:textId="77777777" w:rsidR="00A50AAF" w:rsidRPr="00B166D4" w:rsidRDefault="00A50AAF" w:rsidP="001C7249">
            <w:pPr>
              <w:spacing w:after="0" w:line="240" w:lineRule="auto"/>
              <w:jc w:val="right"/>
              <w:rPr>
                <w:ins w:id="1096" w:author="Chasco, Brandon Edward" w:date="2020-08-26T11:45:00Z"/>
                <w:color w:val="000000"/>
                <w:sz w:val="22"/>
                <w:szCs w:val="22"/>
              </w:rPr>
            </w:pPr>
            <w:ins w:id="1097" w:author="Chasco, Brandon Edward" w:date="2020-08-26T11:45:00Z">
              <w:r w:rsidRPr="00B166D4">
                <w:rPr>
                  <w:rFonts w:ascii="Calibri" w:eastAsia="Calibri" w:hAnsi="Calibri" w:cs="Calibri"/>
                  <w:color w:val="000000"/>
                  <w:sz w:val="22"/>
                  <w:szCs w:val="22"/>
                </w:rPr>
                <w:t>0.58 ( 0.449, 0.749 )</w:t>
              </w:r>
            </w:ins>
          </w:p>
        </w:tc>
        <w:tc>
          <w:tcPr>
            <w:tcW w:w="2320" w:type="dxa"/>
            <w:tcBorders>
              <w:top w:val="nil"/>
              <w:left w:val="nil"/>
              <w:bottom w:val="nil"/>
              <w:right w:val="nil"/>
            </w:tcBorders>
            <w:shd w:val="clear" w:color="auto" w:fill="auto"/>
            <w:vAlign w:val="bottom"/>
          </w:tcPr>
          <w:p w14:paraId="45004966" w14:textId="77777777" w:rsidR="00A50AAF" w:rsidRPr="00B166D4" w:rsidRDefault="00A50AAF" w:rsidP="001C7249">
            <w:pPr>
              <w:spacing w:after="0" w:line="240" w:lineRule="auto"/>
              <w:jc w:val="right"/>
              <w:rPr>
                <w:ins w:id="1098" w:author="Chasco, Brandon Edward" w:date="2020-08-26T11:45:00Z"/>
                <w:color w:val="000000"/>
                <w:sz w:val="22"/>
                <w:szCs w:val="22"/>
              </w:rPr>
            </w:pPr>
            <w:ins w:id="1099" w:author="Chasco, Brandon Edward" w:date="2020-08-26T11:45:00Z">
              <w:r w:rsidRPr="00B166D4">
                <w:rPr>
                  <w:rFonts w:ascii="Calibri" w:eastAsia="Calibri" w:hAnsi="Calibri" w:cs="Calibri"/>
                  <w:color w:val="000000"/>
                  <w:sz w:val="22"/>
                  <w:szCs w:val="22"/>
                </w:rPr>
                <w:t>0.576 ( 0.442, 0.75 )</w:t>
              </w:r>
            </w:ins>
          </w:p>
        </w:tc>
        <w:tc>
          <w:tcPr>
            <w:tcW w:w="2320" w:type="dxa"/>
            <w:tcBorders>
              <w:top w:val="nil"/>
              <w:left w:val="nil"/>
              <w:bottom w:val="nil"/>
              <w:right w:val="nil"/>
            </w:tcBorders>
            <w:vAlign w:val="bottom"/>
          </w:tcPr>
          <w:p w14:paraId="370CB1A3" w14:textId="77777777" w:rsidR="00A50AAF" w:rsidRPr="00B166D4" w:rsidRDefault="00A50AAF" w:rsidP="001C7249">
            <w:pPr>
              <w:spacing w:after="0" w:line="240" w:lineRule="auto"/>
              <w:jc w:val="right"/>
              <w:rPr>
                <w:ins w:id="1100" w:author="Chasco, Brandon Edward" w:date="2020-08-26T11:45:00Z"/>
                <w:color w:val="000000"/>
                <w:sz w:val="22"/>
                <w:szCs w:val="22"/>
              </w:rPr>
            </w:pPr>
            <w:ins w:id="1101" w:author="Chasco, Brandon Edward" w:date="2020-08-26T11:45:00Z">
              <w:r w:rsidRPr="00B166D4">
                <w:rPr>
                  <w:rFonts w:ascii="Calibri" w:eastAsia="Calibri" w:hAnsi="Calibri" w:cs="Calibri"/>
                  <w:color w:val="000000"/>
                  <w:sz w:val="22"/>
                  <w:szCs w:val="22"/>
                </w:rPr>
                <w:t>0.611 ( 0.451, 0.826 )</w:t>
              </w:r>
            </w:ins>
          </w:p>
        </w:tc>
      </w:tr>
      <w:tr w:rsidR="00A50AAF" w:rsidRPr="006226B0" w14:paraId="09E32570" w14:textId="77777777" w:rsidTr="001C7249">
        <w:trPr>
          <w:trHeight w:val="318"/>
          <w:ins w:id="1102" w:author="Chasco, Brandon Edward" w:date="2020-08-26T11:45:00Z"/>
        </w:trPr>
        <w:tc>
          <w:tcPr>
            <w:tcW w:w="2218" w:type="dxa"/>
            <w:tcBorders>
              <w:top w:val="nil"/>
              <w:left w:val="nil"/>
              <w:right w:val="nil"/>
            </w:tcBorders>
            <w:shd w:val="clear" w:color="auto" w:fill="auto"/>
            <w:vAlign w:val="bottom"/>
          </w:tcPr>
          <w:p w14:paraId="23553677" w14:textId="77777777" w:rsidR="00A50AAF" w:rsidRPr="006226B0" w:rsidRDefault="00A50AAF" w:rsidP="001C7249">
            <w:pPr>
              <w:spacing w:after="0" w:line="240" w:lineRule="auto"/>
              <w:rPr>
                <w:ins w:id="1103" w:author="Chasco, Brandon Edward" w:date="2020-08-26T11:45:00Z"/>
                <w:color w:val="000000"/>
                <w:sz w:val="22"/>
                <w:szCs w:val="22"/>
              </w:rPr>
            </w:pPr>
            <w:ins w:id="1104" w:author="Chasco, Brandon Edward" w:date="2020-08-26T11:45:00Z">
              <w:r w:rsidRPr="006226B0">
                <w:rPr>
                  <w:color w:val="000000"/>
                  <w:sz w:val="22"/>
                  <w:szCs w:val="22"/>
                </w:rPr>
                <w:t>Effect of first marine covariate</w:t>
              </w:r>
            </w:ins>
          </w:p>
        </w:tc>
        <w:tc>
          <w:tcPr>
            <w:tcW w:w="1109" w:type="dxa"/>
            <w:tcBorders>
              <w:top w:val="nil"/>
              <w:left w:val="nil"/>
              <w:right w:val="nil"/>
            </w:tcBorders>
          </w:tcPr>
          <w:p w14:paraId="17172583" w14:textId="77777777" w:rsidR="00A50AAF" w:rsidRPr="006226B0" w:rsidRDefault="00A50AAF" w:rsidP="001C7249">
            <w:pPr>
              <w:jc w:val="center"/>
              <w:rPr>
                <w:ins w:id="1105" w:author="Chasco, Brandon Edward" w:date="2020-08-26T11:45:00Z"/>
                <w:color w:val="000000"/>
                <w:sz w:val="22"/>
                <w:szCs w:val="22"/>
              </w:rPr>
            </w:pPr>
            <m:oMathPara>
              <m:oMath>
                <m:r>
                  <w:ins w:id="1106" w:author="Chasco, Brandon Edward" w:date="2020-08-26T11:45:00Z">
                    <m:rPr>
                      <m:sty m:val="p"/>
                    </m:rPr>
                    <w:rPr>
                      <w:rFonts w:ascii="Cambria Math" w:hAnsi="Cambria Math"/>
                    </w:rPr>
                    <m:t>β</m:t>
                  </w:ins>
                </m:r>
              </m:oMath>
            </m:oMathPara>
          </w:p>
        </w:tc>
        <w:tc>
          <w:tcPr>
            <w:tcW w:w="2522" w:type="dxa"/>
            <w:tcBorders>
              <w:top w:val="nil"/>
              <w:left w:val="nil"/>
              <w:right w:val="nil"/>
            </w:tcBorders>
            <w:shd w:val="clear" w:color="auto" w:fill="auto"/>
            <w:vAlign w:val="bottom"/>
          </w:tcPr>
          <w:p w14:paraId="6E06C17E" w14:textId="77777777" w:rsidR="00A50AAF" w:rsidRPr="006226B0" w:rsidRDefault="00A50AAF" w:rsidP="001C7249">
            <w:pPr>
              <w:spacing w:after="0" w:line="240" w:lineRule="auto"/>
              <w:jc w:val="right"/>
              <w:rPr>
                <w:ins w:id="1107" w:author="Chasco, Brandon Edward" w:date="2020-08-26T11:45:00Z"/>
                <w:color w:val="000000"/>
                <w:sz w:val="22"/>
                <w:szCs w:val="22"/>
                <w:vertAlign w:val="superscript"/>
              </w:rPr>
            </w:pPr>
            <w:ins w:id="1108" w:author="Chasco, Brandon Edward" w:date="2020-08-26T11:45:00Z">
              <w:r w:rsidRPr="006226B0">
                <w:rPr>
                  <w:rFonts w:ascii="Calibri" w:eastAsia="Calibri" w:hAnsi="Calibri" w:cs="Calibri"/>
                  <w:color w:val="000000"/>
                  <w:sz w:val="22"/>
                  <w:szCs w:val="22"/>
                </w:rPr>
                <w:t>0.488 ( 0.228, 0.747 )</w:t>
              </w:r>
              <w:r w:rsidRPr="006226B0">
                <w:rPr>
                  <w:rFonts w:ascii="Calibri" w:eastAsia="Calibri" w:hAnsi="Calibri" w:cs="Calibri"/>
                  <w:color w:val="000000"/>
                  <w:sz w:val="22"/>
                  <w:szCs w:val="22"/>
                  <w:vertAlign w:val="superscript"/>
                </w:rPr>
                <w:t>1</w:t>
              </w:r>
            </w:ins>
          </w:p>
        </w:tc>
        <w:tc>
          <w:tcPr>
            <w:tcW w:w="2320" w:type="dxa"/>
            <w:tcBorders>
              <w:top w:val="nil"/>
              <w:left w:val="nil"/>
              <w:right w:val="nil"/>
            </w:tcBorders>
            <w:shd w:val="clear" w:color="auto" w:fill="auto"/>
            <w:vAlign w:val="bottom"/>
          </w:tcPr>
          <w:p w14:paraId="1439F3BD" w14:textId="77777777" w:rsidR="00A50AAF" w:rsidRPr="006226B0" w:rsidRDefault="00A50AAF" w:rsidP="001C7249">
            <w:pPr>
              <w:spacing w:after="0" w:line="240" w:lineRule="auto"/>
              <w:jc w:val="right"/>
              <w:rPr>
                <w:ins w:id="1109" w:author="Chasco, Brandon Edward" w:date="2020-08-26T11:45:00Z"/>
                <w:color w:val="000000"/>
                <w:sz w:val="22"/>
                <w:szCs w:val="22"/>
                <w:vertAlign w:val="superscript"/>
              </w:rPr>
            </w:pPr>
            <w:ins w:id="1110" w:author="Chasco, Brandon Edward" w:date="2020-08-26T11:45:00Z">
              <w:r w:rsidRPr="006226B0">
                <w:rPr>
                  <w:rFonts w:ascii="Calibri" w:eastAsia="Calibri" w:hAnsi="Calibri" w:cs="Calibri"/>
                  <w:color w:val="000000"/>
                  <w:sz w:val="22"/>
                  <w:szCs w:val="22"/>
                </w:rPr>
                <w:t>0.478 ( 0.218, 0.737 )</w:t>
              </w:r>
              <w:r w:rsidRPr="006226B0">
                <w:rPr>
                  <w:rFonts w:ascii="Calibri" w:eastAsia="Calibri" w:hAnsi="Calibri" w:cs="Calibri"/>
                  <w:color w:val="000000"/>
                  <w:sz w:val="22"/>
                  <w:szCs w:val="22"/>
                  <w:vertAlign w:val="superscript"/>
                </w:rPr>
                <w:t>1</w:t>
              </w:r>
            </w:ins>
          </w:p>
        </w:tc>
        <w:tc>
          <w:tcPr>
            <w:tcW w:w="2320" w:type="dxa"/>
            <w:tcBorders>
              <w:top w:val="nil"/>
              <w:left w:val="nil"/>
              <w:right w:val="nil"/>
            </w:tcBorders>
            <w:vAlign w:val="bottom"/>
          </w:tcPr>
          <w:p w14:paraId="0E4861F8" w14:textId="77777777" w:rsidR="00A50AAF" w:rsidRPr="006226B0" w:rsidRDefault="00A50AAF" w:rsidP="001C7249">
            <w:pPr>
              <w:spacing w:after="0" w:line="240" w:lineRule="auto"/>
              <w:jc w:val="right"/>
              <w:rPr>
                <w:ins w:id="1111" w:author="Chasco, Brandon Edward" w:date="2020-08-26T11:45:00Z"/>
                <w:color w:val="000000"/>
                <w:sz w:val="22"/>
                <w:szCs w:val="22"/>
                <w:vertAlign w:val="superscript"/>
              </w:rPr>
            </w:pPr>
            <w:ins w:id="1112" w:author="Chasco, Brandon Edward" w:date="2020-08-26T11:45:00Z">
              <w:r w:rsidRPr="006226B0">
                <w:rPr>
                  <w:rFonts w:ascii="Calibri" w:eastAsia="Calibri" w:hAnsi="Calibri" w:cs="Calibri"/>
                  <w:color w:val="000000"/>
                  <w:sz w:val="22"/>
                  <w:szCs w:val="22"/>
                </w:rPr>
                <w:t>0.458 ( 0.22, 0.695 )</w:t>
              </w:r>
              <w:r w:rsidRPr="006226B0">
                <w:rPr>
                  <w:rFonts w:ascii="Calibri" w:eastAsia="Calibri" w:hAnsi="Calibri" w:cs="Calibri"/>
                  <w:color w:val="000000"/>
                  <w:sz w:val="22"/>
                  <w:szCs w:val="22"/>
                  <w:vertAlign w:val="superscript"/>
                </w:rPr>
                <w:t>2</w:t>
              </w:r>
            </w:ins>
          </w:p>
        </w:tc>
      </w:tr>
      <w:tr w:rsidR="00A50AAF" w:rsidRPr="006226B0" w14:paraId="053216E7" w14:textId="77777777" w:rsidTr="001C7249">
        <w:trPr>
          <w:trHeight w:val="318"/>
          <w:ins w:id="1113" w:author="Chasco, Brandon Edward" w:date="2020-08-26T11:45:00Z"/>
        </w:trPr>
        <w:tc>
          <w:tcPr>
            <w:tcW w:w="2218" w:type="dxa"/>
            <w:tcBorders>
              <w:top w:val="nil"/>
              <w:left w:val="nil"/>
              <w:bottom w:val="single" w:sz="4" w:space="0" w:color="000000"/>
              <w:right w:val="nil"/>
            </w:tcBorders>
            <w:shd w:val="clear" w:color="auto" w:fill="auto"/>
            <w:vAlign w:val="bottom"/>
          </w:tcPr>
          <w:p w14:paraId="6A1FF1F5" w14:textId="77777777" w:rsidR="00A50AAF" w:rsidRPr="006226B0" w:rsidRDefault="00A50AAF" w:rsidP="001C7249">
            <w:pPr>
              <w:spacing w:after="0" w:line="240" w:lineRule="auto"/>
              <w:rPr>
                <w:ins w:id="1114" w:author="Chasco, Brandon Edward" w:date="2020-08-26T11:45:00Z"/>
                <w:color w:val="000000"/>
                <w:sz w:val="22"/>
                <w:szCs w:val="22"/>
              </w:rPr>
            </w:pPr>
            <w:ins w:id="1115" w:author="Chasco, Brandon Edward" w:date="2020-08-26T11:45:00Z">
              <w:r w:rsidRPr="006226B0">
                <w:rPr>
                  <w:color w:val="000000"/>
                  <w:sz w:val="22"/>
                  <w:szCs w:val="22"/>
                </w:rPr>
                <w:t>Effect of second marine covariate</w:t>
              </w:r>
            </w:ins>
          </w:p>
        </w:tc>
        <w:tc>
          <w:tcPr>
            <w:tcW w:w="1109" w:type="dxa"/>
            <w:tcBorders>
              <w:top w:val="nil"/>
              <w:left w:val="nil"/>
              <w:bottom w:val="single" w:sz="4" w:space="0" w:color="000000"/>
              <w:right w:val="nil"/>
            </w:tcBorders>
          </w:tcPr>
          <w:p w14:paraId="66922DA7" w14:textId="77777777" w:rsidR="00A50AAF" w:rsidRPr="006226B0" w:rsidRDefault="00A50AAF" w:rsidP="001C7249">
            <w:pPr>
              <w:jc w:val="center"/>
              <w:rPr>
                <w:ins w:id="1116" w:author="Chasco, Brandon Edward" w:date="2020-08-26T11:45:00Z"/>
                <w:color w:val="000000"/>
                <w:sz w:val="22"/>
                <w:szCs w:val="22"/>
              </w:rPr>
            </w:pPr>
            <m:oMathPara>
              <m:oMath>
                <m:r>
                  <w:ins w:id="1117" w:author="Chasco, Brandon Edward" w:date="2020-08-26T11:45:00Z">
                    <m:rPr>
                      <m:sty m:val="p"/>
                    </m:rPr>
                    <w:rPr>
                      <w:rFonts w:ascii="Cambria Math" w:hAnsi="Cambria Math"/>
                    </w:rPr>
                    <m:t>β</m:t>
                  </w:ins>
                </m:r>
              </m:oMath>
            </m:oMathPara>
          </w:p>
        </w:tc>
        <w:tc>
          <w:tcPr>
            <w:tcW w:w="2522" w:type="dxa"/>
            <w:tcBorders>
              <w:top w:val="nil"/>
              <w:left w:val="nil"/>
              <w:bottom w:val="single" w:sz="4" w:space="0" w:color="000000"/>
              <w:right w:val="nil"/>
            </w:tcBorders>
            <w:shd w:val="clear" w:color="auto" w:fill="auto"/>
            <w:vAlign w:val="bottom"/>
          </w:tcPr>
          <w:p w14:paraId="10EE3DDB" w14:textId="77777777" w:rsidR="00A50AAF" w:rsidRPr="006226B0" w:rsidRDefault="00A50AAF" w:rsidP="001C7249">
            <w:pPr>
              <w:spacing w:after="0" w:line="240" w:lineRule="auto"/>
              <w:jc w:val="right"/>
              <w:rPr>
                <w:ins w:id="1118" w:author="Chasco, Brandon Edward" w:date="2020-08-26T11:45:00Z"/>
                <w:color w:val="000000"/>
                <w:sz w:val="22"/>
                <w:szCs w:val="22"/>
                <w:vertAlign w:val="superscript"/>
              </w:rPr>
            </w:pPr>
            <w:ins w:id="1119" w:author="Chasco, Brandon Edward" w:date="2020-08-26T11:45:00Z">
              <w:r w:rsidRPr="006226B0">
                <w:rPr>
                  <w:rFonts w:ascii="Calibri" w:eastAsia="Calibri" w:hAnsi="Calibri" w:cs="Calibri"/>
                  <w:color w:val="000000"/>
                  <w:sz w:val="22"/>
                  <w:szCs w:val="22"/>
                </w:rPr>
                <w:t>0.547 ( 0.283, 0.812 )</w:t>
              </w:r>
              <w:r w:rsidRPr="006226B0">
                <w:rPr>
                  <w:rFonts w:ascii="Calibri" w:eastAsia="Calibri" w:hAnsi="Calibri" w:cs="Calibri"/>
                  <w:color w:val="000000"/>
                  <w:sz w:val="22"/>
                  <w:szCs w:val="22"/>
                  <w:vertAlign w:val="superscript"/>
                </w:rPr>
                <w:t>1</w:t>
              </w:r>
            </w:ins>
          </w:p>
        </w:tc>
        <w:tc>
          <w:tcPr>
            <w:tcW w:w="2320" w:type="dxa"/>
            <w:tcBorders>
              <w:top w:val="nil"/>
              <w:left w:val="nil"/>
              <w:bottom w:val="single" w:sz="4" w:space="0" w:color="000000"/>
              <w:right w:val="nil"/>
            </w:tcBorders>
            <w:shd w:val="clear" w:color="auto" w:fill="auto"/>
            <w:vAlign w:val="bottom"/>
          </w:tcPr>
          <w:p w14:paraId="1EC7BA66" w14:textId="77777777" w:rsidR="00A50AAF" w:rsidRPr="006226B0" w:rsidRDefault="00A50AAF" w:rsidP="001C7249">
            <w:pPr>
              <w:spacing w:after="0" w:line="240" w:lineRule="auto"/>
              <w:jc w:val="right"/>
              <w:rPr>
                <w:ins w:id="1120" w:author="Chasco, Brandon Edward" w:date="2020-08-26T11:45:00Z"/>
                <w:color w:val="000000"/>
                <w:sz w:val="22"/>
                <w:szCs w:val="22"/>
                <w:vertAlign w:val="superscript"/>
              </w:rPr>
            </w:pPr>
            <w:ins w:id="1121" w:author="Chasco, Brandon Edward" w:date="2020-08-26T11:45:00Z">
              <w:r w:rsidRPr="006226B0">
                <w:rPr>
                  <w:rFonts w:ascii="Calibri" w:eastAsia="Calibri" w:hAnsi="Calibri" w:cs="Calibri"/>
                  <w:color w:val="000000"/>
                  <w:sz w:val="22"/>
                  <w:szCs w:val="22"/>
                </w:rPr>
                <w:t>0.56 ( 0.295, 0.825 )</w:t>
              </w:r>
              <w:r w:rsidRPr="006226B0">
                <w:rPr>
                  <w:rFonts w:ascii="Calibri" w:eastAsia="Calibri" w:hAnsi="Calibri" w:cs="Calibri"/>
                  <w:color w:val="000000"/>
                  <w:sz w:val="22"/>
                  <w:szCs w:val="22"/>
                  <w:vertAlign w:val="superscript"/>
                </w:rPr>
                <w:t>1</w:t>
              </w:r>
            </w:ins>
          </w:p>
        </w:tc>
        <w:tc>
          <w:tcPr>
            <w:tcW w:w="2320" w:type="dxa"/>
            <w:tcBorders>
              <w:top w:val="nil"/>
              <w:left w:val="nil"/>
              <w:bottom w:val="single" w:sz="4" w:space="0" w:color="000000"/>
              <w:right w:val="nil"/>
            </w:tcBorders>
            <w:vAlign w:val="bottom"/>
          </w:tcPr>
          <w:p w14:paraId="6F46AB9A" w14:textId="77777777" w:rsidR="00A50AAF" w:rsidRPr="006226B0" w:rsidRDefault="00A50AAF" w:rsidP="001C7249">
            <w:pPr>
              <w:spacing w:after="0" w:line="240" w:lineRule="auto"/>
              <w:jc w:val="right"/>
              <w:rPr>
                <w:ins w:id="1122" w:author="Chasco, Brandon Edward" w:date="2020-08-26T11:45:00Z"/>
                <w:color w:val="000000"/>
                <w:sz w:val="22"/>
                <w:szCs w:val="22"/>
                <w:vertAlign w:val="superscript"/>
              </w:rPr>
            </w:pPr>
            <w:ins w:id="1123" w:author="Chasco, Brandon Edward" w:date="2020-08-26T11:45:00Z">
              <w:r w:rsidRPr="006226B0">
                <w:rPr>
                  <w:rFonts w:ascii="Calibri" w:eastAsia="Calibri" w:hAnsi="Calibri" w:cs="Calibri"/>
                  <w:color w:val="000000"/>
                  <w:sz w:val="22"/>
                  <w:szCs w:val="22"/>
                </w:rPr>
                <w:t>-0.608 ( -0.82, -0.396 )</w:t>
              </w:r>
              <w:r w:rsidRPr="006226B0">
                <w:rPr>
                  <w:rFonts w:ascii="Calibri" w:eastAsia="Calibri" w:hAnsi="Calibri" w:cs="Calibri"/>
                  <w:color w:val="000000"/>
                  <w:sz w:val="22"/>
                  <w:szCs w:val="22"/>
                  <w:vertAlign w:val="superscript"/>
                </w:rPr>
                <w:t>2</w:t>
              </w:r>
            </w:ins>
          </w:p>
        </w:tc>
      </w:tr>
    </w:tbl>
    <w:p w14:paraId="6DA55B61" w14:textId="77777777" w:rsidR="00A50AAF" w:rsidRPr="006226B0" w:rsidRDefault="00A50AAF" w:rsidP="00A50AAF">
      <w:pPr>
        <w:spacing w:line="240" w:lineRule="auto"/>
        <w:rPr>
          <w:ins w:id="1124" w:author="Chasco, Brandon Edward" w:date="2020-08-26T11:45:00Z"/>
          <w:b/>
          <w:vertAlign w:val="superscript"/>
        </w:rPr>
      </w:pPr>
    </w:p>
    <w:p w14:paraId="7BAF92AB" w14:textId="77777777" w:rsidR="00A50AAF" w:rsidRPr="006226B0" w:rsidRDefault="00A50AAF" w:rsidP="00A50AAF">
      <w:pPr>
        <w:spacing w:line="240" w:lineRule="auto"/>
        <w:rPr>
          <w:ins w:id="1125" w:author="Chasco, Brandon Edward" w:date="2020-08-26T11:45:00Z"/>
        </w:rPr>
      </w:pPr>
      <w:ins w:id="1126" w:author="Chasco, Brandon Edward" w:date="2020-08-26T11:45:00Z">
        <w:r w:rsidRPr="006226B0">
          <w:rPr>
            <w:b/>
            <w:vertAlign w:val="superscript"/>
          </w:rPr>
          <w:t>1</w:t>
        </w:r>
        <w:r w:rsidRPr="006226B0">
          <w:t xml:space="preserve">For hatchery spring/summer Chinook salmon, the first and second marine covariates in the model with the lowest AIC were </w:t>
        </w:r>
        <w:proofErr w:type="spellStart"/>
        <w:r w:rsidRPr="006226B0">
          <w:t>transport.sum</w:t>
        </w:r>
        <w:proofErr w:type="spellEnd"/>
        <w:r w:rsidRPr="006226B0">
          <w:t xml:space="preserve"> and </w:t>
        </w:r>
        <w:proofErr w:type="spellStart"/>
        <w:r w:rsidRPr="006226B0">
          <w:t>npgo.sum</w:t>
        </w:r>
        <w:proofErr w:type="spellEnd"/>
        <w:r w:rsidRPr="006226B0">
          <w:t>, respectively.</w:t>
        </w:r>
      </w:ins>
    </w:p>
    <w:p w14:paraId="5C6590D5" w14:textId="402B3761" w:rsidR="00A50AAF" w:rsidRPr="006226B0" w:rsidRDefault="00A50AAF">
      <w:pPr>
        <w:spacing w:line="240" w:lineRule="auto"/>
        <w:rPr>
          <w:ins w:id="1127" w:author="Chasco, Brandon Edward" w:date="2020-08-26T11:45:00Z"/>
        </w:rPr>
        <w:pPrChange w:id="1128" w:author="Chasco, Brandon Edward" w:date="2020-08-26T11:48:00Z">
          <w:pPr/>
        </w:pPrChange>
      </w:pPr>
      <w:ins w:id="1129" w:author="Chasco, Brandon Edward" w:date="2020-08-26T11:45:00Z">
        <w:r w:rsidRPr="006226B0">
          <w:rPr>
            <w:b/>
            <w:vertAlign w:val="superscript"/>
          </w:rPr>
          <w:t>2</w:t>
        </w:r>
        <w:r w:rsidRPr="006226B0">
          <w:t xml:space="preserve">For wild spring/summer Chinook salmon, the first and second marine covariates in the model with the lowest AIC were </w:t>
        </w:r>
        <w:proofErr w:type="spellStart"/>
        <w:r w:rsidRPr="006226B0">
          <w:t>cui</w:t>
        </w:r>
        <w:r>
          <w:t>.spr</w:t>
        </w:r>
        <w:proofErr w:type="spellEnd"/>
        <w:r>
          <w:t xml:space="preserve"> and </w:t>
        </w:r>
        <w:proofErr w:type="spellStart"/>
        <w:r>
          <w:t>pdo.sum</w:t>
        </w:r>
        <w:proofErr w:type="spellEnd"/>
        <w:r>
          <w:t>, respectively.</w:t>
        </w:r>
      </w:ins>
    </w:p>
    <w:p w14:paraId="34DE3AF3" w14:textId="3111D496" w:rsidR="00590648" w:rsidRDefault="00590648">
      <w:pPr>
        <w:pStyle w:val="Caption"/>
        <w:rPr>
          <w:ins w:id="1130" w:author="Chasco, Brandon Edward" w:date="2020-08-26T11:48:00Z"/>
        </w:rPr>
      </w:pPr>
      <w:ins w:id="1131" w:author="Chasco, Brandon Edward" w:date="2020-08-26T10:14:00Z">
        <w:r>
          <w:t xml:space="preserve">Fig </w:t>
        </w:r>
        <w:r>
          <w:fldChar w:fldCharType="begin"/>
        </w:r>
        <w:r>
          <w:instrText xml:space="preserve"> SEQ Figure \* ARABIC </w:instrText>
        </w:r>
        <w:r>
          <w:fldChar w:fldCharType="separate"/>
        </w:r>
        <w:r>
          <w:rPr>
            <w:noProof/>
          </w:rPr>
          <w:t>1</w:t>
        </w:r>
        <w:r>
          <w:rPr>
            <w:noProof/>
          </w:rPr>
          <w:fldChar w:fldCharType="end"/>
        </w:r>
        <w:r>
          <w:t xml:space="preserve">. </w:t>
        </w:r>
      </w:ins>
      <w:ins w:id="1132" w:author="Chasco, Brandon Edward" w:date="2020-08-26T10:15:00Z">
        <w:r w:rsidR="00D602C3">
          <w:rPr>
            <w:b/>
            <w:rPrChange w:id="1133" w:author="Chasco, Brandon Edward" w:date="2020-08-26T10:15:00Z">
              <w:rPr>
                <w:b/>
              </w:rPr>
            </w:rPrChange>
          </w:rPr>
          <w:t>Effects of</w:t>
        </w:r>
        <w:r w:rsidRPr="00590648">
          <w:rPr>
            <w:b/>
            <w:rPrChange w:id="1134" w:author="Chasco, Brandon Edward" w:date="2020-08-26T10:15:00Z">
              <w:rPr/>
            </w:rPrChange>
          </w:rPr>
          <w:t xml:space="preserve"> </w:t>
        </w:r>
      </w:ins>
      <w:ins w:id="1135" w:author="Chasco, Brandon Edward" w:date="2020-08-26T15:45:00Z">
        <w:r w:rsidR="00D602C3">
          <w:rPr>
            <w:b/>
          </w:rPr>
          <w:t xml:space="preserve">environmental covariates on spring/summer </w:t>
        </w:r>
      </w:ins>
      <w:ins w:id="1136" w:author="Chasco, Brandon Edward" w:date="2020-08-26T10:15:00Z">
        <w:r w:rsidRPr="00590648">
          <w:rPr>
            <w:b/>
            <w:rPrChange w:id="1137" w:author="Chasco, Brandon Edward" w:date="2020-08-26T10:15:00Z">
              <w:rPr/>
            </w:rPrChange>
          </w:rPr>
          <w:t>Chinook salmon survival.</w:t>
        </w:r>
        <w:r>
          <w:t xml:space="preserve"> </w:t>
        </w:r>
      </w:ins>
      <w:ins w:id="1138" w:author="Chasco, Brandon Edward" w:date="2020-08-26T10:14:00Z">
        <w:r w:rsidRPr="00B166D4">
          <w:t>Environmental effects on survival of wild (upper panel) and hatchery (lower panel) spring/summer Chinook salmon based on the model fit to the observed data as selected by AIC (see</w:t>
        </w:r>
        <w:r>
          <w:t xml:space="preserve"> </w:t>
        </w:r>
        <w:r>
          <w:fldChar w:fldCharType="begin"/>
        </w:r>
        <w:r>
          <w:instrText xml:space="preserve"> REF _Ref39754795 \h </w:instrText>
        </w:r>
      </w:ins>
      <w:ins w:id="1139" w:author="Chasco, Brandon Edward" w:date="2020-08-26T10:14:00Z">
        <w:r>
          <w:fldChar w:fldCharType="separate"/>
        </w:r>
        <w:r>
          <w:t xml:space="preserve">Table </w:t>
        </w:r>
        <w:r>
          <w:rPr>
            <w:noProof/>
          </w:rPr>
          <w:t>4</w:t>
        </w:r>
        <w:r>
          <w:fldChar w:fldCharType="end"/>
        </w:r>
        <w:r>
          <w:t xml:space="preserve"> </w:t>
        </w:r>
        <w:r w:rsidRPr="00B166D4">
          <w:t>for summary of best fit models).</w:t>
        </w:r>
      </w:ins>
    </w:p>
    <w:p w14:paraId="3ACD3CA9" w14:textId="77777777" w:rsidR="00A50AAF" w:rsidRPr="00590648" w:rsidRDefault="00A50AAF">
      <w:pPr>
        <w:spacing w:after="0" w:line="240" w:lineRule="auto"/>
        <w:pPrChange w:id="1140" w:author="Chasco, Brandon Edward" w:date="2020-08-26T11:45:00Z">
          <w:pPr>
            <w:pStyle w:val="Caption"/>
          </w:pPr>
        </w:pPrChange>
      </w:pPr>
    </w:p>
    <w:p w14:paraId="4E955070" w14:textId="4BD0B75C" w:rsidR="00B11759" w:rsidRDefault="0086311F">
      <w:pPr>
        <w:pStyle w:val="Caption"/>
        <w:ind w:firstLine="720"/>
        <w:rPr>
          <w:ins w:id="1141" w:author="Chasco, Brandon Edward" w:date="2020-08-26T10:16:00Z"/>
        </w:rPr>
        <w:pPrChange w:id="1142" w:author="Chasco, Brandon Edward" w:date="2020-08-26T11:48:00Z">
          <w:pPr>
            <w:pStyle w:val="Caption"/>
          </w:pPr>
        </w:pPrChange>
      </w:pPr>
      <w:r w:rsidRPr="00B166D4">
        <w:t>Across all of the top models (</w:t>
      </w:r>
      <m:oMath>
        <m:r>
          <m:rPr>
            <m:sty m:val="p"/>
          </m:rPr>
          <w:rPr>
            <w:rFonts w:ascii="Cambria Math" w:eastAsia="Cambria Math" w:hAnsi="Cambria Math" w:cs="Cambria Math"/>
          </w:rPr>
          <m:t>ΔAIC&lt;4</m:t>
        </m:r>
      </m:oMath>
      <w:r w:rsidRPr="00B166D4">
        <w:t>), we found differences in the importance of the marine covariates that best explain</w:t>
      </w:r>
      <w:proofErr w:type="spellStart"/>
      <w:r w:rsidR="007F1B91" w:rsidRPr="00B166D4">
        <w:t>ed</w:t>
      </w:r>
      <w:proofErr w:type="spellEnd"/>
      <w:r w:rsidRPr="00B166D4">
        <w:t xml:space="preserve"> hatchery and wild survival based on AIC weights (see </w:t>
      </w:r>
      <w:r w:rsidR="00316CB8">
        <w:fldChar w:fldCharType="begin"/>
      </w:r>
      <w:r w:rsidR="00316CB8">
        <w:instrText xml:space="preserve"> REF _Ref39563076 \h </w:instrText>
      </w:r>
      <w:r w:rsidR="00316CB8">
        <w:fldChar w:fldCharType="separate"/>
      </w:r>
      <w:r w:rsidR="00D27709">
        <w:t>Fig</w:t>
      </w:r>
      <w:del w:id="1143" w:author="Chasco, Brandon Edward" w:date="2020-08-26T10:10:00Z">
        <w:r w:rsidR="00D27709" w:rsidDel="00590648">
          <w:delText>ure</w:delText>
        </w:r>
      </w:del>
      <w:r w:rsidR="00D27709">
        <w:t xml:space="preserve"> </w:t>
      </w:r>
      <w:r w:rsidR="00D27709">
        <w:rPr>
          <w:noProof/>
        </w:rPr>
        <w:t>2</w:t>
      </w:r>
      <w:r w:rsidR="00316CB8">
        <w:fldChar w:fldCharType="end"/>
      </w:r>
      <w:r w:rsidRPr="00B166D4">
        <w:t xml:space="preserve"> for calculation). For the top models listed in</w:t>
      </w:r>
      <w:r w:rsidR="00D9742C">
        <w:t xml:space="preserve"> </w:t>
      </w:r>
      <w:r w:rsidR="00D9742C">
        <w:fldChar w:fldCharType="begin"/>
      </w:r>
      <w:r w:rsidR="00D9742C">
        <w:instrText xml:space="preserve"> REF _Ref39754795 \h </w:instrText>
      </w:r>
      <w:r w:rsidR="00D9742C">
        <w:fldChar w:fldCharType="separate"/>
      </w:r>
      <w:r w:rsidR="00D27709">
        <w:t xml:space="preserve">Table </w:t>
      </w:r>
      <w:r w:rsidR="00D27709">
        <w:rPr>
          <w:noProof/>
        </w:rPr>
        <w:t>4</w:t>
      </w:r>
      <w:r w:rsidR="00D9742C">
        <w:fldChar w:fldCharType="end"/>
      </w:r>
      <w:r w:rsidRPr="00B166D4">
        <w:t xml:space="preserve">, </w:t>
      </w:r>
      <w:r w:rsidR="00551756" w:rsidRPr="00B166D4">
        <w:t xml:space="preserve">the </w:t>
      </w:r>
      <w:r w:rsidRPr="00B166D4">
        <w:t>coastal upwelling index (CUI), Washington coastal and arc sea surface temperatures (</w:t>
      </w:r>
      <w:proofErr w:type="spellStart"/>
      <w:r w:rsidRPr="00B166D4">
        <w:t>ersstWAcoast</w:t>
      </w:r>
      <w:proofErr w:type="spellEnd"/>
      <w:r w:rsidRPr="00B166D4">
        <w:t xml:space="preserve"> and </w:t>
      </w:r>
      <w:proofErr w:type="spellStart"/>
      <w:r w:rsidRPr="00B166D4">
        <w:t>ersstArc</w:t>
      </w:r>
      <w:proofErr w:type="spellEnd"/>
      <w:r w:rsidRPr="00B166D4">
        <w:t>, respectively), and Pacific decadal oscillation (PDO) were important for wild fish (</w:t>
      </w:r>
      <w:r w:rsidR="00316CB8">
        <w:fldChar w:fldCharType="begin"/>
      </w:r>
      <w:r w:rsidR="00316CB8">
        <w:instrText xml:space="preserve"> REF _Ref39563076 \h </w:instrText>
      </w:r>
      <w:r w:rsidR="00316CB8">
        <w:fldChar w:fldCharType="separate"/>
      </w:r>
      <w:r w:rsidR="00D27709">
        <w:t>Fig</w:t>
      </w:r>
      <w:del w:id="1144" w:author="Chasco, Brandon Edward" w:date="2020-08-26T10:10:00Z">
        <w:r w:rsidR="00D27709" w:rsidDel="00590648">
          <w:delText>ure</w:delText>
        </w:r>
      </w:del>
      <w:r w:rsidR="00D27709">
        <w:t xml:space="preserve"> </w:t>
      </w:r>
      <w:r w:rsidR="00D27709">
        <w:rPr>
          <w:noProof/>
        </w:rPr>
        <w:t>2</w:t>
      </w:r>
      <w:r w:rsidR="00316CB8">
        <w:fldChar w:fldCharType="end"/>
      </w:r>
      <w:r w:rsidRPr="00B166D4">
        <w:t xml:space="preserve">), while transport  and North Pacific gyre oscillation (NPGO) </w:t>
      </w:r>
      <w:r w:rsidR="00551756" w:rsidRPr="00B166D4">
        <w:t>were</w:t>
      </w:r>
      <w:r w:rsidRPr="00B166D4">
        <w:t xml:space="preserve"> most important for hatchery fish. </w:t>
      </w:r>
      <w:r w:rsidR="00551756" w:rsidRPr="00B166D4">
        <w:t>Aside from spring upwelling, covariate indices in summer had stronger weight than other seasons (</w:t>
      </w:r>
      <w:r w:rsidR="00316CB8">
        <w:fldChar w:fldCharType="begin"/>
      </w:r>
      <w:r w:rsidR="00316CB8">
        <w:instrText xml:space="preserve"> REF _Ref39563076 \h </w:instrText>
      </w:r>
      <w:r w:rsidR="00316CB8">
        <w:fldChar w:fldCharType="separate"/>
      </w:r>
      <w:r w:rsidR="00D27709">
        <w:t>Fig</w:t>
      </w:r>
      <w:del w:id="1145" w:author="Chasco, Brandon Edward" w:date="2020-08-26T10:10:00Z">
        <w:r w:rsidR="00D27709" w:rsidDel="00590648">
          <w:delText>ure</w:delText>
        </w:r>
      </w:del>
      <w:r w:rsidR="00D27709">
        <w:t xml:space="preserve"> </w:t>
      </w:r>
      <w:r w:rsidR="00D27709">
        <w:rPr>
          <w:noProof/>
        </w:rPr>
        <w:t>2</w:t>
      </w:r>
      <w:r w:rsidR="00316CB8">
        <w:fldChar w:fldCharType="end"/>
      </w:r>
      <w:r w:rsidR="00551756" w:rsidRPr="00B166D4">
        <w:t>)</w:t>
      </w:r>
      <w:r w:rsidR="00A770B9" w:rsidRPr="00B166D4">
        <w:t>.</w:t>
      </w:r>
      <w:r w:rsidR="00551756" w:rsidRPr="00B166D4">
        <w:t xml:space="preserve"> </w:t>
      </w:r>
    </w:p>
    <w:p w14:paraId="211715CC" w14:textId="3762A016" w:rsidR="00590648" w:rsidRPr="00590648" w:rsidRDefault="00590648" w:rsidP="00590648">
      <w:pPr>
        <w:pStyle w:val="Caption"/>
        <w:rPr>
          <w:b/>
          <w:rPrChange w:id="1146" w:author="Chasco, Brandon Edward" w:date="2020-08-26T10:17:00Z">
            <w:rPr/>
          </w:rPrChange>
        </w:rPr>
      </w:pPr>
      <w:ins w:id="1147" w:author="Chasco, Brandon Edward" w:date="2020-08-26T10:16:00Z">
        <w:r>
          <w:t xml:space="preserve">Fig </w:t>
        </w:r>
        <w:r>
          <w:fldChar w:fldCharType="begin"/>
        </w:r>
        <w:r>
          <w:instrText xml:space="preserve"> SEQ Figure \* ARABIC </w:instrText>
        </w:r>
        <w:r>
          <w:fldChar w:fldCharType="separate"/>
        </w:r>
        <w:r>
          <w:rPr>
            <w:noProof/>
          </w:rPr>
          <w:t>2</w:t>
        </w:r>
        <w:r>
          <w:rPr>
            <w:noProof/>
          </w:rPr>
          <w:fldChar w:fldCharType="end"/>
        </w:r>
        <w:r>
          <w:t xml:space="preserve">. </w:t>
        </w:r>
        <w:r w:rsidRPr="00590648">
          <w:rPr>
            <w:b/>
            <w:rPrChange w:id="1148" w:author="Chasco, Brandon Edward" w:date="2020-08-26T10:17:00Z">
              <w:rPr/>
            </w:rPrChange>
          </w:rPr>
          <w:t xml:space="preserve">Relative importance of environmental covariates in </w:t>
        </w:r>
      </w:ins>
      <w:ins w:id="1149" w:author="Chasco, Brandon Edward" w:date="2020-08-26T15:44:00Z">
        <w:r w:rsidR="00D602C3">
          <w:rPr>
            <w:b/>
          </w:rPr>
          <w:t xml:space="preserve">spring/summer Chinook </w:t>
        </w:r>
      </w:ins>
      <w:ins w:id="1150" w:author="Chasco, Brandon Edward" w:date="2020-08-26T10:17:00Z">
        <w:r w:rsidRPr="00590648">
          <w:rPr>
            <w:b/>
            <w:rPrChange w:id="1151" w:author="Chasco, Brandon Edward" w:date="2020-08-26T10:17:00Z">
              <w:rPr/>
            </w:rPrChange>
          </w:rPr>
          <w:t>salmon survival models.</w:t>
        </w:r>
        <w:r>
          <w:t xml:space="preserve"> </w:t>
        </w:r>
      </w:ins>
      <w:ins w:id="1152" w:author="Chasco, Brandon Edward" w:date="2020-08-26T10:16:00Z">
        <w:r w:rsidRPr="00B166D4">
          <w:t xml:space="preserve">Relative importance of the different marine covariates for predicting the marine survival of hatchery (left column) and wild (right column) spring/summer Chinook salmon, where the aggregated weight of a covariate </w:t>
        </w:r>
        <w:r w:rsidRPr="006226B0">
          <w:t xml:space="preserve">c </w:t>
        </w:r>
        <w:r w:rsidRPr="00B166D4">
          <w:t xml:space="preserve">is equal to the sum of the AIC weights for all </w:t>
        </w:r>
        <w:r w:rsidRPr="006226B0">
          <w:t xml:space="preserve">m </w:t>
        </w:r>
        <w:r w:rsidRPr="00B166D4">
          <w:t xml:space="preserve">models containing covariate </w:t>
        </w:r>
        <w:r w:rsidRPr="006226B0">
          <w:t>c</w:t>
        </w:r>
        <w:r w:rsidRPr="00B166D4">
          <w:t xml:space="preserve">, divided by the total weight across all </w:t>
        </w:r>
        <w:r w:rsidRPr="006226B0">
          <w:t xml:space="preserve">m </w:t>
        </w:r>
        <w:r w:rsidRPr="00B166D4">
          <w:t xml:space="preserve">models, </w:t>
        </w:r>
        <m:oMath>
          <m:f>
            <m:fPr>
              <m:ctrlPr>
                <w:rPr>
                  <w:rFonts w:ascii="Cambria Math" w:hAnsi="Cambria Math"/>
                </w:rPr>
              </m:ctrlPr>
            </m:fPr>
            <m:num>
              <m:nary>
                <m:naryPr>
                  <m:chr m:val="∑"/>
                  <m:ctrlPr>
                    <w:rPr>
                      <w:rFonts w:ascii="Cambria Math" w:eastAsia="Cambria Math" w:hAnsi="Cambria Math" w:cs="Cambria Math"/>
                    </w:rPr>
                  </m:ctrlPr>
                </m:naryPr>
                <m:sub>
                  <m:r>
                    <m:rPr>
                      <m:sty m:val="p"/>
                    </m:rPr>
                    <w:rPr>
                      <w:rFonts w:ascii="Cambria Math" w:eastAsia="Cambria Math" w:hAnsi="Cambria Math" w:cs="Cambria Math"/>
                    </w:rPr>
                    <m:t xml:space="preserve">c⊂m </m:t>
                  </m:r>
                </m:sub>
                <m:sup/>
                <m:e/>
              </m:nary>
              <m:sSup>
                <m:sSupPr>
                  <m:ctrlPr>
                    <w:rPr>
                      <w:rFonts w:ascii="Cambria Math" w:eastAsia="Cambria Math" w:hAnsi="Cambria Math" w:cs="Cambria Math"/>
                    </w:rPr>
                  </m:ctrlPr>
                </m:sSupPr>
                <m:e>
                  <m:r>
                    <m:rPr>
                      <m:sty m:val="p"/>
                    </m:rPr>
                    <w:rPr>
                      <w:rFonts w:ascii="Cambria Math" w:eastAsia="Cambria Math" w:hAnsi="Cambria Math" w:cs="Cambria Math"/>
                    </w:rPr>
                    <m:t>e</m:t>
                  </m:r>
                </m:e>
                <m:sup>
                  <m:d>
                    <m:dPr>
                      <m:ctrlPr>
                        <w:rPr>
                          <w:rFonts w:ascii="Cambria Math" w:eastAsia="Cambria Math" w:hAnsi="Cambria Math" w:cs="Cambria Math"/>
                        </w:rPr>
                      </m:ctrlPr>
                    </m:dPr>
                    <m:e>
                      <m:r>
                        <m:rPr>
                          <m:sty m:val="p"/>
                        </m:rPr>
                        <w:rPr>
                          <w:rFonts w:ascii="Cambria Math" w:eastAsia="Cambria Math" w:hAnsi="Cambria Math" w:cs="Cambria Math"/>
                        </w:rPr>
                        <m:t>ΔAI</m:t>
                      </m:r>
                      <m:sSub>
                        <m:sSubPr>
                          <m:ctrlPr>
                            <w:rPr>
                              <w:rFonts w:ascii="Cambria Math" w:eastAsia="Cambria Math" w:hAnsi="Cambria Math" w:cs="Cambria Math"/>
                            </w:rPr>
                          </m:ctrlPr>
                        </m:sSubPr>
                        <m:e>
                          <m:r>
                            <m:rPr>
                              <m:sty m:val="p"/>
                            </m:rPr>
                            <w:rPr>
                              <w:rFonts w:ascii="Cambria Math" w:eastAsia="Cambria Math" w:hAnsi="Cambria Math" w:cs="Cambria Math"/>
                            </w:rPr>
                            <m:t>C</m:t>
                          </m:r>
                        </m:e>
                        <m:sub>
                          <m:r>
                            <m:rPr>
                              <m:sty m:val="p"/>
                            </m:rPr>
                            <w:rPr>
                              <w:rFonts w:ascii="Cambria Math" w:eastAsia="Cambria Math" w:hAnsi="Cambria Math" w:cs="Cambria Math"/>
                            </w:rPr>
                            <m:t>m</m:t>
                          </m:r>
                        </m:sub>
                      </m:sSub>
                    </m:e>
                  </m:d>
                  <m:r>
                    <m:rPr>
                      <m:sty m:val="p"/>
                    </m:rPr>
                    <w:rPr>
                      <w:rFonts w:ascii="Cambria Math" w:eastAsia="Cambria Math" w:hAnsi="Cambria Math" w:cs="Cambria Math"/>
                    </w:rPr>
                    <m:t xml:space="preserve"> </m:t>
                  </m:r>
                </m:sup>
              </m:sSup>
            </m:num>
            <m:den>
              <m:nary>
                <m:naryPr>
                  <m:chr m:val="∑"/>
                  <m:ctrlPr>
                    <w:rPr>
                      <w:rFonts w:ascii="Cambria Math" w:eastAsia="Cambria Math" w:hAnsi="Cambria Math" w:cs="Cambria Math"/>
                    </w:rPr>
                  </m:ctrlPr>
                </m:naryPr>
                <m:sub>
                  <m:r>
                    <m:rPr>
                      <m:sty m:val="p"/>
                    </m:rPr>
                    <w:rPr>
                      <w:rFonts w:ascii="Cambria Math" w:eastAsia="Cambria Math" w:hAnsi="Cambria Math" w:cs="Cambria Math"/>
                    </w:rPr>
                    <m:t>m</m:t>
                  </m:r>
                </m:sub>
                <m:sup/>
                <m:e/>
              </m:nary>
              <m:sSup>
                <m:sSupPr>
                  <m:ctrlPr>
                    <w:rPr>
                      <w:rFonts w:ascii="Cambria Math" w:eastAsia="Cambria Math" w:hAnsi="Cambria Math" w:cs="Cambria Math"/>
                    </w:rPr>
                  </m:ctrlPr>
                </m:sSupPr>
                <m:e>
                  <m:r>
                    <m:rPr>
                      <m:sty m:val="p"/>
                    </m:rPr>
                    <w:rPr>
                      <w:rFonts w:ascii="Cambria Math" w:eastAsia="Cambria Math" w:hAnsi="Cambria Math" w:cs="Cambria Math"/>
                    </w:rPr>
                    <m:t>e</m:t>
                  </m:r>
                </m:e>
                <m:sup>
                  <m:d>
                    <m:dPr>
                      <m:ctrlPr>
                        <w:rPr>
                          <w:rFonts w:ascii="Cambria Math" w:eastAsia="Cambria Math" w:hAnsi="Cambria Math" w:cs="Cambria Math"/>
                        </w:rPr>
                      </m:ctrlPr>
                    </m:dPr>
                    <m:e>
                      <m:r>
                        <m:rPr>
                          <m:sty m:val="p"/>
                        </m:rPr>
                        <w:rPr>
                          <w:rFonts w:ascii="Cambria Math" w:eastAsia="Cambria Math" w:hAnsi="Cambria Math" w:cs="Cambria Math"/>
                        </w:rPr>
                        <m:t>ΔAI</m:t>
                      </m:r>
                      <m:sSub>
                        <m:sSubPr>
                          <m:ctrlPr>
                            <w:rPr>
                              <w:rFonts w:ascii="Cambria Math" w:eastAsia="Cambria Math" w:hAnsi="Cambria Math" w:cs="Cambria Math"/>
                            </w:rPr>
                          </m:ctrlPr>
                        </m:sSubPr>
                        <m:e>
                          <m:r>
                            <m:rPr>
                              <m:sty m:val="p"/>
                            </m:rPr>
                            <w:rPr>
                              <w:rFonts w:ascii="Cambria Math" w:eastAsia="Cambria Math" w:hAnsi="Cambria Math" w:cs="Cambria Math"/>
                            </w:rPr>
                            <m:t>C</m:t>
                          </m:r>
                        </m:e>
                        <m:sub>
                          <m:r>
                            <m:rPr>
                              <m:sty m:val="p"/>
                            </m:rPr>
                            <w:rPr>
                              <w:rFonts w:ascii="Cambria Math" w:eastAsia="Cambria Math" w:hAnsi="Cambria Math" w:cs="Cambria Math"/>
                            </w:rPr>
                            <m:t>m</m:t>
                          </m:r>
                        </m:sub>
                      </m:sSub>
                    </m:e>
                  </m:d>
                </m:sup>
              </m:sSup>
            </m:den>
          </m:f>
        </m:oMath>
        <w:r w:rsidRPr="00B166D4">
          <w:t>. The “blank” environmental variable is for models with no environmental predictors.</w:t>
        </w:r>
      </w:ins>
    </w:p>
    <w:p w14:paraId="513BB00E" w14:textId="1C0D38DF" w:rsidR="00B11759" w:rsidRDefault="009D5DB1">
      <w:pPr>
        <w:pStyle w:val="Caption"/>
        <w:ind w:firstLine="720"/>
        <w:rPr>
          <w:ins w:id="1153" w:author="Chasco, Brandon Edward" w:date="2020-08-26T10:17:00Z"/>
          <w:color w:val="000000"/>
        </w:rPr>
        <w:pPrChange w:id="1154" w:author="Chasco, Brandon Edward" w:date="2020-08-26T11:46:00Z">
          <w:pPr>
            <w:pStyle w:val="Caption"/>
          </w:pPr>
        </w:pPrChange>
      </w:pPr>
      <w:r w:rsidRPr="00B166D4">
        <w:rPr>
          <w:color w:val="000000"/>
        </w:rPr>
        <w:t>For wild fish there was consistently higher survival for the earlier arriving fish - hence, the model with the lowest AIC included the random effect for day</w:t>
      </w:r>
      <w:r w:rsidRPr="00B166D4" w:rsidDel="00A770B9">
        <w:rPr>
          <w:color w:val="000000"/>
        </w:rPr>
        <w:t xml:space="preserve"> </w:t>
      </w:r>
      <w:r w:rsidR="00D9742C">
        <w:rPr>
          <w:color w:val="000000"/>
        </w:rPr>
        <w:t>(</w:t>
      </w:r>
      <w:r w:rsidR="00D9742C">
        <w:rPr>
          <w:color w:val="000000"/>
        </w:rPr>
        <w:fldChar w:fldCharType="begin"/>
      </w:r>
      <w:r w:rsidR="00D9742C">
        <w:rPr>
          <w:color w:val="000000"/>
        </w:rPr>
        <w:instrText xml:space="preserve"> REF _Ref39754795 \h </w:instrText>
      </w:r>
      <w:r w:rsidR="00D9742C">
        <w:rPr>
          <w:color w:val="000000"/>
        </w:rPr>
      </w:r>
      <w:r w:rsidR="00D9742C">
        <w:rPr>
          <w:color w:val="000000"/>
        </w:rPr>
        <w:fldChar w:fldCharType="separate"/>
      </w:r>
      <w:r w:rsidR="00D27709">
        <w:t xml:space="preserve">Table </w:t>
      </w:r>
      <w:r w:rsidR="00D27709">
        <w:rPr>
          <w:noProof/>
        </w:rPr>
        <w:t>4</w:t>
      </w:r>
      <w:r w:rsidR="00D9742C">
        <w:rPr>
          <w:color w:val="000000"/>
        </w:rPr>
        <w:fldChar w:fldCharType="end"/>
      </w:r>
      <w:r w:rsidR="00D9742C">
        <w:rPr>
          <w:color w:val="000000"/>
        </w:rPr>
        <w:t xml:space="preserve">). </w:t>
      </w:r>
      <w:r w:rsidR="0086311F" w:rsidRPr="00B166D4">
        <w:rPr>
          <w:color w:val="000000"/>
        </w:rPr>
        <w:t>The interaction between day and year w</w:t>
      </w:r>
      <w:r w:rsidR="00A770B9" w:rsidRPr="00B166D4">
        <w:rPr>
          <w:color w:val="000000"/>
        </w:rPr>
        <w:t>as</w:t>
      </w:r>
      <w:r w:rsidR="0086311F" w:rsidRPr="00B166D4">
        <w:rPr>
          <w:color w:val="000000"/>
        </w:rPr>
        <w:t xml:space="preserve"> important in the best-fit models for both wild and hatchery rearing types </w:t>
      </w:r>
      <w:r w:rsidR="00D9742C">
        <w:rPr>
          <w:color w:val="000000"/>
        </w:rPr>
        <w:t>(</w:t>
      </w:r>
      <w:r w:rsidR="00D9742C">
        <w:rPr>
          <w:color w:val="000000"/>
        </w:rPr>
        <w:fldChar w:fldCharType="begin"/>
      </w:r>
      <w:r w:rsidR="00D9742C">
        <w:rPr>
          <w:color w:val="000000"/>
        </w:rPr>
        <w:instrText xml:space="preserve"> REF _Ref39754795 \h </w:instrText>
      </w:r>
      <w:r w:rsidR="00D9742C">
        <w:rPr>
          <w:color w:val="000000"/>
        </w:rPr>
      </w:r>
      <w:r w:rsidR="00D9742C">
        <w:rPr>
          <w:color w:val="000000"/>
        </w:rPr>
        <w:fldChar w:fldCharType="separate"/>
      </w:r>
      <w:r w:rsidR="00D27709">
        <w:t xml:space="preserve">Table </w:t>
      </w:r>
      <w:r w:rsidR="00D27709">
        <w:rPr>
          <w:noProof/>
        </w:rPr>
        <w:t>4</w:t>
      </w:r>
      <w:r w:rsidR="00D9742C">
        <w:rPr>
          <w:color w:val="000000"/>
        </w:rPr>
        <w:fldChar w:fldCharType="end"/>
      </w:r>
      <w:r w:rsidR="00D9742C">
        <w:rPr>
          <w:color w:val="000000"/>
        </w:rPr>
        <w:t xml:space="preserve"> </w:t>
      </w:r>
      <w:r w:rsidR="0086311F" w:rsidRPr="00B166D4">
        <w:rPr>
          <w:color w:val="000000"/>
        </w:rPr>
        <w:t>and</w:t>
      </w:r>
      <w:r w:rsidR="00CB353E">
        <w:rPr>
          <w:color w:val="000000"/>
        </w:rPr>
        <w:t xml:space="preserve"> </w:t>
      </w:r>
      <w:r w:rsidR="00CB353E">
        <w:rPr>
          <w:color w:val="000000"/>
        </w:rPr>
        <w:fldChar w:fldCharType="begin"/>
      </w:r>
      <w:r w:rsidR="00CB353E">
        <w:rPr>
          <w:color w:val="000000"/>
        </w:rPr>
        <w:instrText xml:space="preserve"> REF _Ref39755756 \h </w:instrText>
      </w:r>
      <w:r w:rsidR="00CB353E">
        <w:rPr>
          <w:color w:val="000000"/>
        </w:rPr>
      </w:r>
      <w:r w:rsidR="00CB353E">
        <w:rPr>
          <w:color w:val="000000"/>
        </w:rPr>
        <w:fldChar w:fldCharType="separate"/>
      </w:r>
      <w:r w:rsidR="00D27709">
        <w:t xml:space="preserve">Table </w:t>
      </w:r>
      <w:r w:rsidR="00D27709">
        <w:rPr>
          <w:noProof/>
        </w:rPr>
        <w:t>5</w:t>
      </w:r>
      <w:r w:rsidR="00CB353E">
        <w:rPr>
          <w:color w:val="000000"/>
        </w:rPr>
        <w:fldChar w:fldCharType="end"/>
      </w:r>
      <w:r w:rsidR="00CB353E">
        <w:rPr>
          <w:color w:val="000000"/>
        </w:rPr>
        <w:t>)</w:t>
      </w:r>
      <w:r w:rsidR="0086311F" w:rsidRPr="00B166D4">
        <w:rPr>
          <w:color w:val="000000"/>
        </w:rPr>
        <w:t xml:space="preserve">. Differences in the estimated daily survival rates varied </w:t>
      </w:r>
      <w:r w:rsidR="00A770B9" w:rsidRPr="00B166D4">
        <w:rPr>
          <w:color w:val="000000"/>
        </w:rPr>
        <w:t xml:space="preserve">from </w:t>
      </w:r>
      <w:r w:rsidR="0086311F" w:rsidRPr="00B166D4">
        <w:rPr>
          <w:color w:val="000000"/>
        </w:rPr>
        <w:t xml:space="preserve">0.002 </w:t>
      </w:r>
      <w:r w:rsidR="00A770B9" w:rsidRPr="00B166D4">
        <w:rPr>
          <w:color w:val="000000"/>
        </w:rPr>
        <w:t xml:space="preserve">to </w:t>
      </w:r>
      <w:r w:rsidR="0086311F" w:rsidRPr="00B166D4">
        <w:rPr>
          <w:color w:val="000000"/>
        </w:rPr>
        <w:t xml:space="preserve">0.115 for wild fish, and </w:t>
      </w:r>
      <w:r w:rsidR="00A770B9" w:rsidRPr="00B166D4">
        <w:rPr>
          <w:color w:val="000000"/>
        </w:rPr>
        <w:t xml:space="preserve">from </w:t>
      </w:r>
      <w:r w:rsidR="0086311F" w:rsidRPr="00B166D4">
        <w:rPr>
          <w:color w:val="000000"/>
        </w:rPr>
        <w:t xml:space="preserve">0.003 </w:t>
      </w:r>
      <w:r w:rsidR="00A770B9" w:rsidRPr="00B166D4">
        <w:rPr>
          <w:color w:val="000000"/>
        </w:rPr>
        <w:t xml:space="preserve">to </w:t>
      </w:r>
      <w:r w:rsidR="0086311F" w:rsidRPr="00B166D4">
        <w:rPr>
          <w:color w:val="000000"/>
        </w:rPr>
        <w:t>0.06 for hatchery fish (</w:t>
      </w:r>
      <w:r w:rsidR="00316CB8">
        <w:rPr>
          <w:color w:val="000000"/>
        </w:rPr>
        <w:fldChar w:fldCharType="begin"/>
      </w:r>
      <w:r w:rsidR="00316CB8">
        <w:rPr>
          <w:color w:val="000000"/>
        </w:rPr>
        <w:instrText xml:space="preserve"> REF _Ref39563104 \h </w:instrText>
      </w:r>
      <w:r w:rsidR="00316CB8">
        <w:rPr>
          <w:color w:val="000000"/>
        </w:rPr>
      </w:r>
      <w:r w:rsidR="00316CB8">
        <w:rPr>
          <w:color w:val="000000"/>
        </w:rPr>
        <w:fldChar w:fldCharType="separate"/>
      </w:r>
      <w:r w:rsidR="00D27709">
        <w:t>Fig</w:t>
      </w:r>
      <w:del w:id="1155" w:author="Chasco, Brandon Edward" w:date="2020-08-26T10:10:00Z">
        <w:r w:rsidR="00D27709" w:rsidDel="00590648">
          <w:delText>ure</w:delText>
        </w:r>
      </w:del>
      <w:r w:rsidR="00D27709">
        <w:t xml:space="preserve"> </w:t>
      </w:r>
      <w:r w:rsidR="00D27709">
        <w:rPr>
          <w:noProof/>
        </w:rPr>
        <w:t>3</w:t>
      </w:r>
      <w:r w:rsidR="00316CB8">
        <w:rPr>
          <w:color w:val="000000"/>
        </w:rPr>
        <w:fldChar w:fldCharType="end"/>
      </w:r>
      <w:r w:rsidR="0086311F" w:rsidRPr="00B166D4">
        <w:rPr>
          <w:color w:val="000000"/>
        </w:rPr>
        <w:t xml:space="preserve">). For </w:t>
      </w:r>
      <w:r w:rsidR="00A770B9" w:rsidRPr="00B166D4">
        <w:rPr>
          <w:color w:val="000000"/>
        </w:rPr>
        <w:t xml:space="preserve">the </w:t>
      </w:r>
      <w:r w:rsidR="0086311F" w:rsidRPr="00B166D4">
        <w:rPr>
          <w:color w:val="000000"/>
        </w:rPr>
        <w:t xml:space="preserve">day/year effect on the survival of wild fish, there was </w:t>
      </w:r>
      <w:r w:rsidR="00A770B9" w:rsidRPr="00B166D4">
        <w:rPr>
          <w:color w:val="000000"/>
        </w:rPr>
        <w:t xml:space="preserve">a </w:t>
      </w:r>
      <w:r w:rsidR="0086311F" w:rsidRPr="00B166D4">
        <w:rPr>
          <w:color w:val="000000"/>
        </w:rPr>
        <w:t xml:space="preserve">strong positive correlation </w:t>
      </w:r>
      <w:r w:rsidR="00A770B9" w:rsidRPr="00B166D4">
        <w:rPr>
          <w:color w:val="000000"/>
        </w:rPr>
        <w:t xml:space="preserve">among </w:t>
      </w:r>
      <w:r w:rsidR="0086311F" w:rsidRPr="00B166D4">
        <w:rPr>
          <w:color w:val="000000"/>
        </w:rPr>
        <w:t>days within a year (</w:t>
      </w:r>
      <m:oMath>
        <m:sSup>
          <m:sSupPr>
            <m:ctrlPr>
              <w:rPr>
                <w:rFonts w:ascii="Cambria Math" w:eastAsia="Cambria Math" w:hAnsi="Cambria Math" w:cs="Cambria Math"/>
                <w:color w:val="000000"/>
              </w:rPr>
            </m:ctrlPr>
          </m:sSupPr>
          <m:e>
            <m:r>
              <m:rPr>
                <m:sty m:val="p"/>
              </m:rPr>
              <w:rPr>
                <w:rFonts w:ascii="Cambria Math" w:hAnsi="Cambria Math"/>
              </w:rPr>
              <m:t>τ</m:t>
            </m:r>
          </m:e>
          <m:sup>
            <m:r>
              <m:rPr>
                <m:sty m:val="p"/>
              </m:rPr>
              <w:rPr>
                <w:rFonts w:ascii="Cambria Math" w:eastAsia="Cambria Math" w:hAnsi="Cambria Math" w:cs="Cambria Math"/>
                <w:color w:val="000000"/>
              </w:rPr>
              <m:t>(r=wild, j)</m:t>
            </m:r>
          </m:sup>
        </m:sSup>
      </m:oMath>
      <w:r w:rsidR="0086311F" w:rsidRPr="00B166D4">
        <w:rPr>
          <w:color w:val="000000"/>
        </w:rPr>
        <w:t xml:space="preserve"> = 0.932), and negative correlation </w:t>
      </w:r>
      <w:r w:rsidR="00A770B9" w:rsidRPr="00B166D4">
        <w:rPr>
          <w:color w:val="000000"/>
        </w:rPr>
        <w:t xml:space="preserve">among </w:t>
      </w:r>
      <w:r w:rsidR="0086311F" w:rsidRPr="00B166D4">
        <w:rPr>
          <w:color w:val="000000"/>
        </w:rPr>
        <w:t>days across years (</w:t>
      </w:r>
      <m:oMath>
        <m:sSup>
          <m:sSupPr>
            <m:ctrlPr>
              <w:rPr>
                <w:rFonts w:ascii="Cambria Math" w:eastAsia="Cambria Math" w:hAnsi="Cambria Math" w:cs="Cambria Math"/>
                <w:color w:val="000000"/>
              </w:rPr>
            </m:ctrlPr>
          </m:sSupPr>
          <m:e>
            <m:r>
              <m:rPr>
                <m:sty m:val="p"/>
              </m:rPr>
              <w:rPr>
                <w:rFonts w:ascii="Cambria Math" w:hAnsi="Cambria Math"/>
              </w:rPr>
              <m:t>τ</m:t>
            </m:r>
          </m:e>
          <m:sup>
            <m:r>
              <m:rPr>
                <m:sty m:val="p"/>
              </m:rPr>
              <w:rPr>
                <w:rFonts w:ascii="Cambria Math" w:eastAsia="Cambria Math" w:hAnsi="Cambria Math" w:cs="Cambria Math"/>
                <w:color w:val="000000"/>
              </w:rPr>
              <m:t>(r=wild, t)</m:t>
            </m:r>
          </m:sup>
        </m:sSup>
      </m:oMath>
      <w:r w:rsidR="0086311F" w:rsidRPr="00B166D4">
        <w:rPr>
          <w:color w:val="000000"/>
        </w:rPr>
        <w:t xml:space="preserve">= -0.489) </w:t>
      </w:r>
      <w:r w:rsidR="00CB353E">
        <w:rPr>
          <w:color w:val="000000"/>
        </w:rPr>
        <w:t>(</w:t>
      </w:r>
      <w:r w:rsidR="00CB353E">
        <w:rPr>
          <w:color w:val="000000"/>
        </w:rPr>
        <w:fldChar w:fldCharType="begin"/>
      </w:r>
      <w:r w:rsidR="00CB353E">
        <w:rPr>
          <w:color w:val="000000"/>
        </w:rPr>
        <w:instrText xml:space="preserve"> REF _Ref39755756 \h </w:instrText>
      </w:r>
      <w:r w:rsidR="00CB353E">
        <w:rPr>
          <w:color w:val="000000"/>
        </w:rPr>
      </w:r>
      <w:r w:rsidR="00CB353E">
        <w:rPr>
          <w:color w:val="000000"/>
        </w:rPr>
        <w:fldChar w:fldCharType="separate"/>
      </w:r>
      <w:r w:rsidR="00D27709">
        <w:t xml:space="preserve">Table </w:t>
      </w:r>
      <w:r w:rsidR="00D27709">
        <w:rPr>
          <w:noProof/>
        </w:rPr>
        <w:t>5</w:t>
      </w:r>
      <w:r w:rsidR="00CB353E">
        <w:rPr>
          <w:color w:val="000000"/>
        </w:rPr>
        <w:fldChar w:fldCharType="end"/>
      </w:r>
      <w:r w:rsidR="00CB353E">
        <w:rPr>
          <w:color w:val="000000"/>
        </w:rPr>
        <w:t>)</w:t>
      </w:r>
      <w:r w:rsidR="0086311F" w:rsidRPr="00B166D4">
        <w:rPr>
          <w:color w:val="000000"/>
        </w:rPr>
        <w:t>.</w:t>
      </w:r>
      <w:r w:rsidR="00A770B9" w:rsidRPr="00B166D4">
        <w:rPr>
          <w:color w:val="000000"/>
        </w:rPr>
        <w:t xml:space="preserve"> </w:t>
      </w:r>
      <w:r w:rsidR="0086311F" w:rsidRPr="00B166D4">
        <w:rPr>
          <w:color w:val="000000"/>
        </w:rPr>
        <w:t xml:space="preserve"> The random deviation of the day/year interaction for hatchery fish showed a high </w:t>
      </w:r>
      <w:r w:rsidR="0086311F" w:rsidRPr="00B166D4">
        <w:rPr>
          <w:color w:val="000000"/>
        </w:rPr>
        <w:lastRenderedPageBreak/>
        <w:t xml:space="preserve">degree of correlation </w:t>
      </w:r>
      <w:r w:rsidR="005B101B">
        <w:rPr>
          <w:color w:val="000000"/>
        </w:rPr>
        <w:t>among</w:t>
      </w:r>
      <w:r w:rsidR="005B101B" w:rsidRPr="00B166D4">
        <w:rPr>
          <w:color w:val="000000"/>
        </w:rPr>
        <w:t xml:space="preserve"> </w:t>
      </w:r>
      <w:r w:rsidR="0086311F" w:rsidRPr="00B166D4">
        <w:rPr>
          <w:color w:val="000000"/>
        </w:rPr>
        <w:t>days within a year (</w:t>
      </w:r>
      <m:oMath>
        <m:sSup>
          <m:sSupPr>
            <m:ctrlPr>
              <w:rPr>
                <w:rFonts w:ascii="Cambria Math" w:eastAsia="Cambria Math" w:hAnsi="Cambria Math" w:cs="Cambria Math"/>
                <w:color w:val="000000"/>
              </w:rPr>
            </m:ctrlPr>
          </m:sSupPr>
          <m:e>
            <m:r>
              <m:rPr>
                <m:sty m:val="p"/>
              </m:rPr>
              <w:rPr>
                <w:rFonts w:ascii="Cambria Math" w:hAnsi="Cambria Math"/>
              </w:rPr>
              <m:t>τ</m:t>
            </m:r>
          </m:e>
          <m:sup>
            <m:r>
              <m:rPr>
                <m:sty m:val="p"/>
              </m:rPr>
              <w:rPr>
                <w:rFonts w:ascii="Cambria Math" w:eastAsia="Cambria Math" w:hAnsi="Cambria Math" w:cs="Cambria Math"/>
                <w:color w:val="000000"/>
              </w:rPr>
              <m:t>(r=hatchery, j)</m:t>
            </m:r>
          </m:sup>
        </m:sSup>
      </m:oMath>
      <w:r w:rsidR="0086311F" w:rsidRPr="00B166D4">
        <w:rPr>
          <w:color w:val="000000"/>
        </w:rPr>
        <w:t xml:space="preserve"> = 0.955) and a weak negative correlation </w:t>
      </w:r>
      <w:r w:rsidR="005B101B">
        <w:rPr>
          <w:color w:val="000000"/>
        </w:rPr>
        <w:t>among</w:t>
      </w:r>
      <w:r w:rsidR="005B101B" w:rsidRPr="00B166D4">
        <w:rPr>
          <w:color w:val="000000"/>
        </w:rPr>
        <w:t xml:space="preserve"> </w:t>
      </w:r>
      <w:r w:rsidR="0086311F" w:rsidRPr="00B166D4">
        <w:rPr>
          <w:color w:val="000000"/>
        </w:rPr>
        <w:t>days across years (</w:t>
      </w:r>
      <m:oMath>
        <m:sSup>
          <m:sSupPr>
            <m:ctrlPr>
              <w:rPr>
                <w:rFonts w:ascii="Cambria Math" w:eastAsia="Cambria Math" w:hAnsi="Cambria Math" w:cs="Cambria Math"/>
                <w:color w:val="000000"/>
              </w:rPr>
            </m:ctrlPr>
          </m:sSupPr>
          <m:e>
            <m:r>
              <m:rPr>
                <m:sty m:val="p"/>
              </m:rPr>
              <w:rPr>
                <w:rFonts w:ascii="Cambria Math" w:hAnsi="Cambria Math"/>
              </w:rPr>
              <m:t>τ</m:t>
            </m:r>
          </m:e>
          <m:sup>
            <m:r>
              <m:rPr>
                <m:sty m:val="p"/>
              </m:rPr>
              <w:rPr>
                <w:rFonts w:ascii="Cambria Math" w:eastAsia="Cambria Math" w:hAnsi="Cambria Math" w:cs="Cambria Math"/>
                <w:color w:val="000000"/>
              </w:rPr>
              <m:t>(r=hatchery, t)</m:t>
            </m:r>
          </m:sup>
        </m:sSup>
      </m:oMath>
      <w:r w:rsidR="0086311F" w:rsidRPr="00B166D4">
        <w:rPr>
          <w:color w:val="000000"/>
        </w:rPr>
        <w:t xml:space="preserve"> = -0.067). The standard deviation of the day/year interactions was similar for hatchery fish (</w:t>
      </w:r>
      <m:oMath>
        <m:sSup>
          <m:sSupPr>
            <m:ctrlPr>
              <w:rPr>
                <w:rFonts w:ascii="Cambria Math" w:eastAsia="Cambria Math" w:hAnsi="Cambria Math" w:cs="Cambria Math"/>
                <w:color w:val="000000"/>
              </w:rPr>
            </m:ctrlPr>
          </m:sSupPr>
          <m:e>
            <m:d>
              <m:dPr>
                <m:ctrlPr>
                  <w:rPr>
                    <w:rFonts w:ascii="Cambria Math" w:hAnsi="Cambria Math"/>
                  </w:rPr>
                </m:ctrlPr>
              </m:dPr>
              <m:e>
                <m:r>
                  <m:rPr>
                    <m:sty m:val="p"/>
                  </m:rPr>
                  <w:rPr>
                    <w:rFonts w:ascii="Cambria Math" w:hAnsi="Cambria Math"/>
                  </w:rPr>
                  <m:t>ψ</m:t>
                </m:r>
              </m:e>
            </m:d>
          </m:e>
          <m:sup>
            <m:r>
              <m:rPr>
                <m:sty m:val="p"/>
              </m:rPr>
              <w:rPr>
                <w:rFonts w:ascii="Cambria Math" w:eastAsia="Cambria Math" w:hAnsi="Cambria Math" w:cs="Cambria Math"/>
                <w:color w:val="000000"/>
              </w:rPr>
              <m:t>(hatchery)</m:t>
            </m:r>
          </m:sup>
        </m:sSup>
      </m:oMath>
      <w:r w:rsidR="0086311F" w:rsidRPr="00B166D4">
        <w:rPr>
          <w:color w:val="000000"/>
        </w:rPr>
        <w:t xml:space="preserve"> = 0.611) and wild fish (</w:t>
      </w:r>
      <m:oMath>
        <m:sSup>
          <m:sSupPr>
            <m:ctrlPr>
              <w:rPr>
                <w:rFonts w:ascii="Cambria Math" w:eastAsia="Cambria Math" w:hAnsi="Cambria Math" w:cs="Cambria Math"/>
                <w:color w:val="000000"/>
              </w:rPr>
            </m:ctrlPr>
          </m:sSupPr>
          <m:e>
            <m:d>
              <m:dPr>
                <m:ctrlPr>
                  <w:rPr>
                    <w:rFonts w:ascii="Cambria Math" w:hAnsi="Cambria Math"/>
                  </w:rPr>
                </m:ctrlPr>
              </m:dPr>
              <m:e>
                <m:r>
                  <m:rPr>
                    <m:sty m:val="p"/>
                  </m:rPr>
                  <w:rPr>
                    <w:rFonts w:ascii="Cambria Math" w:hAnsi="Cambria Math"/>
                  </w:rPr>
                  <m:t>ψ</m:t>
                </m:r>
              </m:e>
            </m:d>
          </m:e>
          <m:sup>
            <m:r>
              <m:rPr>
                <m:sty m:val="p"/>
              </m:rPr>
              <w:rPr>
                <w:rFonts w:ascii="Cambria Math" w:eastAsia="Cambria Math" w:hAnsi="Cambria Math" w:cs="Cambria Math"/>
                <w:color w:val="000000"/>
              </w:rPr>
              <m:t>(wild)</m:t>
            </m:r>
          </m:sup>
        </m:sSup>
      </m:oMath>
      <w:r w:rsidR="0086311F" w:rsidRPr="00B166D4">
        <w:rPr>
          <w:color w:val="000000"/>
        </w:rPr>
        <w:t xml:space="preserve"> = 0.58).     </w:t>
      </w:r>
    </w:p>
    <w:p w14:paraId="552DE5DF" w14:textId="0BB5700E" w:rsidR="000F0FE9" w:rsidRPr="00B166D4" w:rsidRDefault="000F0FE9" w:rsidP="000F0FE9">
      <w:pPr>
        <w:pStyle w:val="Caption"/>
        <w:rPr>
          <w:ins w:id="1156" w:author="Chasco, Brandon Edward" w:date="2020-08-26T10:17:00Z"/>
          <w:color w:val="000000"/>
        </w:rPr>
      </w:pPr>
      <w:ins w:id="1157" w:author="Chasco, Brandon Edward" w:date="2020-08-26T10:17:00Z">
        <w:r>
          <w:t xml:space="preserve">Fig </w:t>
        </w:r>
      </w:ins>
      <w:ins w:id="1158" w:author="Chasco, Brandon Edward" w:date="2020-08-26T10:19:00Z">
        <w:r>
          <w:t>3</w:t>
        </w:r>
      </w:ins>
      <w:ins w:id="1159" w:author="Chasco, Brandon Edward" w:date="2020-08-26T10:17:00Z">
        <w:r>
          <w:t>.</w:t>
        </w:r>
      </w:ins>
      <w:ins w:id="1160" w:author="Chasco, Brandon Edward" w:date="2020-08-26T10:19:00Z">
        <w:r>
          <w:t xml:space="preserve"> </w:t>
        </w:r>
        <w:r w:rsidRPr="000F0FE9">
          <w:rPr>
            <w:b/>
            <w:rPrChange w:id="1161" w:author="Chasco, Brandon Edward" w:date="2020-08-26T10:19:00Z">
              <w:rPr/>
            </w:rPrChange>
          </w:rPr>
          <w:t xml:space="preserve">Predicted </w:t>
        </w:r>
      </w:ins>
      <w:ins w:id="1162" w:author="Chasco, Brandon Edward" w:date="2020-08-26T15:43:00Z">
        <w:r w:rsidR="00D602C3">
          <w:rPr>
            <w:b/>
          </w:rPr>
          <w:t>survival of</w:t>
        </w:r>
      </w:ins>
      <w:ins w:id="1163" w:author="Chasco, Brandon Edward" w:date="2020-08-26T10:19:00Z">
        <w:r w:rsidRPr="000F0FE9">
          <w:rPr>
            <w:b/>
            <w:rPrChange w:id="1164" w:author="Chasco, Brandon Edward" w:date="2020-08-26T10:19:00Z">
              <w:rPr/>
            </w:rPrChange>
          </w:rPr>
          <w:t xml:space="preserve"> spring/summer Chinook salmon </w:t>
        </w:r>
      </w:ins>
      <w:ins w:id="1165" w:author="Chasco, Brandon Edward" w:date="2020-08-26T15:43:00Z">
        <w:r w:rsidR="00D602C3">
          <w:rPr>
            <w:b/>
          </w:rPr>
          <w:t xml:space="preserve">from </w:t>
        </w:r>
      </w:ins>
      <w:ins w:id="1166" w:author="Chasco, Brandon Edward" w:date="2020-08-26T10:19:00Z">
        <w:r w:rsidRPr="000F0FE9">
          <w:rPr>
            <w:b/>
            <w:rPrChange w:id="1167" w:author="Chasco, Brandon Edward" w:date="2020-08-26T10:19:00Z">
              <w:rPr/>
            </w:rPrChange>
          </w:rPr>
          <w:t>the Columbia River.</w:t>
        </w:r>
        <w:r>
          <w:t xml:space="preserve"> </w:t>
        </w:r>
      </w:ins>
      <w:ins w:id="1168" w:author="Chasco, Brandon Edward" w:date="2020-08-26T10:17:00Z">
        <w:r w:rsidRPr="00B166D4">
          <w:rPr>
            <w:color w:val="000000"/>
          </w:rPr>
          <w:t xml:space="preserve">The observed (dots), and maximum likelihood estimates (line) with 95% credible intervals (ribbons) for the marine survival wild (blue) and hatchery (red) origin Spring/Summer Chinook salmon past Bonneville dam from 2000 to 2015. Each point represents the mean survival of all fish detected at Bonneville Dam on a particular day and year. Annual samples sizes of the survivors and total PIT tagged hatchery (H) and wild (W) for are shown in each panel. To maintain the readability of individual panels, mean observed survivals greater than 0.2 are not plotted. </w:t>
        </w:r>
      </w:ins>
    </w:p>
    <w:p w14:paraId="424B7EF4" w14:textId="2FB49C68" w:rsidR="000F0FE9" w:rsidRPr="000F0FE9" w:rsidDel="000F0FE9" w:rsidRDefault="00A50AAF">
      <w:pPr>
        <w:rPr>
          <w:del w:id="1169" w:author="Chasco, Brandon Edward" w:date="2020-08-26T10:20:00Z"/>
          <w:rPrChange w:id="1170" w:author="Chasco, Brandon Edward" w:date="2020-08-26T10:17:00Z">
            <w:rPr>
              <w:del w:id="1171" w:author="Chasco, Brandon Edward" w:date="2020-08-26T10:20:00Z"/>
              <w:color w:val="000000"/>
            </w:rPr>
          </w:rPrChange>
        </w:rPr>
        <w:pPrChange w:id="1172" w:author="Chasco, Brandon Edward" w:date="2020-08-26T10:17:00Z">
          <w:pPr>
            <w:pStyle w:val="Caption"/>
          </w:pPr>
        </w:pPrChange>
      </w:pPr>
      <w:ins w:id="1173" w:author="Chasco, Brandon Edward" w:date="2020-08-26T11:46:00Z">
        <w:r>
          <w:tab/>
        </w:r>
      </w:ins>
    </w:p>
    <w:p w14:paraId="79DDDAFB" w14:textId="60063AE3" w:rsidR="00B11759" w:rsidRDefault="0086311F" w:rsidP="00D9742C">
      <w:pPr>
        <w:pStyle w:val="Caption"/>
        <w:rPr>
          <w:ins w:id="1174" w:author="Chasco, Brandon Edward" w:date="2020-08-26T10:20:00Z"/>
          <w:color w:val="000000"/>
        </w:rPr>
      </w:pPr>
      <w:r w:rsidRPr="00B166D4">
        <w:rPr>
          <w:color w:val="000000"/>
        </w:rPr>
        <w:t>To illustrate the effect of arrival timing for wild and hatchery fish</w:t>
      </w:r>
      <w:r w:rsidR="009D5DB1" w:rsidRPr="00B166D4">
        <w:rPr>
          <w:color w:val="000000"/>
        </w:rPr>
        <w:t>,</w:t>
      </w:r>
      <w:r w:rsidRPr="00B166D4">
        <w:rPr>
          <w:color w:val="000000"/>
        </w:rPr>
        <w:t xml:space="preserve"> we compared the top model for each rearing type that included the random effects for both the day and the day/year interactions. For wild fish, this was the model with the lowest AIC, and for hatchery fish, this was a model with identical marine covariates to the best-fit model but with daily random effects (</w:t>
      </w:r>
      <m:oMath>
        <m:r>
          <m:rPr>
            <m:sty m:val="p"/>
          </m:rPr>
          <w:rPr>
            <w:rFonts w:ascii="Cambria Math" w:eastAsia="Cambria Math" w:hAnsi="Cambria Math" w:cs="Cambria Math"/>
            <w:color w:val="000000"/>
          </w:rPr>
          <m:t>ΔAIC</m:t>
        </m:r>
      </m:oMath>
      <w:r w:rsidRPr="00B166D4">
        <w:rPr>
          <w:color w:val="000000"/>
        </w:rPr>
        <w:t xml:space="preserve"> = 3.9996;</w:t>
      </w:r>
      <w:r w:rsidR="00D9742C">
        <w:rPr>
          <w:color w:val="000000"/>
        </w:rPr>
        <w:t xml:space="preserve"> </w:t>
      </w:r>
      <w:r w:rsidR="00D9742C">
        <w:rPr>
          <w:color w:val="000000"/>
        </w:rPr>
        <w:fldChar w:fldCharType="begin"/>
      </w:r>
      <w:r w:rsidR="00D9742C">
        <w:rPr>
          <w:color w:val="000000"/>
        </w:rPr>
        <w:instrText xml:space="preserve"> REF _Ref39754795 \h </w:instrText>
      </w:r>
      <w:r w:rsidR="00D9742C">
        <w:rPr>
          <w:color w:val="000000"/>
        </w:rPr>
      </w:r>
      <w:r w:rsidR="00D9742C">
        <w:rPr>
          <w:color w:val="000000"/>
        </w:rPr>
        <w:fldChar w:fldCharType="separate"/>
      </w:r>
      <w:r w:rsidR="00D27709">
        <w:t xml:space="preserve">Table </w:t>
      </w:r>
      <w:r w:rsidR="00D27709">
        <w:rPr>
          <w:noProof/>
        </w:rPr>
        <w:t>4</w:t>
      </w:r>
      <w:r w:rsidR="00D9742C">
        <w:rPr>
          <w:color w:val="000000"/>
        </w:rPr>
        <w:fldChar w:fldCharType="end"/>
      </w:r>
      <w:r w:rsidR="00D9742C">
        <w:rPr>
          <w:color w:val="000000"/>
        </w:rPr>
        <w:t>)</w:t>
      </w:r>
      <w:r w:rsidRPr="00B166D4">
        <w:rPr>
          <w:color w:val="000000"/>
        </w:rPr>
        <w:t>. The day effect was highest for wild fish passing Bonneville Dam around May 3</w:t>
      </w:r>
      <w:r w:rsidRPr="00B166D4">
        <w:rPr>
          <w:color w:val="000000"/>
          <w:vertAlign w:val="superscript"/>
        </w:rPr>
        <w:t>rd</w:t>
      </w:r>
      <w:r w:rsidRPr="00B166D4">
        <w:rPr>
          <w:color w:val="000000"/>
        </w:rPr>
        <w:t xml:space="preserve">, followed by decreasing survival throughout the remainder of the </w:t>
      </w:r>
      <w:proofErr w:type="spellStart"/>
      <w:r w:rsidRPr="00B166D4">
        <w:rPr>
          <w:color w:val="000000"/>
        </w:rPr>
        <w:t>smolt</w:t>
      </w:r>
      <w:proofErr w:type="spellEnd"/>
      <w:r w:rsidRPr="00B166D4">
        <w:rPr>
          <w:color w:val="000000"/>
        </w:rPr>
        <w:t xml:space="preserve"> migration (</w:t>
      </w:r>
      <w:r w:rsidR="00316CB8">
        <w:rPr>
          <w:color w:val="000000"/>
        </w:rPr>
        <w:fldChar w:fldCharType="begin"/>
      </w:r>
      <w:r w:rsidR="00316CB8">
        <w:rPr>
          <w:color w:val="000000"/>
        </w:rPr>
        <w:instrText xml:space="preserve"> REF _Ref39563135 \h </w:instrText>
      </w:r>
      <w:r w:rsidR="00316CB8">
        <w:rPr>
          <w:color w:val="000000"/>
        </w:rPr>
      </w:r>
      <w:r w:rsidR="00316CB8">
        <w:rPr>
          <w:color w:val="000000"/>
        </w:rPr>
        <w:fldChar w:fldCharType="separate"/>
      </w:r>
      <w:r w:rsidR="00D27709">
        <w:t>Fig</w:t>
      </w:r>
      <w:del w:id="1175" w:author="Chasco, Brandon Edward" w:date="2020-08-26T10:10:00Z">
        <w:r w:rsidR="00D27709" w:rsidDel="00590648">
          <w:delText>ure</w:delText>
        </w:r>
      </w:del>
      <w:r w:rsidR="00D27709">
        <w:t xml:space="preserve"> </w:t>
      </w:r>
      <w:r w:rsidR="00D27709">
        <w:rPr>
          <w:noProof/>
        </w:rPr>
        <w:t>4</w:t>
      </w:r>
      <w:r w:rsidR="00316CB8">
        <w:rPr>
          <w:color w:val="000000"/>
        </w:rPr>
        <w:fldChar w:fldCharType="end"/>
      </w:r>
      <w:r w:rsidRPr="00B166D4">
        <w:rPr>
          <w:color w:val="000000"/>
        </w:rPr>
        <w:t xml:space="preserve">a). By comparison, the model of hatchery fish that included both day and day/year interaction showed no real difference in </w:t>
      </w:r>
      <w:proofErr w:type="spellStart"/>
      <w:r w:rsidRPr="00B166D4">
        <w:rPr>
          <w:color w:val="000000"/>
        </w:rPr>
        <w:t>smolt</w:t>
      </w:r>
      <w:proofErr w:type="spellEnd"/>
      <w:r w:rsidRPr="00B166D4">
        <w:rPr>
          <w:color w:val="000000"/>
        </w:rPr>
        <w:t xml:space="preserve"> survival for the day effect (</w:t>
      </w:r>
      <w:r w:rsidR="00316CB8">
        <w:rPr>
          <w:color w:val="000000"/>
        </w:rPr>
        <w:fldChar w:fldCharType="begin"/>
      </w:r>
      <w:r w:rsidR="00316CB8">
        <w:rPr>
          <w:color w:val="000000"/>
        </w:rPr>
        <w:instrText xml:space="preserve"> REF _Ref39563135 \h </w:instrText>
      </w:r>
      <w:r w:rsidR="00316CB8">
        <w:rPr>
          <w:color w:val="000000"/>
        </w:rPr>
      </w:r>
      <w:r w:rsidR="00316CB8">
        <w:rPr>
          <w:color w:val="000000"/>
        </w:rPr>
        <w:fldChar w:fldCharType="separate"/>
      </w:r>
      <w:r w:rsidR="00D27709">
        <w:t>Fig</w:t>
      </w:r>
      <w:del w:id="1176" w:author="Chasco, Brandon Edward" w:date="2020-08-26T10:11:00Z">
        <w:r w:rsidR="00D27709" w:rsidDel="00590648">
          <w:delText>ure</w:delText>
        </w:r>
      </w:del>
      <w:r w:rsidR="00D27709">
        <w:t xml:space="preserve"> </w:t>
      </w:r>
      <w:r w:rsidR="00D27709">
        <w:rPr>
          <w:noProof/>
        </w:rPr>
        <w:t>4</w:t>
      </w:r>
      <w:r w:rsidR="00316CB8">
        <w:rPr>
          <w:color w:val="000000"/>
        </w:rPr>
        <w:fldChar w:fldCharType="end"/>
      </w:r>
      <w:r w:rsidRPr="00B166D4">
        <w:rPr>
          <w:color w:val="000000"/>
        </w:rPr>
        <w:t>a), despite relatively similar mean arrival timing past Bonneville Dam (</w:t>
      </w:r>
      <w:r w:rsidR="00316CB8">
        <w:rPr>
          <w:color w:val="000000"/>
        </w:rPr>
        <w:fldChar w:fldCharType="begin"/>
      </w:r>
      <w:r w:rsidR="00316CB8">
        <w:rPr>
          <w:color w:val="000000"/>
        </w:rPr>
        <w:instrText xml:space="preserve"> REF _Ref39563135 \h </w:instrText>
      </w:r>
      <w:r w:rsidR="00316CB8">
        <w:rPr>
          <w:color w:val="000000"/>
        </w:rPr>
      </w:r>
      <w:r w:rsidR="00316CB8">
        <w:rPr>
          <w:color w:val="000000"/>
        </w:rPr>
        <w:fldChar w:fldCharType="separate"/>
      </w:r>
      <w:r w:rsidR="00D27709">
        <w:t>Fig</w:t>
      </w:r>
      <w:del w:id="1177" w:author="Chasco, Brandon Edward" w:date="2020-08-26T10:12:00Z">
        <w:r w:rsidR="00D27709" w:rsidDel="00590648">
          <w:delText>ure</w:delText>
        </w:r>
      </w:del>
      <w:r w:rsidR="00D27709">
        <w:t xml:space="preserve"> </w:t>
      </w:r>
      <w:r w:rsidR="00D27709">
        <w:rPr>
          <w:noProof/>
        </w:rPr>
        <w:t>4</w:t>
      </w:r>
      <w:r w:rsidR="00316CB8">
        <w:rPr>
          <w:color w:val="000000"/>
        </w:rPr>
        <w:fldChar w:fldCharType="end"/>
      </w:r>
      <w:r w:rsidRPr="00B166D4">
        <w:rPr>
          <w:color w:val="000000"/>
        </w:rPr>
        <w:t>b). The lack of a day effect for hatchery fish is supported by the low estimates for the correlation coefficient and variability in their day effect (</w:t>
      </w:r>
      <m:oMath>
        <m:sSup>
          <m:sSupPr>
            <m:ctrlPr>
              <w:rPr>
                <w:rFonts w:ascii="Cambria Math" w:eastAsia="Cambria Math" w:hAnsi="Cambria Math" w:cs="Cambria Math"/>
                <w:color w:val="000000"/>
              </w:rPr>
            </m:ctrlPr>
          </m:sSupPr>
          <m:e>
            <m:r>
              <m:rPr>
                <m:sty m:val="p"/>
              </m:rPr>
              <w:rPr>
                <w:rFonts w:ascii="Cambria Math" w:hAnsi="Cambria Math"/>
              </w:rPr>
              <m:t>ρ</m:t>
            </m:r>
          </m:e>
          <m:sup>
            <m:r>
              <m:rPr>
                <m:sty m:val="p"/>
              </m:rPr>
              <w:rPr>
                <w:rFonts w:ascii="Cambria Math" w:eastAsia="Cambria Math" w:hAnsi="Cambria Math" w:cs="Cambria Math"/>
                <w:color w:val="000000"/>
              </w:rPr>
              <m:t>hatchery,j</m:t>
            </m:r>
          </m:sup>
        </m:sSup>
      </m:oMath>
      <w:r w:rsidRPr="00B166D4">
        <w:rPr>
          <w:color w:val="000000"/>
        </w:rPr>
        <w:t xml:space="preserve"> = 0.05 and </w:t>
      </w:r>
      <m:oMath>
        <m:sSup>
          <m:sSupPr>
            <m:ctrlPr>
              <w:rPr>
                <w:rFonts w:ascii="Cambria Math" w:eastAsia="Cambria Math" w:hAnsi="Cambria Math" w:cs="Cambria Math"/>
                <w:color w:val="000000"/>
              </w:rPr>
            </m:ctrlPr>
          </m:sSupPr>
          <m:e>
            <m:r>
              <m:rPr>
                <m:sty m:val="p"/>
              </m:rPr>
              <w:rPr>
                <w:rFonts w:ascii="Cambria Math" w:hAnsi="Cambria Math"/>
              </w:rPr>
              <m:t>ϕ</m:t>
            </m:r>
          </m:e>
          <m:sup>
            <m:r>
              <m:rPr>
                <m:sty m:val="p"/>
              </m:rPr>
              <w:rPr>
                <w:rFonts w:ascii="Cambria Math" w:eastAsia="Cambria Math" w:hAnsi="Cambria Math" w:cs="Cambria Math"/>
                <w:color w:val="000000"/>
              </w:rPr>
              <m:t>hatchery,j</m:t>
            </m:r>
          </m:sup>
        </m:sSup>
      </m:oMath>
      <w:r w:rsidRPr="00B166D4">
        <w:rPr>
          <w:color w:val="000000"/>
        </w:rPr>
        <w:t xml:space="preserve"> = 0.134). Conversely, the wild </w:t>
      </w:r>
      <w:r w:rsidRPr="00B166D4">
        <w:rPr>
          <w:color w:val="000000"/>
        </w:rPr>
        <w:lastRenderedPageBreak/>
        <w:t>fish had higher correlation and variability (</w:t>
      </w:r>
      <m:oMath>
        <m:sSup>
          <m:sSupPr>
            <m:ctrlPr>
              <w:rPr>
                <w:rFonts w:ascii="Cambria Math" w:eastAsia="Cambria Math" w:hAnsi="Cambria Math" w:cs="Cambria Math"/>
                <w:color w:val="000000"/>
              </w:rPr>
            </m:ctrlPr>
          </m:sSupPr>
          <m:e>
            <m:r>
              <m:rPr>
                <m:sty m:val="p"/>
              </m:rPr>
              <w:rPr>
                <w:rFonts w:ascii="Cambria Math" w:hAnsi="Cambria Math"/>
              </w:rPr>
              <m:t>ρ</m:t>
            </m:r>
          </m:e>
          <m:sup>
            <m:r>
              <m:rPr>
                <m:sty m:val="p"/>
              </m:rPr>
              <w:rPr>
                <w:rFonts w:ascii="Cambria Math" w:eastAsia="Cambria Math" w:hAnsi="Cambria Math" w:cs="Cambria Math"/>
                <w:color w:val="000000"/>
              </w:rPr>
              <m:t>wild,j</m:t>
            </m:r>
          </m:sup>
        </m:sSup>
      </m:oMath>
      <w:r w:rsidRPr="00B166D4">
        <w:rPr>
          <w:color w:val="000000"/>
        </w:rPr>
        <w:t xml:space="preserve"> = 0.986 and </w:t>
      </w:r>
      <m:oMath>
        <m:sSup>
          <m:sSupPr>
            <m:ctrlPr>
              <w:rPr>
                <w:rFonts w:ascii="Cambria Math" w:eastAsia="Cambria Math" w:hAnsi="Cambria Math" w:cs="Cambria Math"/>
                <w:color w:val="000000"/>
              </w:rPr>
            </m:ctrlPr>
          </m:sSupPr>
          <m:e>
            <m:r>
              <m:rPr>
                <m:sty m:val="p"/>
              </m:rPr>
              <w:rPr>
                <w:rFonts w:ascii="Cambria Math" w:hAnsi="Cambria Math"/>
              </w:rPr>
              <m:t>ϕ</m:t>
            </m:r>
          </m:e>
          <m:sup>
            <m:r>
              <m:rPr>
                <m:sty m:val="p"/>
              </m:rPr>
              <w:rPr>
                <w:rFonts w:ascii="Cambria Math" w:eastAsia="Cambria Math" w:hAnsi="Cambria Math" w:cs="Cambria Math"/>
                <w:color w:val="000000"/>
              </w:rPr>
              <m:t>wild,j</m:t>
            </m:r>
          </m:sup>
        </m:sSup>
      </m:oMath>
      <w:r w:rsidRPr="00B166D4">
        <w:rPr>
          <w:color w:val="000000"/>
        </w:rPr>
        <w:t xml:space="preserve"> = 0.793, respectively) which suggests that the day effect “wanders” more for wild fish.</w:t>
      </w:r>
    </w:p>
    <w:p w14:paraId="71E71673" w14:textId="0DFA22BB" w:rsidR="000F0FE9" w:rsidRDefault="000F0FE9" w:rsidP="000F0FE9">
      <w:pPr>
        <w:pStyle w:val="Caption"/>
        <w:rPr>
          <w:ins w:id="1178" w:author="Chasco, Brandon Edward" w:date="2020-08-26T10:20:00Z"/>
        </w:rPr>
      </w:pPr>
      <w:ins w:id="1179" w:author="Chasco, Brandon Edward" w:date="2020-08-26T10:20:00Z">
        <w:r>
          <w:t xml:space="preserve">Fig 4. </w:t>
        </w:r>
        <w:r w:rsidRPr="000F0FE9">
          <w:rPr>
            <w:b/>
            <w:rPrChange w:id="1180" w:author="Chasco, Brandon Edward" w:date="2020-08-26T10:21:00Z">
              <w:rPr/>
            </w:rPrChange>
          </w:rPr>
          <w:t xml:space="preserve">The effect </w:t>
        </w:r>
      </w:ins>
      <w:ins w:id="1181" w:author="Chasco, Brandon Edward" w:date="2020-08-26T10:24:00Z">
        <w:r>
          <w:rPr>
            <w:b/>
          </w:rPr>
          <w:t xml:space="preserve">of </w:t>
        </w:r>
      </w:ins>
      <w:ins w:id="1182" w:author="Chasco, Brandon Edward" w:date="2020-08-26T15:43:00Z">
        <w:r w:rsidR="00D602C3">
          <w:rPr>
            <w:b/>
          </w:rPr>
          <w:t xml:space="preserve">migration </w:t>
        </w:r>
      </w:ins>
      <w:ins w:id="1183" w:author="Chasco, Brandon Edward" w:date="2020-08-26T10:20:00Z">
        <w:r w:rsidRPr="000F0FE9">
          <w:rPr>
            <w:b/>
            <w:rPrChange w:id="1184" w:author="Chasco, Brandon Edward" w:date="2020-08-26T10:21:00Z">
              <w:rPr/>
            </w:rPrChange>
          </w:rPr>
          <w:t xml:space="preserve">day </w:t>
        </w:r>
      </w:ins>
      <w:ins w:id="1185" w:author="Chasco, Brandon Edward" w:date="2020-08-26T10:21:00Z">
        <w:r w:rsidRPr="000F0FE9">
          <w:rPr>
            <w:b/>
            <w:rPrChange w:id="1186" w:author="Chasco, Brandon Edward" w:date="2020-08-26T10:21:00Z">
              <w:rPr/>
            </w:rPrChange>
          </w:rPr>
          <w:t xml:space="preserve">on </w:t>
        </w:r>
      </w:ins>
      <w:ins w:id="1187" w:author="Chasco, Brandon Edward" w:date="2020-08-26T15:43:00Z">
        <w:r w:rsidR="00D602C3">
          <w:rPr>
            <w:b/>
          </w:rPr>
          <w:t xml:space="preserve">the survival of </w:t>
        </w:r>
      </w:ins>
      <w:ins w:id="1188" w:author="Chasco, Brandon Edward" w:date="2020-08-26T10:21:00Z">
        <w:r w:rsidRPr="000F0FE9">
          <w:rPr>
            <w:b/>
            <w:rPrChange w:id="1189" w:author="Chasco, Brandon Edward" w:date="2020-08-26T10:21:00Z">
              <w:rPr/>
            </w:rPrChange>
          </w:rPr>
          <w:t>spring/summer Chinook</w:t>
        </w:r>
      </w:ins>
      <w:ins w:id="1190" w:author="Chasco, Brandon Edward" w:date="2020-08-26T10:20:00Z">
        <w:r w:rsidRPr="000F0FE9">
          <w:rPr>
            <w:b/>
            <w:rPrChange w:id="1191" w:author="Chasco, Brandon Edward" w:date="2020-08-26T10:21:00Z">
              <w:rPr/>
            </w:rPrChange>
          </w:rPr>
          <w:t>.</w:t>
        </w:r>
        <w:r>
          <w:t xml:space="preserve"> </w:t>
        </w:r>
        <w:r w:rsidRPr="00B166D4">
          <w:t xml:space="preserve">Predicted </w:t>
        </w:r>
        <w:proofErr w:type="spellStart"/>
        <w:r w:rsidRPr="00B166D4">
          <w:t>smolt</w:t>
        </w:r>
        <w:proofErr w:type="spellEnd"/>
        <w:r w:rsidRPr="00B166D4">
          <w:t>-to-adult survival by day for hatchery (red) and wild (blue) spring/summer Chinook salmon (upper panel) for best fit models for each rear type that include both day and day/year interactions (see</w:t>
        </w:r>
        <w:r>
          <w:t xml:space="preserve"> </w:t>
        </w:r>
        <w:r>
          <w:fldChar w:fldCharType="begin"/>
        </w:r>
        <w:r>
          <w:instrText xml:space="preserve"> REF _Ref39754795 \h </w:instrText>
        </w:r>
      </w:ins>
      <w:ins w:id="1192" w:author="Chasco, Brandon Edward" w:date="2020-08-26T10:20:00Z">
        <w:r>
          <w:fldChar w:fldCharType="separate"/>
        </w:r>
        <w:r>
          <w:t xml:space="preserve">Table </w:t>
        </w:r>
        <w:r>
          <w:rPr>
            <w:noProof/>
          </w:rPr>
          <w:t>4</w:t>
        </w:r>
        <w:r>
          <w:fldChar w:fldCharType="end"/>
        </w:r>
        <w:r>
          <w:t>)</w:t>
        </w:r>
        <w:r w:rsidRPr="00B166D4">
          <w:t xml:space="preserve">. Lines represent expected survivals and shaded regions represent 95% credible intervals. Average daily proportion (across all years) of </w:t>
        </w:r>
        <w:proofErr w:type="spellStart"/>
        <w:r w:rsidRPr="00B166D4">
          <w:t>smolts</w:t>
        </w:r>
        <w:proofErr w:type="spellEnd"/>
        <w:r w:rsidRPr="00B166D4">
          <w:t xml:space="preserve"> arriving to and migrating past Bonneville Dam (2000 to 2015) (lower panel).</w:t>
        </w:r>
      </w:ins>
    </w:p>
    <w:p w14:paraId="6A0E1012" w14:textId="5CFEA30D" w:rsidR="000F0FE9" w:rsidRPr="000F0FE9" w:rsidDel="000F0FE9" w:rsidRDefault="00A50AAF">
      <w:pPr>
        <w:rPr>
          <w:del w:id="1193" w:author="Chasco, Brandon Edward" w:date="2020-08-26T10:21:00Z"/>
          <w:rPrChange w:id="1194" w:author="Chasco, Brandon Edward" w:date="2020-08-26T10:20:00Z">
            <w:rPr>
              <w:del w:id="1195" w:author="Chasco, Brandon Edward" w:date="2020-08-26T10:21:00Z"/>
              <w:color w:val="000000"/>
            </w:rPr>
          </w:rPrChange>
        </w:rPr>
        <w:pPrChange w:id="1196" w:author="Chasco, Brandon Edward" w:date="2020-08-26T10:20:00Z">
          <w:pPr>
            <w:pStyle w:val="Caption"/>
          </w:pPr>
        </w:pPrChange>
      </w:pPr>
      <w:ins w:id="1197" w:author="Chasco, Brandon Edward" w:date="2020-08-26T11:46:00Z">
        <w:r>
          <w:tab/>
        </w:r>
      </w:ins>
    </w:p>
    <w:p w14:paraId="4F26BD7A" w14:textId="1D7B5156" w:rsidR="00B11759" w:rsidRDefault="0086311F" w:rsidP="00D27709">
      <w:pPr>
        <w:pStyle w:val="Caption"/>
        <w:rPr>
          <w:ins w:id="1198" w:author="Chasco, Brandon Edward" w:date="2020-08-26T10:21:00Z"/>
          <w:color w:val="000000"/>
        </w:rPr>
      </w:pPr>
      <w:r w:rsidRPr="00B166D4">
        <w:rPr>
          <w:color w:val="000000"/>
        </w:rPr>
        <w:t>While none of the top models included a random deviate for year, we predicted the annual survival by aggregating the daily survival estimates weighted by the total number of hatchery and wild fish that arrived each day. The observed annual survival estimates were similar to the model predictions and, with the exception of wild fish in 2003, the observations fell within the 95% credible interval (</w:t>
      </w:r>
      <w:r w:rsidR="00316CB8">
        <w:rPr>
          <w:color w:val="000000"/>
        </w:rPr>
        <w:fldChar w:fldCharType="begin"/>
      </w:r>
      <w:r w:rsidR="00316CB8">
        <w:rPr>
          <w:color w:val="000000"/>
        </w:rPr>
        <w:instrText xml:space="preserve"> REF _Ref39563185 \h </w:instrText>
      </w:r>
      <w:r w:rsidR="00316CB8">
        <w:rPr>
          <w:color w:val="000000"/>
        </w:rPr>
      </w:r>
      <w:r w:rsidR="00316CB8">
        <w:rPr>
          <w:color w:val="000000"/>
        </w:rPr>
        <w:fldChar w:fldCharType="separate"/>
      </w:r>
      <w:r w:rsidR="00D27709">
        <w:t>Fig</w:t>
      </w:r>
      <w:del w:id="1199" w:author="Chasco, Brandon Edward" w:date="2020-08-26T10:12:00Z">
        <w:r w:rsidR="00D27709" w:rsidDel="00590648">
          <w:delText>ure</w:delText>
        </w:r>
      </w:del>
      <w:r w:rsidR="00D27709">
        <w:t xml:space="preserve"> </w:t>
      </w:r>
      <w:r w:rsidR="00D27709">
        <w:rPr>
          <w:noProof/>
        </w:rPr>
        <w:t>5</w:t>
      </w:r>
      <w:r w:rsidR="00316CB8">
        <w:rPr>
          <w:color w:val="000000"/>
        </w:rPr>
        <w:fldChar w:fldCharType="end"/>
      </w:r>
      <w:r w:rsidRPr="00B166D4">
        <w:rPr>
          <w:color w:val="000000"/>
        </w:rPr>
        <w:t xml:space="preserve">). Both the </w:t>
      </w:r>
      <w:r w:rsidR="005B101B">
        <w:rPr>
          <w:color w:val="000000"/>
        </w:rPr>
        <w:t>predicted</w:t>
      </w:r>
      <w:r w:rsidR="005B101B" w:rsidRPr="00B166D4">
        <w:rPr>
          <w:color w:val="000000"/>
        </w:rPr>
        <w:t xml:space="preserve"> </w:t>
      </w:r>
      <w:r w:rsidRPr="00B166D4">
        <w:rPr>
          <w:color w:val="000000"/>
        </w:rPr>
        <w:t xml:space="preserve">and observed annual survivals for hatchery and wild fish showed an alternating pattern of increases and decreases, which was evident by the previously described negative correlations in the year dimension for the day/year interaction </w:t>
      </w:r>
      <w:r w:rsidR="00CB353E">
        <w:rPr>
          <w:color w:val="000000"/>
        </w:rPr>
        <w:t>(</w:t>
      </w:r>
      <w:r w:rsidR="00CB353E">
        <w:rPr>
          <w:color w:val="000000"/>
        </w:rPr>
        <w:fldChar w:fldCharType="begin"/>
      </w:r>
      <w:r w:rsidR="00CB353E">
        <w:rPr>
          <w:color w:val="000000"/>
        </w:rPr>
        <w:instrText xml:space="preserve"> REF _Ref39755756 \h </w:instrText>
      </w:r>
      <w:r w:rsidR="00CB353E">
        <w:rPr>
          <w:color w:val="000000"/>
        </w:rPr>
      </w:r>
      <w:r w:rsidR="00CB353E">
        <w:rPr>
          <w:color w:val="000000"/>
        </w:rPr>
        <w:fldChar w:fldCharType="separate"/>
      </w:r>
      <w:r w:rsidR="00D27709">
        <w:t xml:space="preserve">Table </w:t>
      </w:r>
      <w:r w:rsidR="00D27709">
        <w:rPr>
          <w:noProof/>
        </w:rPr>
        <w:t>5</w:t>
      </w:r>
      <w:r w:rsidR="00CB353E">
        <w:rPr>
          <w:color w:val="000000"/>
        </w:rPr>
        <w:fldChar w:fldCharType="end"/>
      </w:r>
      <w:r w:rsidR="00CB353E">
        <w:rPr>
          <w:color w:val="000000"/>
        </w:rPr>
        <w:t>)</w:t>
      </w:r>
      <w:r w:rsidRPr="00B166D4">
        <w:rPr>
          <w:color w:val="000000"/>
        </w:rPr>
        <w:t>.</w:t>
      </w:r>
    </w:p>
    <w:p w14:paraId="1EEC2477" w14:textId="70AE0E7E" w:rsidR="000F0FE9" w:rsidRPr="000F0FE9" w:rsidRDefault="000F0FE9" w:rsidP="000B716D">
      <w:pPr>
        <w:pStyle w:val="Caption"/>
        <w:rPr>
          <w:rPrChange w:id="1200" w:author="Chasco, Brandon Edward" w:date="2020-08-26T10:21:00Z">
            <w:rPr>
              <w:color w:val="000000"/>
            </w:rPr>
          </w:rPrChange>
        </w:rPr>
      </w:pPr>
      <w:ins w:id="1201" w:author="Chasco, Brandon Edward" w:date="2020-08-26T10:21:00Z">
        <w:r>
          <w:t xml:space="preserve">Fig </w:t>
        </w:r>
      </w:ins>
      <w:ins w:id="1202" w:author="Chasco, Brandon Edward" w:date="2020-08-26T10:22:00Z">
        <w:r>
          <w:t>5</w:t>
        </w:r>
      </w:ins>
      <w:ins w:id="1203" w:author="Chasco, Brandon Edward" w:date="2020-08-26T10:21:00Z">
        <w:r>
          <w:t xml:space="preserve">. </w:t>
        </w:r>
        <w:r w:rsidRPr="000F0FE9">
          <w:rPr>
            <w:b/>
            <w:rPrChange w:id="1204" w:author="Chasco, Brandon Edward" w:date="2020-08-26T10:22:00Z">
              <w:rPr/>
            </w:rPrChange>
          </w:rPr>
          <w:t xml:space="preserve">Annual survival of spring/summer </w:t>
        </w:r>
      </w:ins>
      <w:ins w:id="1205" w:author="Chasco, Brandon Edward" w:date="2020-08-26T10:22:00Z">
        <w:r w:rsidRPr="000F0FE9">
          <w:rPr>
            <w:b/>
            <w:rPrChange w:id="1206" w:author="Chasco, Brandon Edward" w:date="2020-08-26T10:22:00Z">
              <w:rPr/>
            </w:rPrChange>
          </w:rPr>
          <w:t>Chinook salmon in the Columbia River.</w:t>
        </w:r>
        <w:r>
          <w:t xml:space="preserve"> </w:t>
        </w:r>
      </w:ins>
      <w:ins w:id="1207" w:author="Chasco, Brandon Edward" w:date="2020-08-26T10:21:00Z">
        <w:r w:rsidRPr="00B166D4">
          <w:t xml:space="preserve">Observed (points) and estimated (line) annual survival with 95% credible intervals (polygons) for hatchery (red) and wild (blue) spring/summer Chinook salmon from 2000 through 2015. </w:t>
        </w:r>
      </w:ins>
    </w:p>
    <w:p w14:paraId="1C3FD98C" w14:textId="61B036BE" w:rsidR="00B11759" w:rsidRPr="00B166D4" w:rsidRDefault="00F10645">
      <w:pPr>
        <w:pStyle w:val="Heading2"/>
        <w:pPrChange w:id="1208" w:author="Chasco, Brandon Edward" w:date="2020-08-26T10:30:00Z">
          <w:pPr/>
        </w:pPrChange>
      </w:pPr>
      <w:r>
        <w:lastRenderedPageBreak/>
        <w:t>Model validation</w:t>
      </w:r>
    </w:p>
    <w:p w14:paraId="58899CBC" w14:textId="152675CC" w:rsidR="00B11759" w:rsidRPr="00B166D4" w:rsidRDefault="0086311F">
      <w:r w:rsidRPr="00B166D4">
        <w:tab/>
      </w:r>
      <w:r w:rsidR="003C1FC2">
        <w:t xml:space="preserve">The AUC </w:t>
      </w:r>
      <w:r w:rsidR="002313E1">
        <w:t xml:space="preserve">statistics </w:t>
      </w:r>
      <w:r w:rsidR="003C1FC2">
        <w:t xml:space="preserve">for </w:t>
      </w:r>
      <w:r w:rsidR="002313E1">
        <w:t xml:space="preserve">the </w:t>
      </w:r>
      <w:r w:rsidR="003C1FC2">
        <w:t xml:space="preserve">hatchery and wild fish </w:t>
      </w:r>
      <w:r w:rsidR="00002DAE">
        <w:t xml:space="preserve">models </w:t>
      </w:r>
      <w:r w:rsidR="003C1FC2">
        <w:t xml:space="preserve">were equal to 0.69 and 0.76, respectively. This indicates </w:t>
      </w:r>
      <w:r w:rsidR="00002DAE">
        <w:t xml:space="preserve">that </w:t>
      </w:r>
      <w:r w:rsidR="003C1FC2">
        <w:t xml:space="preserve">the </w:t>
      </w:r>
      <w:r w:rsidR="00002DAE">
        <w:t xml:space="preserve">ability </w:t>
      </w:r>
      <w:r w:rsidR="003C1FC2">
        <w:t xml:space="preserve">for the hatchery fish model </w:t>
      </w:r>
      <w:r w:rsidR="00002DAE">
        <w:t xml:space="preserve">to discriminate between true positives and false positives </w:t>
      </w:r>
      <w:r w:rsidR="003C1FC2">
        <w:t xml:space="preserve">was barely below the acceptable threshold of 0.7, while the wild fish model was above it. </w:t>
      </w:r>
      <w:r w:rsidRPr="00B166D4">
        <w:t>Visual inspection of the simulation experiments suggests that the estimation model provided unbiased estimates (i.e., the center of mass of the violins is near zero) for the fixed effects in the TMB model (Figure S1). Across all experiments, some random draws led to negative biases for the standard deviations of the day effect (</w:t>
      </w:r>
      <m:oMath>
        <m:sSub>
          <m:sSubPr>
            <m:ctrlPr>
              <w:rPr>
                <w:rFonts w:ascii="Cambria Math" w:eastAsia="Cambria Math" w:hAnsi="Cambria Math" w:cs="Cambria Math"/>
              </w:rPr>
            </m:ctrlPr>
          </m:sSubPr>
          <m:e>
            <m:r>
              <m:rPr>
                <m:sty m:val="p"/>
              </m:rPr>
              <w:rPr>
                <w:rFonts w:ascii="Cambria Math" w:hAnsi="Cambria Math"/>
              </w:rPr>
              <m:t>ψ</m:t>
            </m:r>
          </m:e>
          <m:sub>
            <m:r>
              <m:rPr>
                <m:sty m:val="p"/>
              </m:rPr>
              <w:rPr>
                <w:rFonts w:ascii="Cambria Math" w:eastAsia="Cambria Math" w:hAnsi="Cambria Math" w:cs="Cambria Math"/>
              </w:rPr>
              <m:t>j</m:t>
            </m:r>
          </m:sub>
        </m:sSub>
      </m:oMath>
      <w:r w:rsidRPr="00B166D4">
        <w:t>). These biases were usually associated</w:t>
      </w:r>
      <w:r w:rsidR="009D5DB1" w:rsidRPr="00B166D4">
        <w:t xml:space="preserve"> with</w:t>
      </w:r>
      <w:r w:rsidRPr="00B166D4">
        <w:t xml:space="preserve"> random draws with low numbers of surviving fish and little auto-correlation in the day effect. As sample sizes increased, the precision increased (i.e., the violins get vertically compressed) for the correlations and standard deviations that describe the random processes for day and day/year. Experiments examining the magnitude of the correlation for both the day (</w:t>
      </w:r>
      <m:oMath>
        <m:sSup>
          <m:sSupPr>
            <m:ctrlPr>
              <w:rPr>
                <w:rFonts w:ascii="Cambria Math" w:eastAsia="Cambria Math" w:hAnsi="Cambria Math" w:cs="Cambria Math"/>
              </w:rPr>
            </m:ctrlPr>
          </m:sSupPr>
          <m:e>
            <m:r>
              <m:rPr>
                <m:sty m:val="p"/>
              </m:rPr>
              <w:rPr>
                <w:rFonts w:ascii="Cambria Math" w:hAnsi="Cambria Math"/>
              </w:rPr>
              <m:t>ρ</m:t>
            </m:r>
          </m:e>
          <m:sup>
            <m:r>
              <m:rPr>
                <m:sty m:val="p"/>
              </m:rPr>
              <w:rPr>
                <w:rFonts w:ascii="Cambria Math" w:eastAsia="Cambria Math" w:hAnsi="Cambria Math" w:cs="Cambria Math"/>
              </w:rPr>
              <m:t>(j)</m:t>
            </m:r>
          </m:sup>
        </m:sSup>
      </m:oMath>
      <w:r w:rsidRPr="00B166D4">
        <w:t>) and day/year (</w:t>
      </w:r>
      <m:oMath>
        <m:sSup>
          <m:sSupPr>
            <m:ctrlPr>
              <w:rPr>
                <w:rFonts w:ascii="Cambria Math" w:eastAsia="Cambria Math" w:hAnsi="Cambria Math" w:cs="Cambria Math"/>
              </w:rPr>
            </m:ctrlPr>
          </m:sSupPr>
          <m:e>
            <m:r>
              <m:rPr>
                <m:sty m:val="p"/>
              </m:rPr>
              <w:rPr>
                <w:rFonts w:ascii="Cambria Math" w:hAnsi="Cambria Math"/>
              </w:rPr>
              <m:t>τ</m:t>
            </m:r>
          </m:e>
          <m:sup>
            <m:r>
              <m:rPr>
                <m:sty m:val="p"/>
              </m:rPr>
              <w:rPr>
                <w:rFonts w:ascii="Cambria Math" w:eastAsia="Cambria Math" w:hAnsi="Cambria Math" w:cs="Cambria Math"/>
              </w:rPr>
              <m:t>(j)</m:t>
            </m:r>
          </m:sup>
        </m:sSup>
      </m:oMath>
      <w:r w:rsidRPr="00B166D4">
        <w:t xml:space="preserve"> </w:t>
      </w:r>
      <w:proofErr w:type="gramStart"/>
      <w:r w:rsidRPr="00B166D4">
        <w:t>a</w:t>
      </w:r>
      <w:proofErr w:type="spellStart"/>
      <w:r w:rsidRPr="00B166D4">
        <w:t>nd</w:t>
      </w:r>
      <w:proofErr w:type="spellEnd"/>
      <w:r w:rsidRPr="00B166D4">
        <w:t xml:space="preserve"> </w:t>
      </w:r>
      <w:proofErr w:type="gramEnd"/>
      <m:oMath>
        <m:sSup>
          <m:sSupPr>
            <m:ctrlPr>
              <w:rPr>
                <w:rFonts w:ascii="Cambria Math" w:eastAsia="Cambria Math" w:hAnsi="Cambria Math" w:cs="Cambria Math"/>
              </w:rPr>
            </m:ctrlPr>
          </m:sSupPr>
          <m:e>
            <m:r>
              <m:rPr>
                <m:sty m:val="p"/>
              </m:rPr>
              <w:rPr>
                <w:rFonts w:ascii="Cambria Math" w:hAnsi="Cambria Math"/>
              </w:rPr>
              <m:t>τ</m:t>
            </m:r>
          </m:e>
          <m:sup>
            <m:r>
              <m:rPr>
                <m:sty m:val="p"/>
              </m:rPr>
              <w:rPr>
                <w:rFonts w:ascii="Cambria Math" w:eastAsia="Cambria Math" w:hAnsi="Cambria Math" w:cs="Cambria Math"/>
              </w:rPr>
              <m:t>(t)</m:t>
            </m:r>
          </m:sup>
        </m:sSup>
      </m:oMath>
      <w:r w:rsidRPr="00B166D4">
        <w:t>) effects resulted in no bias in the other fixed effects (i.e., average deviation was zero). Additionally, as the magnitude of the correlations for the random processes increased, the precision increased for the estimated correlations, decreased for the mean survival (</w:t>
      </w:r>
      <m:oMath>
        <m:r>
          <m:rPr>
            <m:sty m:val="p"/>
          </m:rPr>
          <w:rPr>
            <w:rFonts w:ascii="Cambria Math" w:hAnsi="Cambria Math"/>
          </w:rPr>
          <m:t>μ</m:t>
        </m:r>
      </m:oMath>
      <w:r w:rsidRPr="00B166D4">
        <w:t>), and remained unchanged for the marine covariates (</w:t>
      </w:r>
      <m:oMath>
        <m:sSub>
          <m:sSubPr>
            <m:ctrlPr>
              <w:rPr>
                <w:rFonts w:ascii="Cambria Math" w:eastAsia="Cambria Math" w:hAnsi="Cambria Math" w:cs="Cambria Math"/>
              </w:rPr>
            </m:ctrlPr>
          </m:sSubPr>
          <m:e>
            <m:r>
              <m:rPr>
                <m:sty m:val="p"/>
              </m:rPr>
              <w:rPr>
                <w:rFonts w:ascii="Cambria Math" w:hAnsi="Cambria Math"/>
              </w:rPr>
              <m:t>β</m:t>
            </m:r>
          </m:e>
          <m:sub>
            <m:r>
              <m:rPr>
                <m:sty m:val="p"/>
              </m:rPr>
              <w:rPr>
                <w:rFonts w:ascii="Cambria Math" w:eastAsia="Cambria Math" w:hAnsi="Cambria Math" w:cs="Cambria Math"/>
              </w:rPr>
              <m:t>PDO.sum</m:t>
            </m:r>
          </m:sub>
        </m:sSub>
      </m:oMath>
      <w:r w:rsidRPr="00B166D4">
        <w:t xml:space="preserve"> </w:t>
      </w:r>
      <w:proofErr w:type="gramStart"/>
      <w:r w:rsidRPr="00B166D4">
        <w:t xml:space="preserve">and </w:t>
      </w:r>
      <w:proofErr w:type="gramEnd"/>
      <m:oMath>
        <m:sSub>
          <m:sSubPr>
            <m:ctrlPr>
              <w:rPr>
                <w:rFonts w:ascii="Cambria Math" w:eastAsia="Cambria Math" w:hAnsi="Cambria Math" w:cs="Cambria Math"/>
              </w:rPr>
            </m:ctrlPr>
          </m:sSubPr>
          <m:e>
            <m:r>
              <m:rPr>
                <m:sty m:val="p"/>
              </m:rPr>
              <w:rPr>
                <w:rFonts w:ascii="Cambria Math" w:hAnsi="Cambria Math"/>
              </w:rPr>
              <m:t>β</m:t>
            </m:r>
          </m:e>
          <m:sub>
            <m:r>
              <m:rPr>
                <m:sty m:val="p"/>
              </m:rPr>
              <w:rPr>
                <w:rFonts w:ascii="Cambria Math" w:eastAsia="Cambria Math" w:hAnsi="Cambria Math" w:cs="Cambria Math"/>
              </w:rPr>
              <m:t>CUI.spr</m:t>
            </m:r>
          </m:sub>
        </m:sSub>
      </m:oMath>
      <w:r w:rsidRPr="00B166D4">
        <w:t>).</w:t>
      </w:r>
    </w:p>
    <w:p w14:paraId="424D9B64" w14:textId="139D8EA4" w:rsidR="005B1DCF" w:rsidRDefault="0086311F">
      <w:pPr>
        <w:rPr>
          <w:ins w:id="1209" w:author="Chasco, Brandon Edward" w:date="2020-08-26T10:22:00Z"/>
        </w:rPr>
      </w:pPr>
      <w:r w:rsidRPr="00B166D4">
        <w:tab/>
        <w:t>When we compared the performance of the generalized linear model (</w:t>
      </w:r>
      <w:proofErr w:type="spellStart"/>
      <w:r w:rsidRPr="00B166D4">
        <w:t>glm</w:t>
      </w:r>
      <w:proofErr w:type="spellEnd"/>
      <w:r w:rsidRPr="00B166D4">
        <w:t>) with fixed-effects for day, day</w:t>
      </w:r>
      <w:r w:rsidRPr="00B166D4">
        <w:rPr>
          <w:vertAlign w:val="superscript"/>
        </w:rPr>
        <w:t>2</w:t>
      </w:r>
      <w:r w:rsidRPr="00B166D4">
        <w:t xml:space="preserve">, and day/year interaction using the </w:t>
      </w:r>
      <w:proofErr w:type="spellStart"/>
      <w:r w:rsidRPr="00B166D4">
        <w:t>glm</w:t>
      </w:r>
      <w:proofErr w:type="spellEnd"/>
      <w:r w:rsidRPr="00B166D4">
        <w:t xml:space="preserve"> function in R with the random effects model in TMB, we found little difference in the bias and precision of the mean survival (</w:t>
      </w:r>
      <m:oMath>
        <m:r>
          <m:rPr>
            <m:sty m:val="p"/>
          </m:rPr>
          <w:rPr>
            <w:rFonts w:ascii="Cambria Math" w:hAnsi="Cambria Math"/>
          </w:rPr>
          <m:t>μ</m:t>
        </m:r>
      </m:oMath>
      <w:r w:rsidRPr="00B166D4">
        <w:t>) and the marine covariates (</w:t>
      </w:r>
      <m:oMath>
        <m:sSub>
          <m:sSubPr>
            <m:ctrlPr>
              <w:rPr>
                <w:rFonts w:ascii="Cambria Math" w:eastAsia="Cambria Math" w:hAnsi="Cambria Math" w:cs="Cambria Math"/>
              </w:rPr>
            </m:ctrlPr>
          </m:sSubPr>
          <m:e>
            <m:r>
              <m:rPr>
                <m:sty m:val="p"/>
              </m:rPr>
              <w:rPr>
                <w:rFonts w:ascii="Cambria Math" w:hAnsi="Cambria Math"/>
              </w:rPr>
              <m:t>β</m:t>
            </m:r>
          </m:e>
          <m:sub>
            <m:r>
              <m:rPr>
                <m:sty m:val="p"/>
              </m:rPr>
              <w:rPr>
                <w:rFonts w:ascii="Cambria Math" w:eastAsia="Cambria Math" w:hAnsi="Cambria Math" w:cs="Cambria Math"/>
              </w:rPr>
              <m:t>PDO.sum</m:t>
            </m:r>
          </m:sub>
        </m:sSub>
      </m:oMath>
      <w:r w:rsidRPr="00B166D4">
        <w:t xml:space="preserve"> and </w:t>
      </w:r>
      <m:oMath>
        <m:sSub>
          <m:sSubPr>
            <m:ctrlPr>
              <w:rPr>
                <w:rFonts w:ascii="Cambria Math" w:eastAsia="Cambria Math" w:hAnsi="Cambria Math" w:cs="Cambria Math"/>
              </w:rPr>
            </m:ctrlPr>
          </m:sSubPr>
          <m:e>
            <m:r>
              <m:rPr>
                <m:sty m:val="p"/>
              </m:rPr>
              <w:rPr>
                <w:rFonts w:ascii="Cambria Math" w:hAnsi="Cambria Math"/>
              </w:rPr>
              <m:t>β</m:t>
            </m:r>
          </m:e>
          <m:sub>
            <m:r>
              <m:rPr>
                <m:sty m:val="p"/>
              </m:rPr>
              <w:rPr>
                <w:rFonts w:ascii="Cambria Math" w:eastAsia="Cambria Math" w:hAnsi="Cambria Math" w:cs="Cambria Math"/>
              </w:rPr>
              <m:t>CUI.spr</m:t>
            </m:r>
          </m:sub>
        </m:sSub>
      </m:oMath>
      <w:r w:rsidRPr="00B166D4">
        <w:t>) (</w:t>
      </w:r>
      <w:r w:rsidR="00316CB8">
        <w:fldChar w:fldCharType="begin"/>
      </w:r>
      <w:r w:rsidR="00316CB8">
        <w:instrText xml:space="preserve"> REF _Ref39563205 \h </w:instrText>
      </w:r>
      <w:r w:rsidR="00316CB8">
        <w:fldChar w:fldCharType="separate"/>
      </w:r>
      <w:r w:rsidR="00D27709">
        <w:t>Fig</w:t>
      </w:r>
      <w:del w:id="1210" w:author="Chasco, Brandon Edward" w:date="2020-08-26T10:12:00Z">
        <w:r w:rsidR="00D27709" w:rsidDel="00590648">
          <w:delText>ure</w:delText>
        </w:r>
      </w:del>
      <w:r w:rsidR="00D27709">
        <w:t xml:space="preserve"> </w:t>
      </w:r>
      <w:r w:rsidR="00D27709">
        <w:rPr>
          <w:noProof/>
        </w:rPr>
        <w:t>6</w:t>
      </w:r>
      <w:r w:rsidR="00316CB8">
        <w:fldChar w:fldCharType="end"/>
      </w:r>
      <w:r w:rsidRPr="00B166D4">
        <w:t xml:space="preserve">, upper panel). Examining a single realization for the simulated data, the survival estimates from </w:t>
      </w:r>
      <w:proofErr w:type="spellStart"/>
      <w:r w:rsidRPr="00B166D4">
        <w:t>glm</w:t>
      </w:r>
      <w:proofErr w:type="spellEnd"/>
      <w:r w:rsidRPr="00B166D4">
        <w:t xml:space="preserve"> model (Figure S2, red line) and TMB model (blue line) were similar. However, the random processes in the TMB model </w:t>
      </w:r>
      <w:r w:rsidRPr="00B166D4">
        <w:lastRenderedPageBreak/>
        <w:t xml:space="preserve">provided more flexibility to capture the daily variability in survival within a year. While there were almost no differences in the bias or precision for the mean survival and environmental covariates, the standard errors for those fixed-effects in the TMB model were between 65%-70% higher than the </w:t>
      </w:r>
      <w:proofErr w:type="spellStart"/>
      <w:r w:rsidRPr="00B166D4">
        <w:t>glm</w:t>
      </w:r>
      <w:proofErr w:type="spellEnd"/>
      <w:r w:rsidRPr="00B166D4">
        <w:t xml:space="preserve"> model (</w:t>
      </w:r>
      <w:r w:rsidR="00316CB8">
        <w:fldChar w:fldCharType="begin"/>
      </w:r>
      <w:r w:rsidR="00316CB8">
        <w:instrText xml:space="preserve"> REF _Ref39563205 \h </w:instrText>
      </w:r>
      <w:r w:rsidR="00316CB8">
        <w:fldChar w:fldCharType="separate"/>
      </w:r>
      <w:r w:rsidR="00D27709">
        <w:t>Fig</w:t>
      </w:r>
      <w:del w:id="1211" w:author="Chasco, Brandon Edward" w:date="2020-08-26T10:12:00Z">
        <w:r w:rsidR="00D27709" w:rsidDel="00590648">
          <w:delText>ure</w:delText>
        </w:r>
      </w:del>
      <w:r w:rsidR="00D27709">
        <w:t xml:space="preserve"> </w:t>
      </w:r>
      <w:r w:rsidR="00D27709">
        <w:rPr>
          <w:noProof/>
        </w:rPr>
        <w:t>6</w:t>
      </w:r>
      <w:r w:rsidR="00316CB8">
        <w:fldChar w:fldCharType="end"/>
      </w:r>
      <w:r w:rsidRPr="00B166D4">
        <w:t xml:space="preserve">, lower panel).   </w:t>
      </w:r>
    </w:p>
    <w:p w14:paraId="1E75E2D3" w14:textId="5FE820C9" w:rsidR="000F0FE9" w:rsidRPr="006D27E2" w:rsidRDefault="000F0FE9">
      <w:pPr>
        <w:pStyle w:val="Caption"/>
        <w:rPr>
          <w:color w:val="000000"/>
          <w:rPrChange w:id="1212" w:author="Chasco, Brandon Edward" w:date="2020-08-26T10:30:00Z">
            <w:rPr/>
          </w:rPrChange>
        </w:rPr>
        <w:pPrChange w:id="1213" w:author="Chasco, Brandon Edward" w:date="2020-08-26T10:30:00Z">
          <w:pPr/>
        </w:pPrChange>
      </w:pPr>
      <w:ins w:id="1214" w:author="Chasco, Brandon Edward" w:date="2020-08-26T10:22:00Z">
        <w:r>
          <w:t xml:space="preserve">Fig </w:t>
        </w:r>
      </w:ins>
      <w:ins w:id="1215" w:author="Chasco, Brandon Edward" w:date="2020-08-26T10:26:00Z">
        <w:r>
          <w:t>6</w:t>
        </w:r>
      </w:ins>
      <w:ins w:id="1216" w:author="Chasco, Brandon Edward" w:date="2020-08-26T10:22:00Z">
        <w:r>
          <w:t xml:space="preserve">. </w:t>
        </w:r>
      </w:ins>
      <w:ins w:id="1217" w:author="Chasco, Brandon Edward" w:date="2020-08-26T10:24:00Z">
        <w:r w:rsidRPr="000F0FE9">
          <w:rPr>
            <w:b/>
            <w:rPrChange w:id="1218" w:author="Chasco, Brandon Edward" w:date="2020-08-26T10:25:00Z">
              <w:rPr>
                <w:iCs/>
              </w:rPr>
            </w:rPrChange>
          </w:rPr>
          <w:t xml:space="preserve">Differences between the mean </w:t>
        </w:r>
      </w:ins>
      <w:ins w:id="1219" w:author="Chasco, Brandon Edward" w:date="2020-08-26T10:25:00Z">
        <w:r w:rsidRPr="000F0FE9">
          <w:rPr>
            <w:b/>
            <w:rPrChange w:id="1220" w:author="Chasco, Brandon Edward" w:date="2020-08-26T10:25:00Z">
              <w:rPr>
                <w:iCs/>
              </w:rPr>
            </w:rPrChange>
          </w:rPr>
          <w:t xml:space="preserve">survival </w:t>
        </w:r>
      </w:ins>
      <w:ins w:id="1221" w:author="Chasco, Brandon Edward" w:date="2020-08-26T10:24:00Z">
        <w:r w:rsidRPr="000F0FE9">
          <w:rPr>
            <w:b/>
            <w:rPrChange w:id="1222" w:author="Chasco, Brandon Edward" w:date="2020-08-26T10:25:00Z">
              <w:rPr>
                <w:iCs/>
              </w:rPr>
            </w:rPrChange>
          </w:rPr>
          <w:t xml:space="preserve">and standard of </w:t>
        </w:r>
      </w:ins>
      <w:ins w:id="1223" w:author="Chasco, Brandon Edward" w:date="2020-08-26T10:25:00Z">
        <w:r w:rsidRPr="000F0FE9">
          <w:rPr>
            <w:b/>
            <w:rPrChange w:id="1224" w:author="Chasco, Brandon Edward" w:date="2020-08-26T10:25:00Z">
              <w:rPr>
                <w:iCs/>
              </w:rPr>
            </w:rPrChange>
          </w:rPr>
          <w:t>the mean survival for models with fixed and random effects.</w:t>
        </w:r>
        <w:r>
          <w:t xml:space="preserve"> </w:t>
        </w:r>
      </w:ins>
      <w:ins w:id="1225" w:author="Chasco, Brandon Edward" w:date="2020-08-26T10:22:00Z">
        <w:r w:rsidRPr="00B166D4">
          <w:rPr>
            <w:color w:val="000000"/>
          </w:rPr>
          <w:t xml:space="preserve">Split violin plot comparing the percent difference (upper panel) between the estimated and true parameter values and the standard errors for the fixed </w:t>
        </w:r>
        <w:proofErr w:type="gramStart"/>
        <w:r w:rsidRPr="00B166D4">
          <w:rPr>
            <w:color w:val="000000"/>
          </w:rPr>
          <w:t xml:space="preserve">effects </w:t>
        </w:r>
        <w:proofErr w:type="gramEnd"/>
        <m:oMath>
          <m:r>
            <m:rPr>
              <m:sty m:val="p"/>
            </m:rPr>
            <w:rPr>
              <w:rFonts w:ascii="Cambria Math" w:hAnsi="Cambria Math"/>
            </w:rPr>
            <m:t>μ</m:t>
          </m:r>
        </m:oMath>
        <w:r w:rsidRPr="00B166D4">
          <w:rPr>
            <w:color w:val="000000"/>
          </w:rPr>
          <w:t xml:space="preserve">, </w:t>
        </w:r>
        <m:oMath>
          <m:sSub>
            <m:sSubPr>
              <m:ctrlPr>
                <w:rPr>
                  <w:rFonts w:ascii="Cambria Math" w:eastAsia="Cambria Math" w:hAnsi="Cambria Math" w:cs="Cambria Math"/>
                  <w:color w:val="000000"/>
                </w:rPr>
              </m:ctrlPr>
            </m:sSubPr>
            <m:e>
              <m:r>
                <m:rPr>
                  <m:sty m:val="p"/>
                </m:rPr>
                <w:rPr>
                  <w:rFonts w:ascii="Cambria Math" w:hAnsi="Cambria Math"/>
                </w:rPr>
                <m:t>β</m:t>
              </m:r>
            </m:e>
            <m:sub>
              <m:r>
                <m:rPr>
                  <m:sty m:val="p"/>
                </m:rPr>
                <w:rPr>
                  <w:rFonts w:ascii="Cambria Math" w:eastAsia="Cambria Math" w:hAnsi="Cambria Math" w:cs="Cambria Math"/>
                  <w:color w:val="000000"/>
                </w:rPr>
                <m:t>CUI.spr</m:t>
              </m:r>
            </m:sub>
          </m:sSub>
        </m:oMath>
        <w:r w:rsidRPr="00B166D4">
          <w:rPr>
            <w:color w:val="000000"/>
          </w:rPr>
          <w:t xml:space="preserve">, and </w:t>
        </w:r>
        <m:oMath>
          <m:sSub>
            <m:sSubPr>
              <m:ctrlPr>
                <w:rPr>
                  <w:rFonts w:ascii="Cambria Math" w:eastAsia="Cambria Math" w:hAnsi="Cambria Math" w:cs="Cambria Math"/>
                  <w:color w:val="000000"/>
                </w:rPr>
              </m:ctrlPr>
            </m:sSubPr>
            <m:e>
              <m:r>
                <m:rPr>
                  <m:sty m:val="p"/>
                </m:rPr>
                <w:rPr>
                  <w:rFonts w:ascii="Cambria Math" w:hAnsi="Cambria Math"/>
                </w:rPr>
                <m:t>β</m:t>
              </m:r>
            </m:e>
            <m:sub>
              <m:r>
                <m:rPr>
                  <m:sty m:val="p"/>
                </m:rPr>
                <w:rPr>
                  <w:rFonts w:ascii="Cambria Math" w:eastAsia="Cambria Math" w:hAnsi="Cambria Math" w:cs="Cambria Math"/>
                  <w:color w:val="000000"/>
                </w:rPr>
                <m:t>PDO.sum</m:t>
              </m:r>
            </m:sub>
          </m:sSub>
        </m:oMath>
        <w:r w:rsidRPr="00B166D4">
          <w:rPr>
            <w:color w:val="000000"/>
          </w:rPr>
          <w:t xml:space="preserve"> (lower panel) for the mixed-effect model with AR1 processes for day and day/year interaction (TMB; blue violins) and the fixed-effect model for day, day</w:t>
        </w:r>
        <w:r w:rsidRPr="00B166D4">
          <w:rPr>
            <w:color w:val="000000"/>
            <w:vertAlign w:val="superscript"/>
          </w:rPr>
          <w:t>2</w:t>
        </w:r>
        <w:r w:rsidRPr="00B166D4">
          <w:rPr>
            <w:color w:val="000000"/>
          </w:rPr>
          <w:t>, and day/year interaction (</w:t>
        </w:r>
        <w:proofErr w:type="spellStart"/>
        <w:r w:rsidRPr="00B166D4">
          <w:rPr>
            <w:color w:val="000000"/>
          </w:rPr>
          <w:t>glm</w:t>
        </w:r>
        <w:proofErr w:type="spellEnd"/>
        <w:r w:rsidRPr="00B166D4">
          <w:rPr>
            <w:color w:val="000000"/>
          </w:rPr>
          <w:t>; red violins) fit to simulated data for wild spring/summer Chinook salmon. Simulated the data were generated from the model with the lowest AIC for wild fish (see</w:t>
        </w:r>
        <w:r>
          <w:rPr>
            <w:color w:val="000000"/>
          </w:rPr>
          <w:t xml:space="preserve"> </w:t>
        </w:r>
        <w:r>
          <w:rPr>
            <w:color w:val="000000"/>
          </w:rPr>
          <w:fldChar w:fldCharType="begin"/>
        </w:r>
        <w:r>
          <w:rPr>
            <w:color w:val="000000"/>
          </w:rPr>
          <w:instrText xml:space="preserve"> REF _Ref39754795 \h </w:instrText>
        </w:r>
      </w:ins>
      <w:r>
        <w:rPr>
          <w:color w:val="000000"/>
        </w:rPr>
      </w:r>
      <w:ins w:id="1226" w:author="Chasco, Brandon Edward" w:date="2020-08-26T10:22:00Z">
        <w:r>
          <w:rPr>
            <w:color w:val="000000"/>
          </w:rPr>
          <w:fldChar w:fldCharType="separate"/>
        </w:r>
        <w:r>
          <w:t xml:space="preserve">Table </w:t>
        </w:r>
        <w:r>
          <w:rPr>
            <w:noProof/>
          </w:rPr>
          <w:t>4</w:t>
        </w:r>
        <w:r>
          <w:rPr>
            <w:color w:val="000000"/>
          </w:rPr>
          <w:fldChar w:fldCharType="end"/>
        </w:r>
        <w:r>
          <w:rPr>
            <w:color w:val="000000"/>
          </w:rPr>
          <w:t>)</w:t>
        </w:r>
        <w:r w:rsidRPr="00B166D4">
          <w:rPr>
            <w:color w:val="000000"/>
          </w:rPr>
          <w:t>. Horizontal lines represent median values for the violins and the horizontal blue line in panel (A) represents zero percent difference between the estimated and true parameter values.</w:t>
        </w:r>
      </w:ins>
    </w:p>
    <w:p w14:paraId="122B6256" w14:textId="77777777" w:rsidR="00B11759" w:rsidRPr="00B166D4" w:rsidRDefault="0086311F">
      <w:pPr>
        <w:spacing w:line="259" w:lineRule="auto"/>
        <w:rPr>
          <w:b/>
        </w:rPr>
      </w:pPr>
      <w:bookmarkStart w:id="1227" w:name="_35nkun2" w:colFirst="0" w:colLast="0"/>
      <w:bookmarkEnd w:id="1227"/>
      <w:r w:rsidRPr="00590648">
        <w:rPr>
          <w:b/>
          <w:sz w:val="36"/>
          <w:szCs w:val="36"/>
          <w:rPrChange w:id="1228" w:author="Chasco, Brandon Edward" w:date="2020-08-26T10:08:00Z">
            <w:rPr>
              <w:b/>
            </w:rPr>
          </w:rPrChange>
        </w:rPr>
        <w:t>Discussion</w:t>
      </w:r>
    </w:p>
    <w:p w14:paraId="25683105" w14:textId="6C4F2840" w:rsidR="00B11759" w:rsidRPr="000C3BB6" w:rsidRDefault="0086311F">
      <w:r w:rsidRPr="006226B0">
        <w:rPr>
          <w:b/>
        </w:rPr>
        <w:tab/>
      </w:r>
      <w:r w:rsidR="005712BD">
        <w:t xml:space="preserve">We found that for Snake River spring/summer Chinook salmon, survival in the ocean was strongly related to several indicators of ocean conditions but also to when individuals arrived at the estuary.  Arrival timing is the culmination of processes that occur in the freshwater, so we have established strong linkages between freshwater conditions and ocean conditions.  Our modeling framework allows for historical trends but also has the flexibility to forecast trends into the future. </w:t>
      </w:r>
      <w:r w:rsidRPr="000C3BB6">
        <w:t>Perhaps counterintuitively, increasing the flexibility of the model and allowing more of the uncertainty to be explained by these temporal processes led to increased uncertainty in the mean survival and environmental covariates (</w:t>
      </w:r>
      <w:r w:rsidR="00316CB8">
        <w:fldChar w:fldCharType="begin"/>
      </w:r>
      <w:r w:rsidR="00316CB8">
        <w:instrText xml:space="preserve"> REF _Ref39563205 \h </w:instrText>
      </w:r>
      <w:r w:rsidR="00316CB8">
        <w:fldChar w:fldCharType="separate"/>
      </w:r>
      <w:r w:rsidR="00D27709">
        <w:t>Fig</w:t>
      </w:r>
      <w:del w:id="1229" w:author="Chasco, Brandon Edward" w:date="2020-08-26T10:12:00Z">
        <w:r w:rsidR="00D27709" w:rsidDel="00590648">
          <w:delText>ure</w:delText>
        </w:r>
      </w:del>
      <w:r w:rsidR="00D27709">
        <w:t xml:space="preserve"> </w:t>
      </w:r>
      <w:r w:rsidR="00D27709">
        <w:rPr>
          <w:noProof/>
        </w:rPr>
        <w:t>6</w:t>
      </w:r>
      <w:r w:rsidR="00316CB8">
        <w:fldChar w:fldCharType="end"/>
      </w:r>
      <w:r w:rsidRPr="000C3BB6">
        <w:t xml:space="preserve">). Thus, this research highlights that conclusions about the uncertainty in the survival estimates must also reflect the uncertainty in the </w:t>
      </w:r>
      <w:r w:rsidRPr="000C3BB6">
        <w:lastRenderedPageBreak/>
        <w:t xml:space="preserve">processes that are believed to affect survival (i.e., timing).  Additionally, our generalized approach for integrating random variability into an SAR model can easily be expanded from the AR1 “lattice” for the day/year interaction to higher dimensional interactions that include biological forces such as size and weight, or environmental forces such stream temperature. Because these forces are associated with “levers” that managers of freshwater systems can manipulate – as opposed to climate conditions, quantifying the effect of these interactions on the uncertainty in survival is critically important for evaluating future management scenarios. </w:t>
      </w:r>
    </w:p>
    <w:p w14:paraId="292D5400" w14:textId="77777777" w:rsidR="00B11759" w:rsidRPr="000C3BB6" w:rsidRDefault="0086311F">
      <w:pPr>
        <w:pStyle w:val="Heading2"/>
        <w:pPrChange w:id="1230" w:author="Chasco, Brandon Edward" w:date="2020-08-26T10:32:00Z">
          <w:pPr>
            <w:pStyle w:val="Heading4"/>
          </w:pPr>
        </w:pPrChange>
      </w:pPr>
      <w:r w:rsidRPr="000C3BB6">
        <w:t>Hatchery-wild comparisons</w:t>
      </w:r>
    </w:p>
    <w:p w14:paraId="4AFC4CE8" w14:textId="534BF682" w:rsidR="00B11759" w:rsidRPr="00B166D4" w:rsidRDefault="0086311F">
      <w:pPr>
        <w:ind w:firstLine="720"/>
      </w:pPr>
      <w:r w:rsidRPr="000C3BB6">
        <w:t xml:space="preserve">Different rearing types of spring/summer Chinook salmon exhibit differences in SAR within and between years. There are expected differences between fish reared in a hatchery and fish exposed to natural conditions in the wild, including size, condition, risk aversion, arrival timing, parasite load, and numerous other factors.  We clearly documented the effect of arrival timing on marine survival was not consistent between fish of different rearing types, and we described two primary differences in timing and marine survival.  First, the </w:t>
      </w:r>
      <w:r w:rsidR="005F274C" w:rsidRPr="000C3BB6">
        <w:t xml:space="preserve">arrival timing </w:t>
      </w:r>
      <w:r w:rsidRPr="000C3BB6">
        <w:t xml:space="preserve">distribution for juvenile salmon differs between the hatchery and wild fish, with hatchery fish </w:t>
      </w:r>
      <w:r w:rsidR="005F274C" w:rsidRPr="000C3BB6">
        <w:t>clumped in a narrow window</w:t>
      </w:r>
      <w:r w:rsidRPr="000C3BB6">
        <w:t xml:space="preserve">, mostly completed by early June.  In contrast, wild fish </w:t>
      </w:r>
      <w:r w:rsidR="005F274C" w:rsidRPr="000C3BB6">
        <w:t xml:space="preserve">start to </w:t>
      </w:r>
      <w:r w:rsidRPr="000C3BB6">
        <w:t>arriv</w:t>
      </w:r>
      <w:r w:rsidR="005F274C" w:rsidRPr="000C3BB6">
        <w:t>e</w:t>
      </w:r>
      <w:r w:rsidRPr="000C3BB6">
        <w:t xml:space="preserve"> earlier </w:t>
      </w:r>
      <w:r w:rsidR="00844132">
        <w:t>and</w:t>
      </w:r>
      <w:r w:rsidR="005F274C" w:rsidRPr="000C3BB6">
        <w:t xml:space="preserve"> the distribution</w:t>
      </w:r>
      <w:r w:rsidRPr="000C3BB6">
        <w:t xml:space="preserve"> has a long tail, with some fish not </w:t>
      </w:r>
      <w:r w:rsidR="005F274C" w:rsidRPr="000C3BB6">
        <w:t>passing</w:t>
      </w:r>
      <w:r w:rsidRPr="000C3BB6">
        <w:t xml:space="preserve"> Bonneville Dam until mid-July. Second, on average across years, survival peaks for wild fish migrating early and then declines throughout the remainder of the migration, whereas hatchery fish, on average, show no consistent pat</w:t>
      </w:r>
      <w:r w:rsidRPr="00307FE4">
        <w:t>tern in survival across years based on arrival timing</w:t>
      </w:r>
      <w:r w:rsidRPr="00B166D4">
        <w:t>.</w:t>
      </w:r>
      <w:r w:rsidR="004B71C1" w:rsidRPr="00B166D4">
        <w:t xml:space="preserve"> </w:t>
      </w:r>
    </w:p>
    <w:p w14:paraId="4C1F3001" w14:textId="6B20C1C5" w:rsidR="00B11759" w:rsidRPr="00B166D4" w:rsidRDefault="0086311F">
      <w:pPr>
        <w:ind w:firstLine="720"/>
      </w:pPr>
      <w:r w:rsidRPr="00B166D4">
        <w:t xml:space="preserve">There are multiple reasons why wild fish may be more sensitive to arrival timing than hatchery fish, though much of this is speculation.  Perhaps the most likely cause is the difference </w:t>
      </w:r>
      <w:r w:rsidRPr="00B166D4">
        <w:lastRenderedPageBreak/>
        <w:t xml:space="preserve">in size between the two groups.  If early marine survival is size-dependent, which has been shown for other salmon stocks </w:t>
      </w:r>
      <w:r w:rsidR="000C3BB6">
        <w:fldChar w:fldCharType="begin"/>
      </w:r>
      <w:r w:rsidR="009B0FE2">
        <w:instrText xml:space="preserve"> ADDIN ZOTERO_ITEM CSL_CITATION {"citationID":"5M7qBocp","properties":{"formattedCitation":"[13,25\\uc0\\u8211{}27]","plainCitation":"[13,25–27]","noteIndex":0},"citationItems":[{"id":23,"uris":["http://zotero.org/users/local/sALjQm7t/items/KK8NFRB8"],"uri":["http://zotero.org/users/local/sALjQm7t/items/KK8NFRB8"],"itemData":{"id":23,"type":"article-journal","container-title":"Canadian Journal of Fisheries and Aquatic Sciences","issue":"2","note":"publisher: NRC Research Press","page":"232–240","source":"Google Scholar","title":"Rapid growth in the early marine period improves the marine survival of Chinook salmon (Oncorhynchus tshawytscha) in Puget Sound, Washington","volume":"68","author":[{"family":"Duffy","given":"Elisabeth J."},{"family":"Beauchamp","given":"David A."}],"issued":{"date-parts":[["2011"]]}}},{"id":34,"uris":["http://zotero.org/users/local/sALjQm7t/items/SUJDC4XF"],"uri":["http://zotero.org/users/local/sALjQm7t/items/SUJDC4XF"],"itemData":{"id":34,"type":"article-journal","container-title":"Canadian Journal of Fisheries and Aquatic Sciences","issue":"6","note":"publisher: NRC Research Press","page":"988–994","source":"Google Scholar","title":"Effect of smolt size on smolt-to-adult survival for Chilko Lake sockeye salmon (Oncorhynchus nerka)","volume":"48","author":[{"family":"Henderson","given":"M. A."},{"family":"Cass","given":"A. J."}],"issued":{"date-parts":[["1991"]]}}},{"id":7,"uris":["http://zotero.org/users/local/sALjQm7t/items/NBWIMZ8N"],"uri":["http://zotero.org/users/local/sALjQm7t/items/NBWIMZ8N"],"itemData":{"id":7,"type":"article-journal","container-title":"Progress in Oceanography","issue":"1-4","note":"publisher: Elsevier","page":"423–437","source":"Google Scholar","title":"A critical size and period hypothesis to explain natural regulation of salmon abundance and the linkage to climate and climate change","volume":"49","author":[{"family":"Beamish","given":"Richard J."},{"family":"Mahnken","given":"Conrad"}],"issued":{"date-parts":[["2001"]]}}},{"id":104,"uris":["http://zotero.org/users/local/sALjQm7t/items/5PXMAKHM"],"uri":["http://zotero.org/users/local/sALjQm7t/items/5PXMAKHM"],"itemData":{"id":104,"type":"article-journal","container-title":"Marine Ecology Progress Series","page":"163–175","source":"Google Scholar","title":"Size, growth, and origin-dependent mortality of juvenile Chinook salmon Oncorhynchus tshawytscha during early ocean residence","volume":"487","author":[{"family":"Woodson","given":"Lindsay E."},{"family":"Wells","given":"Brian K."},{"family":"Weber","given":"Peter K."},{"family":"MacFarlane","given":"R. Bruce"},{"family":"Whitman","given":"George E."},{"family":"Johnson","given":"Rachel C."}],"issued":{"date-parts":[["2013"]]}}}],"schema":"https://github.com/citation-style-language/schema/raw/master/csl-citation.json"} </w:instrText>
      </w:r>
      <w:r w:rsidR="000C3BB6">
        <w:fldChar w:fldCharType="separate"/>
      </w:r>
      <w:r w:rsidR="009B0FE2" w:rsidRPr="009B0FE2">
        <w:t>[13,25–27]</w:t>
      </w:r>
      <w:r w:rsidR="000C3BB6">
        <w:fldChar w:fldCharType="end"/>
      </w:r>
      <w:r w:rsidRPr="00B166D4">
        <w:t xml:space="preserve">, the larger size of hatchery fish could afford them some level of independence from predators.  Additionally, large subsidies of hatchery </w:t>
      </w:r>
      <w:proofErr w:type="spellStart"/>
      <w:r w:rsidRPr="00B166D4">
        <w:t>smolts</w:t>
      </w:r>
      <w:proofErr w:type="spellEnd"/>
      <w:r w:rsidRPr="00B166D4">
        <w:t xml:space="preserve"> may increase the density of the predator communities, </w:t>
      </w:r>
      <w:r w:rsidR="00844132">
        <w:t>and</w:t>
      </w:r>
      <w:r w:rsidR="005F274C" w:rsidRPr="00B166D4">
        <w:t xml:space="preserve"> </w:t>
      </w:r>
      <w:r w:rsidRPr="00B166D4">
        <w:t xml:space="preserve">these predators may differentially select for wild fish because they are smaller and more available once the pulse of hatchery fish has passed </w:t>
      </w:r>
      <w:r w:rsidR="000C3BB6">
        <w:fldChar w:fldCharType="begin"/>
      </w:r>
      <w:r w:rsidR="00C2295E">
        <w:instrText xml:space="preserve"> ADDIN ZOTERO_ITEM CSL_CITATION {"citationID":"xwChylt1","properties":{"formattedCitation":"[12]","plainCitation":"[12]","noteIndex":0},"citationItems":[{"id":10,"uris":["http://zotero.org/users/local/sALjQm7t/items/JK6IAFHB"],"uri":["http://zotero.org/users/local/sALjQm7t/items/JK6IAFHB"],"itemData":{"id":10,"type":"article-journal","container-title":"Transactions of the American Fisheries Society","issue":"4","note":"publisher: Taylor &amp; Francis","page":"444–455","source":"Google Scholar","title":"Spiny dogfish predation on chinook and coho salmon and the potential effects on hatchery-produced salmon","volume":"121","author":[{"family":"Beamish","given":"Richard J."},{"family":"Thomson","given":"Barbara L."},{"family":"McFarlane","given":"Gordon A."}],"issued":{"date-parts":[["1992"]]}}}],"schema":"https://github.com/citation-style-language/schema/raw/master/csl-citation.json"} </w:instrText>
      </w:r>
      <w:r w:rsidR="000C3BB6">
        <w:fldChar w:fldCharType="separate"/>
      </w:r>
      <w:r w:rsidR="00C2295E" w:rsidRPr="00C2295E">
        <w:t>[12]</w:t>
      </w:r>
      <w:r w:rsidR="000C3BB6">
        <w:fldChar w:fldCharType="end"/>
      </w:r>
      <w:r w:rsidRPr="00B166D4">
        <w:t>.</w:t>
      </w:r>
    </w:p>
    <w:p w14:paraId="63817A64" w14:textId="22D0FE06" w:rsidR="00B11759" w:rsidRPr="00B166D4" w:rsidRDefault="0086311F">
      <w:pPr>
        <w:pStyle w:val="Heading2"/>
        <w:pPrChange w:id="1231" w:author="Chasco, Brandon Edward" w:date="2020-08-26T10:32:00Z">
          <w:pPr>
            <w:pStyle w:val="Heading4"/>
          </w:pPr>
        </w:pPrChange>
      </w:pPr>
      <w:bookmarkStart w:id="1232" w:name="_1ksv4uv" w:colFirst="0" w:colLast="0"/>
      <w:bookmarkEnd w:id="1232"/>
      <w:r w:rsidRPr="00B166D4">
        <w:t xml:space="preserve">Arrival </w:t>
      </w:r>
      <w:r w:rsidR="00F10645">
        <w:t>t</w:t>
      </w:r>
      <w:r w:rsidRPr="00B166D4">
        <w:t>iming</w:t>
      </w:r>
    </w:p>
    <w:p w14:paraId="79413AF9" w14:textId="25FD34DF" w:rsidR="00B11759" w:rsidRPr="00B166D4" w:rsidRDefault="0086311F">
      <w:pPr>
        <w:ind w:firstLine="720"/>
      </w:pPr>
      <w:r w:rsidRPr="00B166D4">
        <w:t xml:space="preserve">A key component of this model is the inclusion of arrival timing to the marine environment.  Gosselin et al. </w:t>
      </w:r>
      <w:r w:rsidR="000C3BB6">
        <w:fldChar w:fldCharType="begin"/>
      </w:r>
      <w:r w:rsidR="00C2295E">
        <w:instrText xml:space="preserve"> ADDIN ZOTERO_ITEM CSL_CITATION {"citationID":"JKr8q8hN","properties":{"formattedCitation":"[7]","plainCitation":"[7]","noteIndex":0},"citationItems":[{"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P."}],"issued":{"date-parts":[["2018"]]}},"suppress-author":true}],"schema":"https://github.com/citation-style-language/schema/raw/master/csl-citation.json"} </w:instrText>
      </w:r>
      <w:r w:rsidR="000C3BB6">
        <w:fldChar w:fldCharType="separate"/>
      </w:r>
      <w:r w:rsidR="00C2295E" w:rsidRPr="00C2295E">
        <w:t>[7]</w:t>
      </w:r>
      <w:r w:rsidR="000C3BB6">
        <w:fldChar w:fldCharType="end"/>
      </w:r>
      <w:r w:rsidRPr="00B166D4">
        <w:t xml:space="preserve"> showed that management practices in freshwater can have large impacts on marine survival via carryover effects, which can materialize in the form of altered fish size or timing at out-migration.  Although size-dependent mortality is important, we focused on the impacts of timing for this effort.  Arrival timing has been shown to be an important catalyst for carryover effects </w:t>
      </w:r>
      <w:r w:rsidR="000C3BB6">
        <w:fldChar w:fldCharType="begin"/>
      </w:r>
      <w:r w:rsidR="00C2295E">
        <w:instrText xml:space="preserve"> ADDIN ZOTERO_ITEM CSL_CITATION {"citationID":"a1BSjgDw","properties":{"formattedCitation":"[7]","plainCitation":"[7]","noteIndex":0},"citationItems":[{"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rsidR="000C3BB6">
        <w:fldChar w:fldCharType="separate"/>
      </w:r>
      <w:r w:rsidR="00C2295E" w:rsidRPr="00C2295E">
        <w:t>[7]</w:t>
      </w:r>
      <w:r w:rsidR="000C3BB6">
        <w:fldChar w:fldCharType="end"/>
      </w:r>
      <w:r w:rsidRPr="00B166D4">
        <w:t xml:space="preserve"> and these data are quite readily available, as each fish detected at Bonneville Dam has its own time stamp.  However, there is a large amount of variability in arrival timing, and managers of wild salmon populations have few levers to manipulate the environmental experiences that may influence marine survival. To the extent that the freshwater environment influences salmon behavior, performance, growth, and survival in the marine environment, these influences should be incorporated into modeling efforts aimed at understanding salmon marine ecology. Freshwater conditions affecting arrival timing (e.g., flow and temperature) are likely to be correlated with conditions in the marine environment </w:t>
      </w:r>
      <w:r w:rsidR="000C3BB6">
        <w:fldChar w:fldCharType="begin"/>
      </w:r>
      <w:r w:rsidR="009B0FE2">
        <w:instrText xml:space="preserve"> ADDIN ZOTERO_ITEM CSL_CITATION {"citationID":"r0FI5C9n","properties":{"formattedCitation":"[28]","plainCitation":"[28]","noteIndex":0},"citationItems":[{"id":43,"uris":["http://zotero.org/users/local/sALjQm7t/items/ZECVYA4E"],"uri":["http://zotero.org/users/local/sALjQm7t/items/ZECVYA4E"],"itemData":{"id":43,"type":"article-journal","container-title":"Transactions of the American Fisheries Society","issue":"4","note":"publisher: Taylor &amp; Francis","page":"1120–1133","source":"Google Scholar","title":"Migration timing of Columbia River spring Chinook salmon: effects of temperature, river discharge, and ocean environment","title-short":"Migration timing of Columbia River spring Chinook salmon","volume":"137","author":[{"family":"Keefer","given":"Matthew L."},{"family":"Peery","given":"Christopher A."},{"family":"Caudill","given":"Christopher C."}],"issued":{"date-parts":[["2008"]]}}}],"schema":"https://github.com/citation-style-language/schema/raw/master/csl-citation.json"} </w:instrText>
      </w:r>
      <w:r w:rsidR="000C3BB6">
        <w:fldChar w:fldCharType="separate"/>
      </w:r>
      <w:r w:rsidR="009B0FE2" w:rsidRPr="009B0FE2">
        <w:t>[28]</w:t>
      </w:r>
      <w:r w:rsidR="000C3BB6">
        <w:fldChar w:fldCharType="end"/>
      </w:r>
      <w:r w:rsidRPr="00B166D4">
        <w:t xml:space="preserve">, and </w:t>
      </w:r>
      <w:proofErr w:type="spellStart"/>
      <w:r w:rsidRPr="00B166D4">
        <w:t>phenological</w:t>
      </w:r>
      <w:proofErr w:type="spellEnd"/>
      <w:r w:rsidRPr="00B166D4">
        <w:t xml:space="preserve"> variability in the marine ecosystem is driven by atmospheric and oceanographic processes with substantial inter-annual variability </w:t>
      </w:r>
      <w:r w:rsidR="000C3BB6">
        <w:fldChar w:fldCharType="begin"/>
      </w:r>
      <w:r w:rsidR="009B0FE2">
        <w:instrText xml:space="preserve"> ADDIN ZOTERO_ITEM CSL_CITATION {"citationID":"WDNXTT11","properties":{"formattedCitation":"[29]","plainCitation":"[29]","noteIndex":0},"citationItems":[{"id":132,"uris":["http://zotero.org/users/local/sALjQm7t/items/DJPAYHUE"],"uri":["http://zotero.org/users/local/sALjQm7t/items/DJPAYHUE"],"itemData":{"id":132,"type":"article-journal","container-title":"Bulletin of the american Meteorological Society","issue":"6","note":"publisher: American Meteorological Society","page":"1069–1080","source":"Google Scholar","title":"A Pacific interdecadal climate oscillation with impacts on salmon production","volume":"78","author":[{"family":"Mantua","given":"Nathan J."},{"family":"Hare","given":"Steven R."},{"family":"Zhang","given":"Yuan"},{"family":"Wallace","given":"John M."},{"family":"Francis","given":"Robert C."}],"issued":{"date-parts":[["1997"]]}}}],"schema":"https://github.com/citation-style-language/schema/raw/master/csl-citation.json"} </w:instrText>
      </w:r>
      <w:r w:rsidR="000C3BB6">
        <w:fldChar w:fldCharType="separate"/>
      </w:r>
      <w:r w:rsidR="009B0FE2" w:rsidRPr="009B0FE2">
        <w:t>[29]</w:t>
      </w:r>
      <w:r w:rsidR="000C3BB6">
        <w:fldChar w:fldCharType="end"/>
      </w:r>
      <w:r w:rsidRPr="00B166D4">
        <w:t xml:space="preserve">. For example, wind-driven ocean currents </w:t>
      </w:r>
      <w:r w:rsidRPr="00B166D4">
        <w:lastRenderedPageBreak/>
        <w:t xml:space="preserve">transition from south to north each spring, initiating a strong upwelling of deeper ocean water.  The nutrients in this upwelled water can spawn or feed a spring phytoplankton bloom </w:t>
      </w:r>
      <w:r w:rsidR="000C3BB6">
        <w:fldChar w:fldCharType="begin"/>
      </w:r>
      <w:r w:rsidR="009B0FE2">
        <w:instrText xml:space="preserve"> ADDIN ZOTERO_ITEM CSL_CITATION {"citationID":"LnYaXhz8","properties":{"formattedCitation":"[30]","plainCitation":"[30]","noteIndex":0},"citationItems":[{"id":21,"uris":["http://zotero.org/users/local/sALjQm7t/items/DFIF6CGT"],"uri":["http://zotero.org/users/local/sALjQm7t/items/DFIF6CGT"],"itemData":{"id":21,"type":"article-journal","container-title":"Estuaries and coasts","issue":"2","note":"publisher: Springer","page":"299–311","source":"Google Scholar","title":"Seasonal cycle of phytoplankton community composition in the coastal upwelling system off central Oregon in 2009","volume":"37","author":[{"family":"Du","given":"Xiuning"},{"family":"Peterson","given":"William T."}],"issued":{"date-parts":[["2014"]]}}}],"schema":"https://github.com/citation-style-language/schema/raw/master/csl-citation.json"} </w:instrText>
      </w:r>
      <w:r w:rsidR="000C3BB6">
        <w:fldChar w:fldCharType="separate"/>
      </w:r>
      <w:r w:rsidR="009B0FE2" w:rsidRPr="009B0FE2">
        <w:t>[30]</w:t>
      </w:r>
      <w:r w:rsidR="000C3BB6">
        <w:fldChar w:fldCharType="end"/>
      </w:r>
      <w:r w:rsidRPr="00B166D4">
        <w:t xml:space="preserve">.  Moreover, the newly transitioned currents can bring species of zooplankton such as copepods that are high in fatty acids </w:t>
      </w:r>
      <w:r w:rsidR="000C3BB6">
        <w:fldChar w:fldCharType="begin"/>
      </w:r>
      <w:r w:rsidR="009B0FE2">
        <w:instrText xml:space="preserve"> ADDIN ZOTERO_ITEM CSL_CITATION {"citationID":"E0WpINBs","properties":{"formattedCitation":"[31,32]","plainCitation":"[31,32]","noteIndex":0},"citationItems":[{"id":41,"uris":["http://zotero.org/users/local/sALjQm7t/items/J7WRV57Y"],"uri":["http://zotero.org/users/local/sALjQm7t/items/J7WRV57Y"],"itemData":{"id":41,"type":"article-journal","container-title":"Limnology and Oceanography","issue":"6","note":"publisher: Wiley Online Library","page":"2607–2620","source":"Google Scholar","title":"Copepod biodiversity as an indicator of changes in ocean and climate conditions of the northern California current ecosystem","volume":"51","author":[{"family":"Hooff","given":"Rian C."},{"family":"Peterson","given":"William T."}],"issued":{"date-parts":[["2006"]]}}},{"id":45,"uris":["http://zotero.org/users/local/sALjQm7t/items/RAPNB543"],"uri":["http://zotero.org/users/local/sALjQm7t/items/RAPNB543"],"itemData":{"id":45,"type":"article-journal","container-title":"Global Change Biology","issue":"7","note":"publisher: Wiley Online Library","page":"2498–2511","source":"Google Scholar","title":"Zooplankton species composition is linked to ocean transport in the Northern California Current","volume":"17","author":[{"family":"Keister","given":"Julie E."},{"family":"Di Lorenzo","given":"E."},{"family":"Morgan","given":"C. A."},{"family":"Combes","given":"Vincent"},{"family":"Peterson","given":"W. T."}],"issued":{"date-parts":[["2011"]]}}}],"schema":"https://github.com/citation-style-language/schema/raw/master/csl-citation.json"} </w:instrText>
      </w:r>
      <w:r w:rsidR="000C3BB6">
        <w:fldChar w:fldCharType="separate"/>
      </w:r>
      <w:r w:rsidR="009B0FE2" w:rsidRPr="009B0FE2">
        <w:t>[31,32]</w:t>
      </w:r>
      <w:r w:rsidR="000C3BB6">
        <w:fldChar w:fldCharType="end"/>
      </w:r>
      <w:r w:rsidRPr="00B166D4">
        <w:t>, further enriching the production at lower trophic levels.  Salmon eventually benefit from these dynamics, but the timing and magnitude of local production varies from year to year.  Although salmon have evolved to optimize arrival timing on average</w:t>
      </w:r>
      <w:r w:rsidR="005F274C" w:rsidRPr="00B166D4">
        <w:t xml:space="preserve"> </w:t>
      </w:r>
      <w:r w:rsidR="000C3BB6">
        <w:fldChar w:fldCharType="begin"/>
      </w:r>
      <w:r w:rsidR="009B0FE2">
        <w:instrText xml:space="preserve"> ADDIN ZOTERO_ITEM CSL_CITATION {"citationID":"3lWSlWV0","properties":{"formattedCitation":"[33]","plainCitation":"[33]","noteIndex":0},"citationItems":[{"id":125,"uris":["http://zotero.org/users/local/sALjQm7t/items/C4MB5YZ5"],"uri":["http://zotero.org/users/local/sALjQm7t/items/C4MB5YZ5"],"itemData":{"id":125,"type":"article-journal","container-title":"Canadian journal of fisheries and aquatic sciences","issue":"1","note":"publisher: NRC Research Press","page":"56–69","source":"Google Scholar","title":"Geographic variation in environmental factors regulating outmigration timing of coho salmon (Oncorhynchus kisutch) smolts","volume":"71","author":[{"family":"Spence","given":"Brian C."},{"family":"Dick","given":"E. J."}],"issued":{"date-parts":[["2014"]]}}}],"schema":"https://github.com/citation-style-language/schema/raw/master/csl-citation.json"} </w:instrText>
      </w:r>
      <w:r w:rsidR="000C3BB6">
        <w:fldChar w:fldCharType="separate"/>
      </w:r>
      <w:r w:rsidR="009B0FE2" w:rsidRPr="009B0FE2">
        <w:t>[33]</w:t>
      </w:r>
      <w:r w:rsidR="000C3BB6">
        <w:fldChar w:fldCharType="end"/>
      </w:r>
      <w:r w:rsidRPr="00B166D4">
        <w:t xml:space="preserve">, the broad distribution of arrival timing </w:t>
      </w:r>
      <w:r w:rsidR="00293ABB">
        <w:t>may be</w:t>
      </w:r>
      <w:r w:rsidR="00293ABB" w:rsidRPr="00B166D4">
        <w:t xml:space="preserve"> </w:t>
      </w:r>
      <w:r w:rsidRPr="00B166D4">
        <w:t>a bet-hedging strategy</w:t>
      </w:r>
      <w:r w:rsidR="00293ABB">
        <w:t xml:space="preserve"> </w:t>
      </w:r>
      <w:r w:rsidR="00293ABB">
        <w:fldChar w:fldCharType="begin"/>
      </w:r>
      <w:r w:rsidR="009B0FE2">
        <w:instrText xml:space="preserve"> ADDIN ZOTERO_ITEM CSL_CITATION {"citationID":"XgGOBXjz","properties":{"formattedCitation":"[34,35]","plainCitation":"[34,35]","noteIndex":0},"citationItems":[{"id":1,"uris":["http://zotero.org/users/local/sALjQm7t/items/I2GUFV85"],"uri":["http://zotero.org/users/local/sALjQm7t/items/I2GUFV85"],"itemData":{"id":1,"type":"article-journal","container-title":"Nature","issue":"7298","note":"publisher: Nature Publishing Group","page":"609–612","source":"Google Scholar","title":"Population diversity and the portfolio effect in an exploited species","volume":"465","author":[{"family":"Schindler","given":"Daniel E."},{"family":"Hilborn","given":"Ray"},{"family":"Chasco","given":"Brandon"},{"family":"Boatright","given":"Christopher P."},{"family":"Quinn","given":"Thomas P."},{"family":"Rogers","given":"Lauren A."},{"family":"Webster","given":"Michael S."}],"issued":{"date-parts":[["2010"]]}}},{"id":107,"uris":["http://zotero.org/users/local/sALjQm7t/items/KW6C5DHM"],"uri":["http://zotero.org/users/local/sALjQm7t/items/KW6C5DHM"],"itemData":{"id":107,"type":"article-journal","container-title":"Journal of Applied Ecology","issue":"6","note":"publisher: Wiley Online Library","page":"1554–1563","source":"Google Scholar","title":"Performance of salmon fishery portfolios across western N orth A merica","volume":"51","author":[{"family":"Griffiths","given":"Jennifer R."},{"family":"Schindler","given":"Daniel E."},{"family":"Armstrong","given":"Jonathan B."},{"family":"Scheuerell","given":"Mark D."},{"family":"Whited","given":"Diane C."},{"family":"Clark","given":"Robert A."},{"family":"Hilborn","given":"Ray"},{"family":"Holt","given":"Carrie A."},{"family":"Lindley","given":"Steven T."},{"family":"Stanford","given":"Jack A."}],"issued":{"date-parts":[["2014"]]}}}],"schema":"https://github.com/citation-style-language/schema/raw/master/csl-citation.json"} </w:instrText>
      </w:r>
      <w:r w:rsidR="00293ABB">
        <w:fldChar w:fldCharType="separate"/>
      </w:r>
      <w:r w:rsidR="009B0FE2" w:rsidRPr="009B0FE2">
        <w:t>[34,35]</w:t>
      </w:r>
      <w:r w:rsidR="00293ABB">
        <w:fldChar w:fldCharType="end"/>
      </w:r>
      <w:r w:rsidR="00293ABB">
        <w:t xml:space="preserve"> </w:t>
      </w:r>
      <w:r w:rsidRPr="00B166D4">
        <w:t xml:space="preserve">to ensure some fish arrive at the ocean when conditions are optimal.  If future freshwater management practices significantly alter the mean arrival timing or the variability in timing, this could have important, and perhaps unforeseen, effects on marine survival.  Similarly, if climate changes in either the freshwater or marine environment result in a mismatch between salmon arrival timing and optimal arrival timing, marine survival will be impacted.  These interactions are a clear demonstration of the importance of carryover effects and a direct link between salmon survival and management decisions that may affect arrival timing </w:t>
      </w:r>
      <w:r w:rsidR="000C3BB6">
        <w:fldChar w:fldCharType="begin"/>
      </w:r>
      <w:r w:rsidR="009B0FE2">
        <w:instrText xml:space="preserve"> ADDIN ZOTERO_ITEM CSL_CITATION {"citationID":"W0RKSjYE","properties":{"formattedCitation":"[36]","plainCitation":"[36]","noteIndex":0},"citationItems":[{"id":112,"uris":["http://zotero.org/users/local/sALjQm7t/items/GAYRIR2K"],"uri":["http://zotero.org/users/local/sALjQm7t/items/GAYRIR2K"],"itemData":{"id":112,"type":"article-journal","container-title":"Evolutionary Applications","issue":"2","note":"publisher: Wiley Online Library","page":"252–270","source":"Google Scholar","title":"Potential responses to climate change in organisms with complex life histories: evolution and plasticity in Pacific salmon","title-short":"Potential responses to climate change in organisms with complex life histories","volume":"1","author":[{"family":"Crozier","given":"Lisa G."},{"family":"Hendry","given":"A. P."},{"family":"Lawson","given":"Peter W."},{"family":"Quinn","given":"T. P."},{"family":"Mantua","given":"N. J."},{"family":"Battin","given":"J."},{"family":"Shaw","given":"R. G."},{"family":"Huey","given":"R. B."}],"issued":{"date-parts":[["2008"]]}}}],"schema":"https://github.com/citation-style-language/schema/raw/master/csl-citation.json"} </w:instrText>
      </w:r>
      <w:r w:rsidR="000C3BB6">
        <w:fldChar w:fldCharType="separate"/>
      </w:r>
      <w:r w:rsidR="009B0FE2" w:rsidRPr="009B0FE2">
        <w:t>[36]</w:t>
      </w:r>
      <w:r w:rsidR="000C3BB6">
        <w:fldChar w:fldCharType="end"/>
      </w:r>
      <w:r w:rsidRPr="00B166D4">
        <w:t>.</w:t>
      </w:r>
    </w:p>
    <w:p w14:paraId="56804AD5" w14:textId="2CCAF40C" w:rsidR="00B11759" w:rsidRPr="00B166D4" w:rsidRDefault="0086311F">
      <w:pPr>
        <w:pStyle w:val="Heading2"/>
        <w:pPrChange w:id="1233" w:author="Chasco, Brandon Edward" w:date="2020-08-26T10:32:00Z">
          <w:pPr>
            <w:pStyle w:val="Heading5"/>
          </w:pPr>
        </w:pPrChange>
      </w:pPr>
      <w:r w:rsidRPr="00B166D4">
        <w:t xml:space="preserve">Marine </w:t>
      </w:r>
      <w:r w:rsidR="00F10645" w:rsidRPr="006226B0">
        <w:t>c</w:t>
      </w:r>
      <w:r w:rsidRPr="00B166D4">
        <w:t>ovariates</w:t>
      </w:r>
    </w:p>
    <w:p w14:paraId="12C3A845" w14:textId="5B5CA132" w:rsidR="00B11759" w:rsidRPr="00B166D4" w:rsidRDefault="0086311F">
      <w:pPr>
        <w:ind w:firstLine="720"/>
      </w:pPr>
      <w:bookmarkStart w:id="1234" w:name="_44sinio" w:colFirst="0" w:colLast="0"/>
      <w:bookmarkEnd w:id="1234"/>
      <w:r w:rsidRPr="00B166D4">
        <w:t>The top models describing Chinook salmon marine survival included three categories of environmental covariates for wild fish (i.e., basin-scale sea surface temperature (‘</w:t>
      </w:r>
      <w:proofErr w:type="spellStart"/>
      <w:r w:rsidRPr="00B166D4">
        <w:t>ersstArc</w:t>
      </w:r>
      <w:proofErr w:type="spellEnd"/>
      <w:r w:rsidRPr="00B166D4">
        <w:t>’</w:t>
      </w:r>
      <w:r w:rsidR="005C1F04" w:rsidRPr="00B166D4">
        <w:t xml:space="preserve"> and PDO</w:t>
      </w:r>
      <w:r w:rsidRPr="00B166D4">
        <w:t>), a local sea surface temperature (‘</w:t>
      </w:r>
      <w:proofErr w:type="spellStart"/>
      <w:r w:rsidRPr="00B166D4">
        <w:t>ersstWA</w:t>
      </w:r>
      <w:proofErr w:type="spellEnd"/>
      <w:r w:rsidRPr="00B166D4">
        <w:t xml:space="preserve">’), and a regional spring upwelling variable (‘cui’)), and three categories of environmental covariates for hatchery fish (i.e., a measure of alongshore </w:t>
      </w:r>
      <w:r w:rsidR="005C1F04" w:rsidRPr="00B166D4">
        <w:t xml:space="preserve">flow </w:t>
      </w:r>
      <w:r w:rsidRPr="00B166D4">
        <w:t>(‘transport’), ocean circulation (‘NPGO’), and sea surface temperature (‘</w:t>
      </w:r>
      <w:proofErr w:type="spellStart"/>
      <w:r w:rsidRPr="00B166D4">
        <w:t>errstArc</w:t>
      </w:r>
      <w:proofErr w:type="spellEnd"/>
      <w:r w:rsidRPr="00B166D4">
        <w:t xml:space="preserve">’)).  For each rearing type, there are logical links between the metric and multiple oceanographic or ecosystem processes that could influence salmon growth and survival.  </w:t>
      </w:r>
      <w:r w:rsidRPr="00B166D4">
        <w:lastRenderedPageBreak/>
        <w:t xml:space="preserve">However, most of these links are indirect and rely on other oceanographic factors.  For example, local sea surface temperature can influence growth rates directly </w:t>
      </w:r>
      <w:r w:rsidR="000C3BB6">
        <w:fldChar w:fldCharType="begin"/>
      </w:r>
      <w:r w:rsidR="009B0FE2">
        <w:instrText xml:space="preserve"> ADDIN ZOTERO_ITEM CSL_CITATION {"citationID":"2lLHyqY2","properties":{"formattedCitation":"[37]","plainCitation":"[37]","noteIndex":0},"citationItems":[{"id":76,"uris":["http://zotero.org/users/local/sALjQm7t/items/P58IE7N9"],"uri":["http://zotero.org/users/local/sALjQm7t/items/P58IE7N9"],"itemData":{"id":76,"type":"article-journal","container-title":"Fisheries Oceanography","issue":"4","note":"publisher: Wiley Online Library","page":"363–382","source":"Google Scholar","title":"Quantifying the effects of wind, upwelling, curl, sea surface temperature and sea level height on growth and maturation of a California Chinook salmon (Oncorhynchus tshawytscha) population","volume":"16","author":[{"family":"Wells","given":"Brian K."},{"family":"Grimes","given":"Churchill B."},{"family":"Waldvogel","given":"James B."}],"issued":{"date-parts":[["2007"]]}}}],"schema":"https://github.com/citation-style-language/schema/raw/master/csl-citation.json"} </w:instrText>
      </w:r>
      <w:r w:rsidR="000C3BB6">
        <w:fldChar w:fldCharType="separate"/>
      </w:r>
      <w:r w:rsidR="009B0FE2" w:rsidRPr="009B0FE2">
        <w:t>[37]</w:t>
      </w:r>
      <w:r w:rsidR="000C3BB6">
        <w:fldChar w:fldCharType="end"/>
      </w:r>
      <w:r w:rsidRPr="00B166D4">
        <w:t xml:space="preserve">, but a more likely influence on salmon survival involves production at lower trophic levels and temperature-dependent distribution of prey and predator species </w:t>
      </w:r>
      <w:r w:rsidR="000C3BB6">
        <w:fldChar w:fldCharType="begin"/>
      </w:r>
      <w:r w:rsidR="009B0FE2">
        <w:instrText xml:space="preserve"> ADDIN ZOTERO_ITEM CSL_CITATION {"citationID":"BxDGKWSp","properties":{"formattedCitation":"[38]","plainCitation":"[38]","noteIndex":0},"citationItems":[{"id":115,"uris":["http://zotero.org/users/local/sALjQm7t/items/CE37WZNX"],"uri":["http://zotero.org/users/local/sALjQm7t/items/CE37WZNX"],"itemData":{"id":115,"type":"article-journal","container-title":"Biocontrol","issue":"3","note":"publisher: Springer","page":"373–384","source":"Google Scholar","title":"Determining the effects of life stage, shared prey density and host plant on intraguild predation of a native lacewing (Chrysoperla carnea) by an invasive coccinellid (Harmonia axyridis)","volume":"62","author":[{"family":"Wells","given":"P. M."},{"family":"Baverstock","given":"J."},{"family":"Clark","given":"S. J."},{"family":"Jiggins","given":"F. M."},{"family":"Roy","given":"H. E."},{"family":"Pell","given":"J. K."}],"issued":{"date-parts":[["2017"]]}}}],"schema":"https://github.com/citation-style-language/schema/raw/master/csl-citation.json"} </w:instrText>
      </w:r>
      <w:r w:rsidR="000C3BB6">
        <w:fldChar w:fldCharType="separate"/>
      </w:r>
      <w:r w:rsidR="009B0FE2" w:rsidRPr="009B0FE2">
        <w:t>[38]</w:t>
      </w:r>
      <w:r w:rsidR="000C3BB6">
        <w:fldChar w:fldCharType="end"/>
      </w:r>
      <w:r w:rsidRPr="00B166D4">
        <w:t>.</w:t>
      </w:r>
    </w:p>
    <w:p w14:paraId="771B1F34" w14:textId="101476C0" w:rsidR="00B11759" w:rsidRPr="00B166D4" w:rsidRDefault="0086311F">
      <w:pPr>
        <w:ind w:firstLine="720"/>
      </w:pPr>
      <w:r w:rsidRPr="00B166D4">
        <w:t xml:space="preserve">In this effort, we intentionally restricted our potential ocean covariates to publicly-available (and mostly physical) variables. These variables do not necessarily directly relate to the ecosystem processes that determine salmon survival, but rather represent correlations with these processes. Some biological time series that more directly characterize ecosystem processes such as trophic dynamics are available, but only for recent years (e.g., stoplight chart for ocean survival estimates, </w:t>
      </w:r>
      <w:hyperlink r:id="rId8">
        <w:r w:rsidRPr="00B166D4">
          <w:rPr>
            <w:color w:val="0000FF"/>
            <w:u w:val="single"/>
          </w:rPr>
          <w:t>http://www.nwfsc.noaa.gov/oceanconditions</w:t>
        </w:r>
      </w:hyperlink>
      <w:r w:rsidRPr="00B166D4">
        <w:rPr>
          <w:color w:val="0000FF"/>
          <w:u w:val="single"/>
        </w:rPr>
        <w:t>)</w:t>
      </w:r>
      <w:r w:rsidRPr="00B166D4">
        <w:t xml:space="preserve">.  For other research goals, such as near-term forecasting, these more direct metrics may be more appropriate. Indeed, as more biological data are collected, reliance on correlations should be reduced </w:t>
      </w:r>
      <w:r w:rsidR="000C3BB6">
        <w:fldChar w:fldCharType="begin"/>
      </w:r>
      <w:r w:rsidR="009B0FE2">
        <w:instrText xml:space="preserve"> ADDIN ZOTERO_ITEM CSL_CITATION {"citationID":"1RTYC1VC","properties":{"formattedCitation":"[39]","plainCitation":"[39]","noteIndex":0},"citationItems":[{"id":117,"uris":["http://zotero.org/users/local/sALjQm7t/items/YFKN8LTG"],"uri":["http://zotero.org/users/local/sALjQm7t/items/YFKN8LTG"],"itemData":{"id":117,"type":"article-journal","container-title":"Proceedings of the National Academy of Sciences","issue":"14","note":"publisher: National Acad Sciences","page":"7665–7671","source":"Google Scholar","title":"The changing physical and ecological meanings of North Pacific Ocean climate indices","volume":"117","author":[{"family":"Litzow","given":"Michael A."},{"family":"Hunsicker","given":"Mary E."},{"family":"Bond","given":"Nicholas A."},{"family":"Burke","given":"Brian J."},{"family":"Cunningham","given":"Curry J."},{"family":"Gosselin","given":"Jennifer L."},{"family":"Norton","given":"Emily L."},{"family":"Ward","given":"Eric J."},{"family":"Zador","given":"Stephani G."}],"issued":{"date-parts":[["2020"]]}}}],"schema":"https://github.com/citation-style-language/schema/raw/master/csl-citation.json"} </w:instrText>
      </w:r>
      <w:r w:rsidR="000C3BB6">
        <w:fldChar w:fldCharType="separate"/>
      </w:r>
      <w:r w:rsidR="009B0FE2" w:rsidRPr="009B0FE2">
        <w:t>[39]</w:t>
      </w:r>
      <w:r w:rsidR="000C3BB6">
        <w:fldChar w:fldCharType="end"/>
      </w:r>
      <w:r w:rsidRPr="00B166D4">
        <w:t xml:space="preserve"> and the use of mechanistic ecosystem models will become more important </w:t>
      </w:r>
      <w:r w:rsidR="000C3BB6">
        <w:fldChar w:fldCharType="begin"/>
      </w:r>
      <w:r w:rsidR="009B0FE2">
        <w:instrText xml:space="preserve"> ADDIN ZOTERO_ITEM CSL_CITATION {"citationID":"oluKPOzm","properties":{"formattedCitation":"[40,41]","plainCitation":"[40,41]","noteIndex":0},"citationItems":[{"id":38,"uris":["http://zotero.org/users/local/sALjQm7t/items/FRB9MWI8"],"uri":["http://zotero.org/users/local/sALjQm7t/items/FRB9MWI8"],"itemData":{"id":38,"type":"article-journal","container-title":"ICES Journal of Marine Science","issue":"3","note":"publisher: Oxford University Press","page":"707–719","source":"Google Scholar","title":"Are multispecies models an improvement on single-species models for measuring fishing impacts on marine ecosystems?","volume":"57","author":[{"family":"Hollowed","given":"Anne B."},{"family":"Bax","given":"Nicholas"},{"family":"Beamish","given":"Richard"},{"family":"Collie","given":"Jeremy"},{"family":"Fogarty","given":"Michael"},{"family":"Livingston","given":"Patricia"},{"family":"Pope","given":"John"},{"family":"Rice","given":"Jake C."}],"issued":{"date-parts":[["2000"]]}}},{"id":26,"uris":["http://zotero.org/users/local/sALjQm7t/items/NQGNG2FG"],"uri":["http://zotero.org/users/local/sALjQm7t/items/NQGNG2FG"],"itemData":{"id":26,"type":"article-journal","container-title":"Fish and Fisheries","issue":"2","note":"publisher: Wiley Online Library","page":"171–188","source":"Google Scholar","title":"Lessons in modelling and management of marine ecosystems: the Atlantis experience","title-short":"Lessons in modelling and management of marine ecosystems","volume":"12","author":[{"family":"Fulton","given":"Elizabeth A."},{"family":"Link","given":"Jason S."},{"family":"Kaplan","given":"Isaac C."},{"family":"Savina-Rolland","given":"Marie"},{"family":"Johnson","given":"Penelope"},{"family":"Ainsworth","given":"Cameron"},{"family":"Horne","given":"Peter"},{"family":"Gorton","given":"Rebecca"},{"family":"Gamble","given":"Robert J."},{"family":"Smith","given":"Anthony DM"}],"issued":{"date-parts":[["2011"]]}}}],"schema":"https://github.com/citation-style-language/schema/raw/master/csl-citation.json"} </w:instrText>
      </w:r>
      <w:r w:rsidR="000C3BB6">
        <w:fldChar w:fldCharType="separate"/>
      </w:r>
      <w:r w:rsidR="009B0FE2" w:rsidRPr="009B0FE2">
        <w:t>[40,41]</w:t>
      </w:r>
      <w:r w:rsidR="000C3BB6">
        <w:fldChar w:fldCharType="end"/>
      </w:r>
      <w:r w:rsidRPr="00B166D4">
        <w:t>.</w:t>
      </w:r>
    </w:p>
    <w:p w14:paraId="6688FA4F" w14:textId="77777777" w:rsidR="00B11759" w:rsidRPr="00B166D4" w:rsidRDefault="0086311F">
      <w:pPr>
        <w:pStyle w:val="Heading2"/>
        <w:pPrChange w:id="1235" w:author="Chasco, Brandon Edward" w:date="2020-08-26T10:32:00Z">
          <w:pPr>
            <w:pStyle w:val="Heading4"/>
          </w:pPr>
        </w:pPrChange>
      </w:pPr>
      <w:r w:rsidRPr="00B166D4">
        <w:t>Model Fit</w:t>
      </w:r>
    </w:p>
    <w:p w14:paraId="2FF7A29C" w14:textId="2D1958A1" w:rsidR="00B11759" w:rsidRDefault="0086311F">
      <w:pPr>
        <w:ind w:firstLine="720"/>
        <w:rPr>
          <w:ins w:id="1236" w:author="Chasco, Brandon Edward" w:date="2020-08-26T11:47:00Z"/>
        </w:rPr>
      </w:pPr>
      <w:r w:rsidRPr="00B166D4">
        <w:t xml:space="preserve">Comparing the residual deviance ratio, defined as the fit of a particular model relative to </w:t>
      </w:r>
      <w:r w:rsidR="00CD53A9">
        <w:t>the</w:t>
      </w:r>
      <w:r w:rsidRPr="00B166D4">
        <w:t xml:space="preserve"> model where each data point has its own parameter, the fixed effects models that included only marine covariates had ratios equal to 0.077 and 0.167 for wild and hatchery fish, respectively. When we removed the marine covariates and included a day/year interaction, the ratios increased to 0.197 and 0.346, respectively. Finally, the ratios increased to 0.208 and 0.350, respectively, for the model that included marine covariates and random effects for day and the day/year interaction (</w:t>
      </w:r>
      <w:r w:rsidR="00537186">
        <w:fldChar w:fldCharType="begin"/>
      </w:r>
      <w:r w:rsidR="00537186">
        <w:instrText xml:space="preserve"> REF _Ref39562748 \h </w:instrText>
      </w:r>
      <w:r w:rsidR="00537186">
        <w:fldChar w:fldCharType="separate"/>
      </w:r>
      <w:r w:rsidR="00D27709">
        <w:t xml:space="preserve">Table </w:t>
      </w:r>
      <w:r w:rsidR="00D27709">
        <w:rPr>
          <w:noProof/>
        </w:rPr>
        <w:t>6</w:t>
      </w:r>
      <w:r w:rsidR="00537186">
        <w:fldChar w:fldCharType="end"/>
      </w:r>
      <w:r w:rsidRPr="00B166D4">
        <w:t xml:space="preserve">). The small differences in the ratios between the random effects models with and without marine covariates does not imply that marine conditions do not affect </w:t>
      </w:r>
      <w:r w:rsidRPr="00B166D4">
        <w:lastRenderedPageBreak/>
        <w:t xml:space="preserve">Chinook salmon survival. In fact, as shown by the estimated magnitude of the deviates in </w:t>
      </w:r>
      <w:r w:rsidR="00316CB8">
        <w:fldChar w:fldCharType="begin"/>
      </w:r>
      <w:r w:rsidR="00316CB8">
        <w:instrText xml:space="preserve"> REF _Ref39563045 \h </w:instrText>
      </w:r>
      <w:r w:rsidR="00316CB8">
        <w:fldChar w:fldCharType="separate"/>
      </w:r>
      <w:r w:rsidR="00D27709">
        <w:t>Fig</w:t>
      </w:r>
      <w:del w:id="1237" w:author="Chasco, Brandon Edward" w:date="2020-08-26T10:12:00Z">
        <w:r w:rsidR="00D27709" w:rsidDel="00590648">
          <w:delText>ure</w:delText>
        </w:r>
      </w:del>
      <w:r w:rsidR="00D27709">
        <w:t xml:space="preserve"> </w:t>
      </w:r>
      <w:r w:rsidR="00D27709">
        <w:rPr>
          <w:noProof/>
        </w:rPr>
        <w:t>1</w:t>
      </w:r>
      <w:r w:rsidR="00316CB8">
        <w:fldChar w:fldCharType="end"/>
      </w:r>
      <w:r w:rsidRPr="00B166D4">
        <w:t>, the marine covariates were correlated with large differences in marine survival. However, rather than a uniform response of all fish to the marine conditions in a particular year, our model demonstrates that the timing of when the juvenile salmon encounter the marine conditions appears to explain more of the data (</w:t>
      </w:r>
      <w:r w:rsidR="00537186">
        <w:fldChar w:fldCharType="begin"/>
      </w:r>
      <w:r w:rsidR="00537186">
        <w:instrText xml:space="preserve"> REF _Ref39562748 \h </w:instrText>
      </w:r>
      <w:r w:rsidR="00537186">
        <w:fldChar w:fldCharType="separate"/>
      </w:r>
      <w:r w:rsidR="00D27709">
        <w:t xml:space="preserve">Table </w:t>
      </w:r>
      <w:r w:rsidR="00D27709">
        <w:rPr>
          <w:noProof/>
        </w:rPr>
        <w:t>6</w:t>
      </w:r>
      <w:r w:rsidR="00537186">
        <w:fldChar w:fldCharType="end"/>
      </w:r>
      <w:r w:rsidRPr="00B166D4">
        <w:t xml:space="preserve">). The mechanism that is driving this differential survival across days and years remains a critical knowledge gap and a focus of future salmon modeling. </w:t>
      </w:r>
    </w:p>
    <w:p w14:paraId="0F886149" w14:textId="5E65C56D" w:rsidR="00A50AAF" w:rsidRPr="00B166D4" w:rsidRDefault="00A50AAF" w:rsidP="00A50AAF">
      <w:pPr>
        <w:pBdr>
          <w:top w:val="nil"/>
          <w:left w:val="nil"/>
          <w:bottom w:val="nil"/>
          <w:right w:val="nil"/>
          <w:between w:val="nil"/>
        </w:pBdr>
        <w:spacing w:after="200"/>
        <w:rPr>
          <w:ins w:id="1238" w:author="Chasco, Brandon Edward" w:date="2020-08-26T11:47:00Z"/>
          <w:color w:val="000000"/>
        </w:rPr>
      </w:pPr>
      <w:ins w:id="1239" w:author="Chasco, Brandon Edward" w:date="2020-08-26T11:47:00Z">
        <w:r>
          <w:rPr>
            <w:color w:val="000000"/>
          </w:rPr>
          <w:fldChar w:fldCharType="begin"/>
        </w:r>
        <w:r>
          <w:rPr>
            <w:color w:val="000000"/>
          </w:rPr>
          <w:instrText xml:space="preserve"> REF _Ref39562748 \h </w:instrText>
        </w:r>
      </w:ins>
      <w:r>
        <w:rPr>
          <w:color w:val="000000"/>
        </w:rPr>
      </w:r>
      <w:ins w:id="1240" w:author="Chasco, Brandon Edward" w:date="2020-08-26T11:47:00Z">
        <w:r>
          <w:rPr>
            <w:color w:val="000000"/>
          </w:rPr>
          <w:fldChar w:fldCharType="separate"/>
        </w:r>
        <w:r>
          <w:t xml:space="preserve">Table </w:t>
        </w:r>
        <w:r>
          <w:rPr>
            <w:noProof/>
          </w:rPr>
          <w:t>6</w:t>
        </w:r>
        <w:r>
          <w:rPr>
            <w:color w:val="000000"/>
          </w:rPr>
          <w:fldChar w:fldCharType="end"/>
        </w:r>
        <w:r w:rsidRPr="006226B0">
          <w:rPr>
            <w:color w:val="000000"/>
          </w:rPr>
          <w:t xml:space="preserve">. </w:t>
        </w:r>
      </w:ins>
      <w:ins w:id="1241" w:author="Chasco, Brandon Edward" w:date="2020-08-26T15:47:00Z">
        <w:r w:rsidR="00D602C3" w:rsidRPr="00D602C3">
          <w:rPr>
            <w:b/>
            <w:color w:val="000000"/>
            <w:rPrChange w:id="1242" w:author="Chasco, Brandon Edward" w:date="2020-08-26T15:48:00Z">
              <w:rPr>
                <w:color w:val="000000"/>
              </w:rPr>
            </w:rPrChange>
          </w:rPr>
          <w:t>Deviance ratios for top models.</w:t>
        </w:r>
        <w:r w:rsidR="00D602C3">
          <w:rPr>
            <w:color w:val="000000"/>
          </w:rPr>
          <w:t xml:space="preserve"> </w:t>
        </w:r>
      </w:ins>
      <w:ins w:id="1243" w:author="Chasco, Brandon Edward" w:date="2020-08-26T11:47:00Z">
        <w:r w:rsidRPr="006226B0">
          <w:rPr>
            <w:color w:val="000000"/>
          </w:rPr>
          <w:t xml:space="preserve">Deviance ratios </w:t>
        </w:r>
        <m:oMath>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i.e., 1-</m:t>
              </m:r>
              <m:f>
                <m:fPr>
                  <m:ctrlPr>
                    <w:rPr>
                      <w:rFonts w:ascii="Cambria Math" w:eastAsia="Cambria Math" w:hAnsi="Cambria Math" w:cs="Cambria Math"/>
                      <w:color w:val="000000"/>
                    </w:rPr>
                  </m:ctrlPr>
                </m:fPr>
                <m:num>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D</m:t>
                      </m:r>
                    </m:e>
                    <m:sub>
                      <m:r>
                        <m:rPr>
                          <m:sty m:val="p"/>
                        </m:rPr>
                        <w:rPr>
                          <w:rFonts w:ascii="Cambria Math" w:eastAsia="Cambria Math" w:hAnsi="Cambria Math" w:cs="Cambria Math"/>
                          <w:color w:val="000000"/>
                        </w:rPr>
                        <m:t>m</m:t>
                      </m:r>
                    </m:sub>
                  </m:sSub>
                </m:num>
                <m:den>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D</m:t>
                      </m:r>
                    </m:e>
                    <m:sub>
                      <m:r>
                        <m:rPr>
                          <m:sty m:val="p"/>
                        </m:rPr>
                        <w:rPr>
                          <w:rFonts w:ascii="Cambria Math" w:eastAsia="Cambria Math" w:hAnsi="Cambria Math" w:cs="Cambria Math"/>
                          <w:color w:val="000000"/>
                        </w:rPr>
                        <m:t>0</m:t>
                      </m:r>
                    </m:sub>
                  </m:sSub>
                </m:den>
              </m:f>
            </m:e>
          </m:d>
        </m:oMath>
        <w:r w:rsidRPr="00B166D4">
          <w:rPr>
            <w:color w:val="000000"/>
          </w:rPr>
          <w:t xml:space="preserve"> for different fixed and mixed-effects models for hatchery and wild fish, where </w:t>
        </w:r>
        <m:oMath>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D</m:t>
              </m:r>
            </m:e>
            <m:sub>
              <m:r>
                <m:rPr>
                  <m:sty m:val="p"/>
                </m:rPr>
                <w:rPr>
                  <w:rFonts w:ascii="Cambria Math" w:eastAsia="Cambria Math" w:hAnsi="Cambria Math" w:cs="Cambria Math"/>
                  <w:color w:val="000000"/>
                </w:rPr>
                <m:t>m</m:t>
              </m:r>
            </m:sub>
          </m:sSub>
        </m:oMath>
        <w:proofErr w:type="gramStart"/>
        <w:r w:rsidRPr="00B166D4">
          <w:rPr>
            <w:color w:val="000000"/>
          </w:rPr>
          <w:t xml:space="preserve"> is -2 times the log-likelihood of model </w:t>
        </w:r>
        <w:r w:rsidRPr="006226B0">
          <w:rPr>
            <w:color w:val="000000"/>
          </w:rPr>
          <w:t>m</w:t>
        </w:r>
        <w:proofErr w:type="gramEnd"/>
        <w:r w:rsidRPr="00B166D4">
          <w:rPr>
            <w:color w:val="000000"/>
          </w:rPr>
          <w:t xml:space="preserve"> and </w:t>
        </w:r>
        <m:oMath>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D</m:t>
              </m:r>
            </m:e>
            <m:sub>
              <m:r>
                <m:rPr>
                  <m:sty m:val="p"/>
                </m:rPr>
                <w:rPr>
                  <w:rFonts w:ascii="Cambria Math" w:eastAsia="Cambria Math" w:hAnsi="Cambria Math" w:cs="Cambria Math"/>
                  <w:color w:val="000000"/>
                </w:rPr>
                <m:t>0</m:t>
              </m:r>
            </m:sub>
          </m:sSub>
        </m:oMath>
        <w:r w:rsidRPr="00B166D4">
          <w:rPr>
            <w:color w:val="000000"/>
          </w:rPr>
          <w:t xml:space="preserve"> is -2 times the log-likelihood of the null model. The deviance ratio explains how close the model is to the best model that fits the data exactly.</w:t>
        </w:r>
      </w:ins>
    </w:p>
    <w:tbl>
      <w:tblPr>
        <w:tblStyle w:val="a4"/>
        <w:tblW w:w="9562" w:type="dxa"/>
        <w:tblLayout w:type="fixed"/>
        <w:tblLook w:val="0400" w:firstRow="0" w:lastRow="0" w:firstColumn="0" w:lastColumn="0" w:noHBand="0" w:noVBand="1"/>
      </w:tblPr>
      <w:tblGrid>
        <w:gridCol w:w="3809"/>
        <w:gridCol w:w="1110"/>
        <w:gridCol w:w="1143"/>
        <w:gridCol w:w="672"/>
        <w:gridCol w:w="254"/>
        <w:gridCol w:w="1255"/>
        <w:gridCol w:w="1319"/>
      </w:tblGrid>
      <w:tr w:rsidR="00A50AAF" w:rsidRPr="006226B0" w14:paraId="6BC63F22" w14:textId="77777777" w:rsidTr="001C7249">
        <w:trPr>
          <w:trHeight w:val="368"/>
          <w:ins w:id="1244" w:author="Chasco, Brandon Edward" w:date="2020-08-26T11:47:00Z"/>
        </w:trPr>
        <w:tc>
          <w:tcPr>
            <w:tcW w:w="3809" w:type="dxa"/>
            <w:tcBorders>
              <w:top w:val="single" w:sz="4" w:space="0" w:color="000000"/>
              <w:left w:val="nil"/>
              <w:bottom w:val="nil"/>
              <w:right w:val="nil"/>
            </w:tcBorders>
            <w:shd w:val="clear" w:color="auto" w:fill="auto"/>
            <w:vAlign w:val="bottom"/>
          </w:tcPr>
          <w:p w14:paraId="7E08ED6E" w14:textId="77777777" w:rsidR="00A50AAF" w:rsidRPr="00B166D4" w:rsidRDefault="00A50AAF" w:rsidP="001C7249">
            <w:pPr>
              <w:spacing w:after="0" w:line="240" w:lineRule="auto"/>
              <w:rPr>
                <w:ins w:id="1245" w:author="Chasco, Brandon Edward" w:date="2020-08-26T11:47:00Z"/>
                <w:sz w:val="22"/>
                <w:szCs w:val="22"/>
              </w:rPr>
            </w:pPr>
          </w:p>
        </w:tc>
        <w:tc>
          <w:tcPr>
            <w:tcW w:w="2253" w:type="dxa"/>
            <w:gridSpan w:val="2"/>
            <w:tcBorders>
              <w:top w:val="single" w:sz="4" w:space="0" w:color="000000"/>
              <w:left w:val="nil"/>
              <w:bottom w:val="single" w:sz="4" w:space="0" w:color="000000"/>
              <w:right w:val="nil"/>
            </w:tcBorders>
            <w:shd w:val="clear" w:color="auto" w:fill="auto"/>
            <w:vAlign w:val="bottom"/>
          </w:tcPr>
          <w:p w14:paraId="378992D7" w14:textId="77777777" w:rsidR="00A50AAF" w:rsidRPr="00B166D4" w:rsidRDefault="00A50AAF" w:rsidP="001C7249">
            <w:pPr>
              <w:spacing w:after="0" w:line="240" w:lineRule="auto"/>
              <w:jc w:val="center"/>
              <w:rPr>
                <w:ins w:id="1246" w:author="Chasco, Brandon Edward" w:date="2020-08-26T11:47:00Z"/>
                <w:color w:val="000000"/>
                <w:sz w:val="22"/>
                <w:szCs w:val="22"/>
              </w:rPr>
            </w:pPr>
            <w:ins w:id="1247" w:author="Chasco, Brandon Edward" w:date="2020-08-26T11:47:00Z">
              <w:r w:rsidRPr="00B166D4">
                <w:rPr>
                  <w:color w:val="000000"/>
                  <w:sz w:val="22"/>
                  <w:szCs w:val="22"/>
                </w:rPr>
                <w:t>Likelihood</w:t>
              </w:r>
            </w:ins>
          </w:p>
        </w:tc>
        <w:tc>
          <w:tcPr>
            <w:tcW w:w="672" w:type="dxa"/>
            <w:tcBorders>
              <w:top w:val="single" w:sz="4" w:space="0" w:color="000000"/>
              <w:left w:val="nil"/>
              <w:bottom w:val="nil"/>
              <w:right w:val="nil"/>
            </w:tcBorders>
          </w:tcPr>
          <w:p w14:paraId="33D321F1" w14:textId="77777777" w:rsidR="00A50AAF" w:rsidRPr="00B166D4" w:rsidRDefault="00A50AAF" w:rsidP="001C7249">
            <w:pPr>
              <w:spacing w:after="0" w:line="240" w:lineRule="auto"/>
              <w:jc w:val="center"/>
              <w:rPr>
                <w:ins w:id="1248" w:author="Chasco, Brandon Edward" w:date="2020-08-26T11:47:00Z"/>
                <w:color w:val="000000"/>
                <w:sz w:val="22"/>
                <w:szCs w:val="22"/>
              </w:rPr>
            </w:pPr>
          </w:p>
        </w:tc>
        <w:tc>
          <w:tcPr>
            <w:tcW w:w="2828" w:type="dxa"/>
            <w:gridSpan w:val="3"/>
            <w:tcBorders>
              <w:top w:val="single" w:sz="4" w:space="0" w:color="000000"/>
              <w:left w:val="nil"/>
              <w:bottom w:val="single" w:sz="4" w:space="0" w:color="000000"/>
              <w:right w:val="nil"/>
            </w:tcBorders>
            <w:shd w:val="clear" w:color="auto" w:fill="auto"/>
            <w:vAlign w:val="bottom"/>
          </w:tcPr>
          <w:p w14:paraId="45C9DA3D" w14:textId="77777777" w:rsidR="00A50AAF" w:rsidRPr="00B166D4" w:rsidRDefault="00A50AAF" w:rsidP="001C7249">
            <w:pPr>
              <w:spacing w:after="0" w:line="240" w:lineRule="auto"/>
              <w:jc w:val="center"/>
              <w:rPr>
                <w:ins w:id="1249" w:author="Chasco, Brandon Edward" w:date="2020-08-26T11:47:00Z"/>
                <w:color w:val="000000"/>
                <w:sz w:val="22"/>
                <w:szCs w:val="22"/>
              </w:rPr>
            </w:pPr>
            <w:ins w:id="1250" w:author="Chasco, Brandon Edward" w:date="2020-08-26T11:47:00Z">
              <w:r w:rsidRPr="00B166D4">
                <w:rPr>
                  <w:color w:val="000000"/>
                  <w:sz w:val="22"/>
                  <w:szCs w:val="22"/>
                </w:rPr>
                <w:t>Deviance ratio</w:t>
              </w:r>
            </w:ins>
          </w:p>
        </w:tc>
      </w:tr>
      <w:tr w:rsidR="00A50AAF" w:rsidRPr="006226B0" w14:paraId="02A6F9C4" w14:textId="77777777" w:rsidTr="001C7249">
        <w:trPr>
          <w:trHeight w:val="368"/>
          <w:ins w:id="1251" w:author="Chasco, Brandon Edward" w:date="2020-08-26T11:47:00Z"/>
        </w:trPr>
        <w:tc>
          <w:tcPr>
            <w:tcW w:w="3809" w:type="dxa"/>
            <w:tcBorders>
              <w:top w:val="nil"/>
              <w:left w:val="nil"/>
              <w:bottom w:val="single" w:sz="4" w:space="0" w:color="000000"/>
              <w:right w:val="nil"/>
            </w:tcBorders>
            <w:shd w:val="clear" w:color="auto" w:fill="auto"/>
            <w:vAlign w:val="bottom"/>
          </w:tcPr>
          <w:p w14:paraId="2F70E78D" w14:textId="77777777" w:rsidR="00A50AAF" w:rsidRPr="006226B0" w:rsidRDefault="00A50AAF" w:rsidP="001C7249">
            <w:pPr>
              <w:spacing w:after="0" w:line="240" w:lineRule="auto"/>
              <w:rPr>
                <w:ins w:id="1252" w:author="Chasco, Brandon Edward" w:date="2020-08-26T11:47:00Z"/>
                <w:sz w:val="22"/>
                <w:szCs w:val="22"/>
              </w:rPr>
            </w:pPr>
            <w:ins w:id="1253" w:author="Chasco, Brandon Edward" w:date="2020-08-26T11:47:00Z">
              <w:r w:rsidRPr="006226B0">
                <w:rPr>
                  <w:sz w:val="22"/>
                  <w:szCs w:val="22"/>
                </w:rPr>
                <w:t>Model</w:t>
              </w:r>
            </w:ins>
          </w:p>
        </w:tc>
        <w:tc>
          <w:tcPr>
            <w:tcW w:w="1110" w:type="dxa"/>
            <w:tcBorders>
              <w:top w:val="single" w:sz="4" w:space="0" w:color="000000"/>
              <w:left w:val="nil"/>
              <w:bottom w:val="single" w:sz="4" w:space="0" w:color="000000"/>
              <w:right w:val="nil"/>
            </w:tcBorders>
            <w:shd w:val="clear" w:color="auto" w:fill="auto"/>
            <w:vAlign w:val="bottom"/>
          </w:tcPr>
          <w:p w14:paraId="196FCACA" w14:textId="77777777" w:rsidR="00A50AAF" w:rsidRPr="006226B0" w:rsidRDefault="00A50AAF" w:rsidP="001C7249">
            <w:pPr>
              <w:spacing w:after="0" w:line="240" w:lineRule="auto"/>
              <w:jc w:val="center"/>
              <w:rPr>
                <w:ins w:id="1254" w:author="Chasco, Brandon Edward" w:date="2020-08-26T11:47:00Z"/>
                <w:color w:val="000000"/>
                <w:sz w:val="22"/>
                <w:szCs w:val="22"/>
              </w:rPr>
            </w:pPr>
            <w:ins w:id="1255" w:author="Chasco, Brandon Edward" w:date="2020-08-26T11:47:00Z">
              <w:r w:rsidRPr="006226B0">
                <w:rPr>
                  <w:color w:val="000000"/>
                  <w:sz w:val="22"/>
                  <w:szCs w:val="22"/>
                </w:rPr>
                <w:t>Hatchery</w:t>
              </w:r>
            </w:ins>
          </w:p>
        </w:tc>
        <w:tc>
          <w:tcPr>
            <w:tcW w:w="1143" w:type="dxa"/>
            <w:tcBorders>
              <w:top w:val="single" w:sz="4" w:space="0" w:color="000000"/>
              <w:left w:val="nil"/>
              <w:bottom w:val="single" w:sz="4" w:space="0" w:color="000000"/>
              <w:right w:val="nil"/>
            </w:tcBorders>
            <w:shd w:val="clear" w:color="auto" w:fill="auto"/>
            <w:vAlign w:val="bottom"/>
          </w:tcPr>
          <w:p w14:paraId="70C3748E" w14:textId="77777777" w:rsidR="00A50AAF" w:rsidRPr="006226B0" w:rsidRDefault="00A50AAF" w:rsidP="001C7249">
            <w:pPr>
              <w:spacing w:after="0" w:line="240" w:lineRule="auto"/>
              <w:jc w:val="center"/>
              <w:rPr>
                <w:ins w:id="1256" w:author="Chasco, Brandon Edward" w:date="2020-08-26T11:47:00Z"/>
                <w:color w:val="000000"/>
                <w:sz w:val="22"/>
                <w:szCs w:val="22"/>
              </w:rPr>
            </w:pPr>
            <w:ins w:id="1257" w:author="Chasco, Brandon Edward" w:date="2020-08-26T11:47:00Z">
              <w:r w:rsidRPr="006226B0">
                <w:rPr>
                  <w:color w:val="000000"/>
                  <w:sz w:val="22"/>
                  <w:szCs w:val="22"/>
                </w:rPr>
                <w:t>Wild</w:t>
              </w:r>
            </w:ins>
          </w:p>
        </w:tc>
        <w:tc>
          <w:tcPr>
            <w:tcW w:w="926" w:type="dxa"/>
            <w:gridSpan w:val="2"/>
            <w:tcBorders>
              <w:top w:val="nil"/>
              <w:left w:val="nil"/>
              <w:bottom w:val="single" w:sz="4" w:space="0" w:color="000000"/>
              <w:right w:val="nil"/>
            </w:tcBorders>
          </w:tcPr>
          <w:p w14:paraId="155B6F3D" w14:textId="77777777" w:rsidR="00A50AAF" w:rsidRPr="006226B0" w:rsidRDefault="00A50AAF" w:rsidP="001C7249">
            <w:pPr>
              <w:spacing w:after="0" w:line="240" w:lineRule="auto"/>
              <w:jc w:val="center"/>
              <w:rPr>
                <w:ins w:id="1258" w:author="Chasco, Brandon Edward" w:date="2020-08-26T11:47:00Z"/>
                <w:color w:val="000000"/>
                <w:sz w:val="22"/>
                <w:szCs w:val="22"/>
              </w:rPr>
            </w:pPr>
          </w:p>
        </w:tc>
        <w:tc>
          <w:tcPr>
            <w:tcW w:w="1255" w:type="dxa"/>
            <w:tcBorders>
              <w:top w:val="nil"/>
              <w:left w:val="nil"/>
              <w:bottom w:val="single" w:sz="4" w:space="0" w:color="000000"/>
              <w:right w:val="nil"/>
            </w:tcBorders>
            <w:shd w:val="clear" w:color="auto" w:fill="auto"/>
            <w:vAlign w:val="bottom"/>
          </w:tcPr>
          <w:p w14:paraId="6FC7302E" w14:textId="77777777" w:rsidR="00A50AAF" w:rsidRPr="006226B0" w:rsidRDefault="00A50AAF" w:rsidP="001C7249">
            <w:pPr>
              <w:spacing w:after="0" w:line="240" w:lineRule="auto"/>
              <w:jc w:val="center"/>
              <w:rPr>
                <w:ins w:id="1259" w:author="Chasco, Brandon Edward" w:date="2020-08-26T11:47:00Z"/>
                <w:color w:val="000000"/>
                <w:sz w:val="22"/>
                <w:szCs w:val="22"/>
              </w:rPr>
            </w:pPr>
            <w:ins w:id="1260" w:author="Chasco, Brandon Edward" w:date="2020-08-26T11:47:00Z">
              <w:r w:rsidRPr="006226B0">
                <w:rPr>
                  <w:color w:val="000000"/>
                  <w:sz w:val="22"/>
                  <w:szCs w:val="22"/>
                </w:rPr>
                <w:t>Hatchery</w:t>
              </w:r>
            </w:ins>
          </w:p>
        </w:tc>
        <w:tc>
          <w:tcPr>
            <w:tcW w:w="1319" w:type="dxa"/>
            <w:tcBorders>
              <w:top w:val="nil"/>
              <w:left w:val="nil"/>
              <w:bottom w:val="single" w:sz="4" w:space="0" w:color="000000"/>
              <w:right w:val="nil"/>
            </w:tcBorders>
            <w:shd w:val="clear" w:color="auto" w:fill="auto"/>
            <w:vAlign w:val="bottom"/>
          </w:tcPr>
          <w:p w14:paraId="47903751" w14:textId="77777777" w:rsidR="00A50AAF" w:rsidRPr="006226B0" w:rsidRDefault="00A50AAF" w:rsidP="001C7249">
            <w:pPr>
              <w:spacing w:after="0" w:line="240" w:lineRule="auto"/>
              <w:jc w:val="center"/>
              <w:rPr>
                <w:ins w:id="1261" w:author="Chasco, Brandon Edward" w:date="2020-08-26T11:47:00Z"/>
                <w:color w:val="000000"/>
                <w:sz w:val="22"/>
                <w:szCs w:val="22"/>
              </w:rPr>
            </w:pPr>
            <w:ins w:id="1262" w:author="Chasco, Brandon Edward" w:date="2020-08-26T11:47:00Z">
              <w:r w:rsidRPr="006226B0">
                <w:rPr>
                  <w:color w:val="000000"/>
                  <w:sz w:val="22"/>
                  <w:szCs w:val="22"/>
                </w:rPr>
                <w:t>Wild</w:t>
              </w:r>
            </w:ins>
          </w:p>
        </w:tc>
      </w:tr>
      <w:tr w:rsidR="00A50AAF" w:rsidRPr="006226B0" w14:paraId="6E5B4FBA" w14:textId="77777777" w:rsidTr="001C7249">
        <w:trPr>
          <w:trHeight w:val="368"/>
          <w:ins w:id="1263" w:author="Chasco, Brandon Edward" w:date="2020-08-26T11:47:00Z"/>
        </w:trPr>
        <w:tc>
          <w:tcPr>
            <w:tcW w:w="3809" w:type="dxa"/>
            <w:tcBorders>
              <w:top w:val="single" w:sz="4" w:space="0" w:color="000000"/>
              <w:left w:val="nil"/>
              <w:bottom w:val="nil"/>
              <w:right w:val="nil"/>
            </w:tcBorders>
            <w:shd w:val="clear" w:color="auto" w:fill="auto"/>
            <w:vAlign w:val="bottom"/>
          </w:tcPr>
          <w:p w14:paraId="5AC897CA" w14:textId="77777777" w:rsidR="00A50AAF" w:rsidRPr="006226B0" w:rsidRDefault="00A50AAF" w:rsidP="001C7249">
            <w:pPr>
              <w:spacing w:after="0" w:line="240" w:lineRule="auto"/>
              <w:rPr>
                <w:ins w:id="1264" w:author="Chasco, Brandon Edward" w:date="2020-08-26T11:47:00Z"/>
                <w:color w:val="000000"/>
                <w:sz w:val="22"/>
                <w:szCs w:val="22"/>
              </w:rPr>
            </w:pPr>
            <w:ins w:id="1265" w:author="Chasco, Brandon Edward" w:date="2020-08-26T11:47:00Z">
              <w:r w:rsidRPr="006226B0">
                <w:rPr>
                  <w:color w:val="000000"/>
                  <w:sz w:val="22"/>
                  <w:szCs w:val="22"/>
                </w:rPr>
                <w:t>Null</w:t>
              </w:r>
            </w:ins>
          </w:p>
        </w:tc>
        <w:tc>
          <w:tcPr>
            <w:tcW w:w="1110" w:type="dxa"/>
            <w:tcBorders>
              <w:top w:val="single" w:sz="4" w:space="0" w:color="000000"/>
              <w:left w:val="nil"/>
              <w:bottom w:val="nil"/>
              <w:right w:val="nil"/>
            </w:tcBorders>
            <w:shd w:val="clear" w:color="auto" w:fill="auto"/>
            <w:vAlign w:val="bottom"/>
          </w:tcPr>
          <w:p w14:paraId="5C73F414" w14:textId="77777777" w:rsidR="00A50AAF" w:rsidRPr="006226B0" w:rsidRDefault="00A50AAF" w:rsidP="001C7249">
            <w:pPr>
              <w:spacing w:after="0" w:line="240" w:lineRule="auto"/>
              <w:jc w:val="right"/>
              <w:rPr>
                <w:ins w:id="1266" w:author="Chasco, Brandon Edward" w:date="2020-08-26T11:47:00Z"/>
                <w:color w:val="000000"/>
                <w:sz w:val="22"/>
                <w:szCs w:val="22"/>
              </w:rPr>
            </w:pPr>
            <w:ins w:id="1267" w:author="Chasco, Brandon Edward" w:date="2020-08-26T11:47:00Z">
              <w:r w:rsidRPr="006226B0">
                <w:rPr>
                  <w:color w:val="000000"/>
                  <w:sz w:val="22"/>
                  <w:szCs w:val="22"/>
                </w:rPr>
                <w:t>1760.4</w:t>
              </w:r>
            </w:ins>
          </w:p>
        </w:tc>
        <w:tc>
          <w:tcPr>
            <w:tcW w:w="1143" w:type="dxa"/>
            <w:tcBorders>
              <w:top w:val="single" w:sz="4" w:space="0" w:color="000000"/>
              <w:left w:val="nil"/>
              <w:bottom w:val="nil"/>
              <w:right w:val="nil"/>
            </w:tcBorders>
            <w:shd w:val="clear" w:color="auto" w:fill="auto"/>
            <w:vAlign w:val="bottom"/>
          </w:tcPr>
          <w:p w14:paraId="67678FFC" w14:textId="77777777" w:rsidR="00A50AAF" w:rsidRPr="006226B0" w:rsidRDefault="00A50AAF" w:rsidP="001C7249">
            <w:pPr>
              <w:spacing w:after="0" w:line="240" w:lineRule="auto"/>
              <w:jc w:val="right"/>
              <w:rPr>
                <w:ins w:id="1268" w:author="Chasco, Brandon Edward" w:date="2020-08-26T11:47:00Z"/>
                <w:color w:val="000000"/>
                <w:sz w:val="22"/>
                <w:szCs w:val="22"/>
              </w:rPr>
            </w:pPr>
            <w:ins w:id="1269" w:author="Chasco, Brandon Edward" w:date="2020-08-26T11:47:00Z">
              <w:r w:rsidRPr="006226B0">
                <w:rPr>
                  <w:color w:val="000000"/>
                  <w:sz w:val="22"/>
                  <w:szCs w:val="22"/>
                </w:rPr>
                <w:t>998.3</w:t>
              </w:r>
            </w:ins>
          </w:p>
        </w:tc>
        <w:tc>
          <w:tcPr>
            <w:tcW w:w="926" w:type="dxa"/>
            <w:gridSpan w:val="2"/>
            <w:tcBorders>
              <w:top w:val="single" w:sz="4" w:space="0" w:color="000000"/>
              <w:left w:val="nil"/>
              <w:bottom w:val="nil"/>
              <w:right w:val="nil"/>
            </w:tcBorders>
          </w:tcPr>
          <w:p w14:paraId="0B0BA5E5" w14:textId="77777777" w:rsidR="00A50AAF" w:rsidRPr="006226B0" w:rsidRDefault="00A50AAF" w:rsidP="001C7249">
            <w:pPr>
              <w:spacing w:after="0" w:line="240" w:lineRule="auto"/>
              <w:jc w:val="right"/>
              <w:rPr>
                <w:ins w:id="1270" w:author="Chasco, Brandon Edward" w:date="2020-08-26T11:47:00Z"/>
                <w:color w:val="000000"/>
                <w:sz w:val="22"/>
                <w:szCs w:val="22"/>
              </w:rPr>
            </w:pPr>
          </w:p>
        </w:tc>
        <w:tc>
          <w:tcPr>
            <w:tcW w:w="1255" w:type="dxa"/>
            <w:tcBorders>
              <w:top w:val="single" w:sz="4" w:space="0" w:color="000000"/>
              <w:left w:val="nil"/>
              <w:bottom w:val="nil"/>
              <w:right w:val="nil"/>
            </w:tcBorders>
            <w:shd w:val="clear" w:color="auto" w:fill="auto"/>
            <w:vAlign w:val="bottom"/>
          </w:tcPr>
          <w:p w14:paraId="58E7F285" w14:textId="77777777" w:rsidR="00A50AAF" w:rsidRPr="006226B0" w:rsidRDefault="00A50AAF" w:rsidP="001C7249">
            <w:pPr>
              <w:spacing w:after="0" w:line="240" w:lineRule="auto"/>
              <w:jc w:val="right"/>
              <w:rPr>
                <w:ins w:id="1271" w:author="Chasco, Brandon Edward" w:date="2020-08-26T11:47:00Z"/>
                <w:color w:val="000000"/>
                <w:sz w:val="22"/>
                <w:szCs w:val="22"/>
              </w:rPr>
            </w:pPr>
            <w:ins w:id="1272" w:author="Chasco, Brandon Edward" w:date="2020-08-26T11:47:00Z">
              <w:r w:rsidRPr="006226B0">
                <w:rPr>
                  <w:color w:val="000000"/>
                  <w:sz w:val="22"/>
                  <w:szCs w:val="22"/>
                </w:rPr>
                <w:t>0</w:t>
              </w:r>
            </w:ins>
          </w:p>
        </w:tc>
        <w:tc>
          <w:tcPr>
            <w:tcW w:w="1319" w:type="dxa"/>
            <w:tcBorders>
              <w:top w:val="single" w:sz="4" w:space="0" w:color="000000"/>
              <w:left w:val="nil"/>
              <w:bottom w:val="nil"/>
              <w:right w:val="nil"/>
            </w:tcBorders>
            <w:shd w:val="clear" w:color="auto" w:fill="auto"/>
            <w:vAlign w:val="bottom"/>
          </w:tcPr>
          <w:p w14:paraId="554FB839" w14:textId="77777777" w:rsidR="00A50AAF" w:rsidRPr="006226B0" w:rsidRDefault="00A50AAF" w:rsidP="001C7249">
            <w:pPr>
              <w:spacing w:after="0" w:line="240" w:lineRule="auto"/>
              <w:jc w:val="right"/>
              <w:rPr>
                <w:ins w:id="1273" w:author="Chasco, Brandon Edward" w:date="2020-08-26T11:47:00Z"/>
                <w:color w:val="000000"/>
                <w:sz w:val="22"/>
                <w:szCs w:val="22"/>
              </w:rPr>
            </w:pPr>
            <w:ins w:id="1274" w:author="Chasco, Brandon Edward" w:date="2020-08-26T11:47:00Z">
              <w:r w:rsidRPr="006226B0">
                <w:rPr>
                  <w:color w:val="000000"/>
                  <w:sz w:val="22"/>
                  <w:szCs w:val="22"/>
                </w:rPr>
                <w:t>0</w:t>
              </w:r>
            </w:ins>
          </w:p>
        </w:tc>
      </w:tr>
      <w:tr w:rsidR="00A50AAF" w:rsidRPr="006226B0" w14:paraId="6194CB04" w14:textId="77777777" w:rsidTr="001C7249">
        <w:trPr>
          <w:trHeight w:val="368"/>
          <w:ins w:id="1275" w:author="Chasco, Brandon Edward" w:date="2020-08-26T11:47:00Z"/>
        </w:trPr>
        <w:tc>
          <w:tcPr>
            <w:tcW w:w="3809" w:type="dxa"/>
            <w:tcBorders>
              <w:top w:val="nil"/>
              <w:left w:val="nil"/>
              <w:bottom w:val="nil"/>
              <w:right w:val="nil"/>
            </w:tcBorders>
            <w:shd w:val="clear" w:color="auto" w:fill="auto"/>
            <w:vAlign w:val="bottom"/>
          </w:tcPr>
          <w:p w14:paraId="400E776D" w14:textId="77777777" w:rsidR="00A50AAF" w:rsidRPr="006226B0" w:rsidRDefault="00A50AAF" w:rsidP="001C7249">
            <w:pPr>
              <w:spacing w:after="0" w:line="240" w:lineRule="auto"/>
              <w:rPr>
                <w:ins w:id="1276" w:author="Chasco, Brandon Edward" w:date="2020-08-26T11:47:00Z"/>
                <w:color w:val="000000"/>
                <w:sz w:val="22"/>
                <w:szCs w:val="22"/>
              </w:rPr>
            </w:pPr>
            <w:ins w:id="1277" w:author="Chasco, Brandon Edward" w:date="2020-08-26T11:47:00Z">
              <w:r w:rsidRPr="006226B0">
                <w:rPr>
                  <w:color w:val="000000"/>
                  <w:sz w:val="22"/>
                  <w:szCs w:val="22"/>
                </w:rPr>
                <w:t>Marine</w:t>
              </w:r>
            </w:ins>
          </w:p>
        </w:tc>
        <w:tc>
          <w:tcPr>
            <w:tcW w:w="1110" w:type="dxa"/>
            <w:tcBorders>
              <w:top w:val="nil"/>
              <w:left w:val="nil"/>
              <w:bottom w:val="nil"/>
              <w:right w:val="nil"/>
            </w:tcBorders>
            <w:shd w:val="clear" w:color="auto" w:fill="auto"/>
            <w:vAlign w:val="bottom"/>
          </w:tcPr>
          <w:p w14:paraId="060856F6" w14:textId="77777777" w:rsidR="00A50AAF" w:rsidRPr="006226B0" w:rsidRDefault="00A50AAF" w:rsidP="001C7249">
            <w:pPr>
              <w:spacing w:after="0" w:line="240" w:lineRule="auto"/>
              <w:jc w:val="right"/>
              <w:rPr>
                <w:ins w:id="1278" w:author="Chasco, Brandon Edward" w:date="2020-08-26T11:47:00Z"/>
                <w:color w:val="000000"/>
                <w:sz w:val="22"/>
                <w:szCs w:val="22"/>
              </w:rPr>
            </w:pPr>
            <w:ins w:id="1279" w:author="Chasco, Brandon Edward" w:date="2020-08-26T11:47:00Z">
              <w:r w:rsidRPr="006226B0">
                <w:rPr>
                  <w:color w:val="000000"/>
                  <w:sz w:val="22"/>
                  <w:szCs w:val="22"/>
                </w:rPr>
                <w:t>1475.2</w:t>
              </w:r>
            </w:ins>
          </w:p>
        </w:tc>
        <w:tc>
          <w:tcPr>
            <w:tcW w:w="1143" w:type="dxa"/>
            <w:tcBorders>
              <w:top w:val="nil"/>
              <w:left w:val="nil"/>
              <w:bottom w:val="nil"/>
              <w:right w:val="nil"/>
            </w:tcBorders>
            <w:shd w:val="clear" w:color="auto" w:fill="auto"/>
            <w:vAlign w:val="bottom"/>
          </w:tcPr>
          <w:p w14:paraId="08FCBDFD" w14:textId="77777777" w:rsidR="00A50AAF" w:rsidRPr="006226B0" w:rsidRDefault="00A50AAF" w:rsidP="001C7249">
            <w:pPr>
              <w:spacing w:after="0" w:line="240" w:lineRule="auto"/>
              <w:jc w:val="right"/>
              <w:rPr>
                <w:ins w:id="1280" w:author="Chasco, Brandon Edward" w:date="2020-08-26T11:47:00Z"/>
                <w:color w:val="000000"/>
                <w:sz w:val="22"/>
                <w:szCs w:val="22"/>
              </w:rPr>
            </w:pPr>
            <w:ins w:id="1281" w:author="Chasco, Brandon Edward" w:date="2020-08-26T11:47:00Z">
              <w:r w:rsidRPr="006226B0">
                <w:rPr>
                  <w:color w:val="000000"/>
                  <w:sz w:val="22"/>
                  <w:szCs w:val="22"/>
                </w:rPr>
                <w:t>921.6</w:t>
              </w:r>
            </w:ins>
          </w:p>
        </w:tc>
        <w:tc>
          <w:tcPr>
            <w:tcW w:w="926" w:type="dxa"/>
            <w:gridSpan w:val="2"/>
            <w:tcBorders>
              <w:top w:val="nil"/>
              <w:left w:val="nil"/>
              <w:bottom w:val="nil"/>
              <w:right w:val="nil"/>
            </w:tcBorders>
          </w:tcPr>
          <w:p w14:paraId="6311433D" w14:textId="77777777" w:rsidR="00A50AAF" w:rsidRPr="006226B0" w:rsidRDefault="00A50AAF" w:rsidP="001C7249">
            <w:pPr>
              <w:spacing w:after="0" w:line="240" w:lineRule="auto"/>
              <w:jc w:val="right"/>
              <w:rPr>
                <w:ins w:id="1282" w:author="Chasco, Brandon Edward" w:date="2020-08-26T11:47:00Z"/>
                <w:color w:val="000000"/>
                <w:sz w:val="22"/>
                <w:szCs w:val="22"/>
              </w:rPr>
            </w:pPr>
          </w:p>
        </w:tc>
        <w:tc>
          <w:tcPr>
            <w:tcW w:w="1255" w:type="dxa"/>
            <w:tcBorders>
              <w:top w:val="nil"/>
              <w:left w:val="nil"/>
              <w:bottom w:val="nil"/>
              <w:right w:val="nil"/>
            </w:tcBorders>
            <w:shd w:val="clear" w:color="auto" w:fill="auto"/>
            <w:vAlign w:val="bottom"/>
          </w:tcPr>
          <w:p w14:paraId="284D5B12" w14:textId="77777777" w:rsidR="00A50AAF" w:rsidRPr="006226B0" w:rsidRDefault="00A50AAF" w:rsidP="001C7249">
            <w:pPr>
              <w:spacing w:after="0" w:line="240" w:lineRule="auto"/>
              <w:jc w:val="right"/>
              <w:rPr>
                <w:ins w:id="1283" w:author="Chasco, Brandon Edward" w:date="2020-08-26T11:47:00Z"/>
                <w:color w:val="000000"/>
                <w:sz w:val="22"/>
                <w:szCs w:val="22"/>
              </w:rPr>
            </w:pPr>
            <w:ins w:id="1284" w:author="Chasco, Brandon Edward" w:date="2020-08-26T11:47:00Z">
              <w:r w:rsidRPr="006226B0">
                <w:rPr>
                  <w:color w:val="000000"/>
                  <w:sz w:val="22"/>
                  <w:szCs w:val="22"/>
                </w:rPr>
                <w:t>0.162</w:t>
              </w:r>
            </w:ins>
          </w:p>
        </w:tc>
        <w:tc>
          <w:tcPr>
            <w:tcW w:w="1319" w:type="dxa"/>
            <w:tcBorders>
              <w:top w:val="nil"/>
              <w:left w:val="nil"/>
              <w:bottom w:val="nil"/>
              <w:right w:val="nil"/>
            </w:tcBorders>
            <w:shd w:val="clear" w:color="auto" w:fill="auto"/>
            <w:vAlign w:val="bottom"/>
          </w:tcPr>
          <w:p w14:paraId="3AAB8832" w14:textId="77777777" w:rsidR="00A50AAF" w:rsidRPr="006226B0" w:rsidRDefault="00A50AAF" w:rsidP="001C7249">
            <w:pPr>
              <w:spacing w:after="0" w:line="240" w:lineRule="auto"/>
              <w:jc w:val="right"/>
              <w:rPr>
                <w:ins w:id="1285" w:author="Chasco, Brandon Edward" w:date="2020-08-26T11:47:00Z"/>
                <w:color w:val="000000"/>
                <w:sz w:val="22"/>
                <w:szCs w:val="22"/>
              </w:rPr>
            </w:pPr>
            <w:ins w:id="1286" w:author="Chasco, Brandon Edward" w:date="2020-08-26T11:47:00Z">
              <w:r w:rsidRPr="006226B0">
                <w:rPr>
                  <w:color w:val="000000"/>
                  <w:sz w:val="22"/>
                  <w:szCs w:val="22"/>
                </w:rPr>
                <w:t>0.077</w:t>
              </w:r>
            </w:ins>
          </w:p>
        </w:tc>
      </w:tr>
      <w:tr w:rsidR="00A50AAF" w:rsidRPr="006226B0" w14:paraId="05E48830" w14:textId="77777777" w:rsidTr="001C7249">
        <w:trPr>
          <w:trHeight w:val="368"/>
          <w:ins w:id="1287" w:author="Chasco, Brandon Edward" w:date="2020-08-26T11:47:00Z"/>
        </w:trPr>
        <w:tc>
          <w:tcPr>
            <w:tcW w:w="3809" w:type="dxa"/>
            <w:tcBorders>
              <w:top w:val="nil"/>
              <w:left w:val="nil"/>
              <w:bottom w:val="nil"/>
              <w:right w:val="nil"/>
            </w:tcBorders>
            <w:shd w:val="clear" w:color="auto" w:fill="auto"/>
            <w:vAlign w:val="bottom"/>
          </w:tcPr>
          <w:p w14:paraId="243D4507" w14:textId="77777777" w:rsidR="00A50AAF" w:rsidRPr="006226B0" w:rsidRDefault="00A50AAF" w:rsidP="001C7249">
            <w:pPr>
              <w:spacing w:after="0" w:line="240" w:lineRule="auto"/>
              <w:rPr>
                <w:ins w:id="1288" w:author="Chasco, Brandon Edward" w:date="2020-08-26T11:47:00Z"/>
                <w:color w:val="000000"/>
                <w:sz w:val="22"/>
                <w:szCs w:val="22"/>
              </w:rPr>
            </w:pPr>
            <w:ins w:id="1289" w:author="Chasco, Brandon Edward" w:date="2020-08-26T11:47:00Z">
              <w:r w:rsidRPr="006226B0">
                <w:rPr>
                  <w:color w:val="000000"/>
                  <w:sz w:val="22"/>
                  <w:szCs w:val="22"/>
                </w:rPr>
                <w:t>Day</w:t>
              </w:r>
            </w:ins>
          </w:p>
        </w:tc>
        <w:tc>
          <w:tcPr>
            <w:tcW w:w="1110" w:type="dxa"/>
            <w:tcBorders>
              <w:top w:val="nil"/>
              <w:left w:val="nil"/>
              <w:bottom w:val="nil"/>
              <w:right w:val="nil"/>
            </w:tcBorders>
            <w:shd w:val="clear" w:color="auto" w:fill="auto"/>
            <w:vAlign w:val="bottom"/>
          </w:tcPr>
          <w:p w14:paraId="5D8DD896" w14:textId="77777777" w:rsidR="00A50AAF" w:rsidRPr="006226B0" w:rsidRDefault="00A50AAF" w:rsidP="001C7249">
            <w:pPr>
              <w:spacing w:after="0" w:line="240" w:lineRule="auto"/>
              <w:jc w:val="right"/>
              <w:rPr>
                <w:ins w:id="1290" w:author="Chasco, Brandon Edward" w:date="2020-08-26T11:47:00Z"/>
                <w:color w:val="000000"/>
                <w:sz w:val="22"/>
                <w:szCs w:val="22"/>
              </w:rPr>
            </w:pPr>
            <w:ins w:id="1291" w:author="Chasco, Brandon Edward" w:date="2020-08-26T11:47:00Z">
              <w:r w:rsidRPr="006226B0">
                <w:rPr>
                  <w:color w:val="000000"/>
                  <w:sz w:val="22"/>
                  <w:szCs w:val="22"/>
                </w:rPr>
                <w:t>1718.6</w:t>
              </w:r>
            </w:ins>
          </w:p>
        </w:tc>
        <w:tc>
          <w:tcPr>
            <w:tcW w:w="1143" w:type="dxa"/>
            <w:tcBorders>
              <w:top w:val="nil"/>
              <w:left w:val="nil"/>
              <w:bottom w:val="nil"/>
              <w:right w:val="nil"/>
            </w:tcBorders>
            <w:shd w:val="clear" w:color="auto" w:fill="auto"/>
            <w:vAlign w:val="bottom"/>
          </w:tcPr>
          <w:p w14:paraId="25BAD16E" w14:textId="77777777" w:rsidR="00A50AAF" w:rsidRPr="006226B0" w:rsidRDefault="00A50AAF" w:rsidP="001C7249">
            <w:pPr>
              <w:spacing w:after="0" w:line="240" w:lineRule="auto"/>
              <w:jc w:val="right"/>
              <w:rPr>
                <w:ins w:id="1292" w:author="Chasco, Brandon Edward" w:date="2020-08-26T11:47:00Z"/>
                <w:color w:val="000000"/>
                <w:sz w:val="22"/>
                <w:szCs w:val="22"/>
              </w:rPr>
            </w:pPr>
            <w:ins w:id="1293" w:author="Chasco, Brandon Edward" w:date="2020-08-26T11:47:00Z">
              <w:r w:rsidRPr="006226B0">
                <w:rPr>
                  <w:color w:val="000000"/>
                  <w:sz w:val="22"/>
                  <w:szCs w:val="22"/>
                </w:rPr>
                <w:t>952.1</w:t>
              </w:r>
            </w:ins>
          </w:p>
        </w:tc>
        <w:tc>
          <w:tcPr>
            <w:tcW w:w="926" w:type="dxa"/>
            <w:gridSpan w:val="2"/>
            <w:tcBorders>
              <w:top w:val="nil"/>
              <w:left w:val="nil"/>
              <w:bottom w:val="nil"/>
              <w:right w:val="nil"/>
            </w:tcBorders>
          </w:tcPr>
          <w:p w14:paraId="0B0121C3" w14:textId="77777777" w:rsidR="00A50AAF" w:rsidRPr="006226B0" w:rsidRDefault="00A50AAF" w:rsidP="001C7249">
            <w:pPr>
              <w:spacing w:after="0" w:line="240" w:lineRule="auto"/>
              <w:jc w:val="right"/>
              <w:rPr>
                <w:ins w:id="1294" w:author="Chasco, Brandon Edward" w:date="2020-08-26T11:47:00Z"/>
                <w:color w:val="000000"/>
                <w:sz w:val="22"/>
                <w:szCs w:val="22"/>
              </w:rPr>
            </w:pPr>
          </w:p>
        </w:tc>
        <w:tc>
          <w:tcPr>
            <w:tcW w:w="1255" w:type="dxa"/>
            <w:tcBorders>
              <w:top w:val="nil"/>
              <w:left w:val="nil"/>
              <w:bottom w:val="nil"/>
              <w:right w:val="nil"/>
            </w:tcBorders>
            <w:shd w:val="clear" w:color="auto" w:fill="auto"/>
            <w:vAlign w:val="bottom"/>
          </w:tcPr>
          <w:p w14:paraId="4578DD2D" w14:textId="77777777" w:rsidR="00A50AAF" w:rsidRPr="006226B0" w:rsidRDefault="00A50AAF" w:rsidP="001C7249">
            <w:pPr>
              <w:spacing w:after="0" w:line="240" w:lineRule="auto"/>
              <w:jc w:val="right"/>
              <w:rPr>
                <w:ins w:id="1295" w:author="Chasco, Brandon Edward" w:date="2020-08-26T11:47:00Z"/>
                <w:color w:val="000000"/>
                <w:sz w:val="22"/>
                <w:szCs w:val="22"/>
              </w:rPr>
            </w:pPr>
            <w:ins w:id="1296" w:author="Chasco, Brandon Edward" w:date="2020-08-26T11:47:00Z">
              <w:r w:rsidRPr="006226B0">
                <w:rPr>
                  <w:color w:val="000000"/>
                  <w:sz w:val="22"/>
                  <w:szCs w:val="22"/>
                </w:rPr>
                <w:t>0.024</w:t>
              </w:r>
            </w:ins>
          </w:p>
        </w:tc>
        <w:tc>
          <w:tcPr>
            <w:tcW w:w="1319" w:type="dxa"/>
            <w:tcBorders>
              <w:top w:val="nil"/>
              <w:left w:val="nil"/>
              <w:bottom w:val="nil"/>
              <w:right w:val="nil"/>
            </w:tcBorders>
            <w:shd w:val="clear" w:color="auto" w:fill="auto"/>
            <w:vAlign w:val="bottom"/>
          </w:tcPr>
          <w:p w14:paraId="48C9EF0C" w14:textId="77777777" w:rsidR="00A50AAF" w:rsidRPr="006226B0" w:rsidRDefault="00A50AAF" w:rsidP="001C7249">
            <w:pPr>
              <w:spacing w:after="0" w:line="240" w:lineRule="auto"/>
              <w:jc w:val="right"/>
              <w:rPr>
                <w:ins w:id="1297" w:author="Chasco, Brandon Edward" w:date="2020-08-26T11:47:00Z"/>
                <w:color w:val="000000"/>
                <w:sz w:val="22"/>
                <w:szCs w:val="22"/>
              </w:rPr>
            </w:pPr>
            <w:ins w:id="1298" w:author="Chasco, Brandon Edward" w:date="2020-08-26T11:47:00Z">
              <w:r w:rsidRPr="006226B0">
                <w:rPr>
                  <w:color w:val="000000"/>
                  <w:sz w:val="22"/>
                  <w:szCs w:val="22"/>
                </w:rPr>
                <w:t>0.047</w:t>
              </w:r>
            </w:ins>
          </w:p>
        </w:tc>
      </w:tr>
      <w:tr w:rsidR="00A50AAF" w:rsidRPr="006226B0" w14:paraId="3FD3F449" w14:textId="77777777" w:rsidTr="001C7249">
        <w:trPr>
          <w:trHeight w:val="368"/>
          <w:ins w:id="1299" w:author="Chasco, Brandon Edward" w:date="2020-08-26T11:47:00Z"/>
        </w:trPr>
        <w:tc>
          <w:tcPr>
            <w:tcW w:w="3809" w:type="dxa"/>
            <w:tcBorders>
              <w:top w:val="nil"/>
              <w:left w:val="nil"/>
              <w:bottom w:val="nil"/>
              <w:right w:val="nil"/>
            </w:tcBorders>
            <w:shd w:val="clear" w:color="auto" w:fill="auto"/>
            <w:vAlign w:val="bottom"/>
          </w:tcPr>
          <w:p w14:paraId="2B495156" w14:textId="77777777" w:rsidR="00A50AAF" w:rsidRPr="006226B0" w:rsidRDefault="00A50AAF" w:rsidP="001C7249">
            <w:pPr>
              <w:spacing w:after="0" w:line="240" w:lineRule="auto"/>
              <w:rPr>
                <w:ins w:id="1300" w:author="Chasco, Brandon Edward" w:date="2020-08-26T11:47:00Z"/>
                <w:color w:val="000000"/>
                <w:sz w:val="22"/>
                <w:szCs w:val="22"/>
              </w:rPr>
            </w:pPr>
            <w:ins w:id="1301" w:author="Chasco, Brandon Edward" w:date="2020-08-26T11:47:00Z">
              <w:r w:rsidRPr="006226B0">
                <w:rPr>
                  <w:color w:val="000000"/>
                  <w:sz w:val="22"/>
                  <w:szCs w:val="22"/>
                </w:rPr>
                <w:t>Day/year</w:t>
              </w:r>
            </w:ins>
          </w:p>
        </w:tc>
        <w:tc>
          <w:tcPr>
            <w:tcW w:w="1110" w:type="dxa"/>
            <w:tcBorders>
              <w:top w:val="nil"/>
              <w:left w:val="nil"/>
              <w:bottom w:val="nil"/>
              <w:right w:val="nil"/>
            </w:tcBorders>
            <w:shd w:val="clear" w:color="auto" w:fill="auto"/>
            <w:vAlign w:val="bottom"/>
          </w:tcPr>
          <w:p w14:paraId="36C2170D" w14:textId="77777777" w:rsidR="00A50AAF" w:rsidRPr="006226B0" w:rsidRDefault="00A50AAF" w:rsidP="001C7249">
            <w:pPr>
              <w:spacing w:after="0" w:line="240" w:lineRule="auto"/>
              <w:jc w:val="right"/>
              <w:rPr>
                <w:ins w:id="1302" w:author="Chasco, Brandon Edward" w:date="2020-08-26T11:47:00Z"/>
                <w:color w:val="000000"/>
                <w:sz w:val="22"/>
                <w:szCs w:val="22"/>
              </w:rPr>
            </w:pPr>
            <w:ins w:id="1303" w:author="Chasco, Brandon Edward" w:date="2020-08-26T11:47:00Z">
              <w:r w:rsidRPr="006226B0">
                <w:rPr>
                  <w:color w:val="000000"/>
                  <w:sz w:val="22"/>
                  <w:szCs w:val="22"/>
                </w:rPr>
                <w:t>1151.4</w:t>
              </w:r>
            </w:ins>
          </w:p>
        </w:tc>
        <w:tc>
          <w:tcPr>
            <w:tcW w:w="1143" w:type="dxa"/>
            <w:tcBorders>
              <w:top w:val="nil"/>
              <w:left w:val="nil"/>
              <w:bottom w:val="nil"/>
              <w:right w:val="nil"/>
            </w:tcBorders>
            <w:shd w:val="clear" w:color="auto" w:fill="auto"/>
            <w:vAlign w:val="bottom"/>
          </w:tcPr>
          <w:p w14:paraId="4EFB1A26" w14:textId="77777777" w:rsidR="00A50AAF" w:rsidRPr="006226B0" w:rsidRDefault="00A50AAF" w:rsidP="001C7249">
            <w:pPr>
              <w:spacing w:after="0" w:line="240" w:lineRule="auto"/>
              <w:jc w:val="right"/>
              <w:rPr>
                <w:ins w:id="1304" w:author="Chasco, Brandon Edward" w:date="2020-08-26T11:47:00Z"/>
                <w:color w:val="000000"/>
                <w:sz w:val="22"/>
                <w:szCs w:val="22"/>
              </w:rPr>
            </w:pPr>
            <w:ins w:id="1305" w:author="Chasco, Brandon Edward" w:date="2020-08-26T11:47:00Z">
              <w:r w:rsidRPr="006226B0">
                <w:rPr>
                  <w:color w:val="000000"/>
                  <w:sz w:val="22"/>
                  <w:szCs w:val="22"/>
                </w:rPr>
                <w:t>802.4</w:t>
              </w:r>
            </w:ins>
          </w:p>
        </w:tc>
        <w:tc>
          <w:tcPr>
            <w:tcW w:w="926" w:type="dxa"/>
            <w:gridSpan w:val="2"/>
            <w:tcBorders>
              <w:top w:val="nil"/>
              <w:left w:val="nil"/>
              <w:bottom w:val="nil"/>
              <w:right w:val="nil"/>
            </w:tcBorders>
          </w:tcPr>
          <w:p w14:paraId="12270823" w14:textId="77777777" w:rsidR="00A50AAF" w:rsidRPr="006226B0" w:rsidRDefault="00A50AAF" w:rsidP="001C7249">
            <w:pPr>
              <w:spacing w:after="0" w:line="240" w:lineRule="auto"/>
              <w:jc w:val="right"/>
              <w:rPr>
                <w:ins w:id="1306" w:author="Chasco, Brandon Edward" w:date="2020-08-26T11:47:00Z"/>
                <w:color w:val="000000"/>
                <w:sz w:val="22"/>
                <w:szCs w:val="22"/>
              </w:rPr>
            </w:pPr>
          </w:p>
        </w:tc>
        <w:tc>
          <w:tcPr>
            <w:tcW w:w="1255" w:type="dxa"/>
            <w:tcBorders>
              <w:top w:val="nil"/>
              <w:left w:val="nil"/>
              <w:bottom w:val="nil"/>
              <w:right w:val="nil"/>
            </w:tcBorders>
            <w:shd w:val="clear" w:color="auto" w:fill="auto"/>
            <w:vAlign w:val="bottom"/>
          </w:tcPr>
          <w:p w14:paraId="7E6FE281" w14:textId="77777777" w:rsidR="00A50AAF" w:rsidRPr="006226B0" w:rsidRDefault="00A50AAF" w:rsidP="001C7249">
            <w:pPr>
              <w:spacing w:after="0" w:line="240" w:lineRule="auto"/>
              <w:jc w:val="right"/>
              <w:rPr>
                <w:ins w:id="1307" w:author="Chasco, Brandon Edward" w:date="2020-08-26T11:47:00Z"/>
                <w:color w:val="000000"/>
                <w:sz w:val="22"/>
                <w:szCs w:val="22"/>
              </w:rPr>
            </w:pPr>
            <w:ins w:id="1308" w:author="Chasco, Brandon Edward" w:date="2020-08-26T11:47:00Z">
              <w:r w:rsidRPr="006226B0">
                <w:rPr>
                  <w:color w:val="000000"/>
                  <w:sz w:val="22"/>
                  <w:szCs w:val="22"/>
                </w:rPr>
                <w:t>0.346</w:t>
              </w:r>
            </w:ins>
          </w:p>
        </w:tc>
        <w:tc>
          <w:tcPr>
            <w:tcW w:w="1319" w:type="dxa"/>
            <w:tcBorders>
              <w:top w:val="nil"/>
              <w:left w:val="nil"/>
              <w:bottom w:val="nil"/>
              <w:right w:val="nil"/>
            </w:tcBorders>
            <w:shd w:val="clear" w:color="auto" w:fill="auto"/>
            <w:vAlign w:val="bottom"/>
          </w:tcPr>
          <w:p w14:paraId="25516D1F" w14:textId="77777777" w:rsidR="00A50AAF" w:rsidRPr="006226B0" w:rsidRDefault="00A50AAF" w:rsidP="001C7249">
            <w:pPr>
              <w:spacing w:after="0" w:line="240" w:lineRule="auto"/>
              <w:jc w:val="right"/>
              <w:rPr>
                <w:ins w:id="1309" w:author="Chasco, Brandon Edward" w:date="2020-08-26T11:47:00Z"/>
                <w:color w:val="000000"/>
                <w:sz w:val="22"/>
                <w:szCs w:val="22"/>
              </w:rPr>
            </w:pPr>
            <w:ins w:id="1310" w:author="Chasco, Brandon Edward" w:date="2020-08-26T11:47:00Z">
              <w:r w:rsidRPr="006226B0">
                <w:rPr>
                  <w:color w:val="000000"/>
                  <w:sz w:val="22"/>
                  <w:szCs w:val="22"/>
                </w:rPr>
                <w:t>0.197</w:t>
              </w:r>
            </w:ins>
          </w:p>
        </w:tc>
      </w:tr>
      <w:tr w:rsidR="00A50AAF" w:rsidRPr="006226B0" w14:paraId="19814C4D" w14:textId="77777777" w:rsidTr="001C7249">
        <w:trPr>
          <w:trHeight w:val="368"/>
          <w:ins w:id="1311" w:author="Chasco, Brandon Edward" w:date="2020-08-26T11:47:00Z"/>
        </w:trPr>
        <w:tc>
          <w:tcPr>
            <w:tcW w:w="3809" w:type="dxa"/>
            <w:tcBorders>
              <w:top w:val="nil"/>
              <w:left w:val="nil"/>
              <w:right w:val="nil"/>
            </w:tcBorders>
            <w:shd w:val="clear" w:color="auto" w:fill="auto"/>
            <w:vAlign w:val="bottom"/>
          </w:tcPr>
          <w:p w14:paraId="414F6CEF" w14:textId="77777777" w:rsidR="00A50AAF" w:rsidRPr="006226B0" w:rsidRDefault="00A50AAF" w:rsidP="001C7249">
            <w:pPr>
              <w:spacing w:after="0" w:line="240" w:lineRule="auto"/>
              <w:rPr>
                <w:ins w:id="1312" w:author="Chasco, Brandon Edward" w:date="2020-08-26T11:47:00Z"/>
                <w:color w:val="000000"/>
                <w:sz w:val="22"/>
                <w:szCs w:val="22"/>
              </w:rPr>
            </w:pPr>
            <w:ins w:id="1313" w:author="Chasco, Brandon Edward" w:date="2020-08-26T11:47:00Z">
              <w:r w:rsidRPr="006226B0">
                <w:rPr>
                  <w:color w:val="000000"/>
                  <w:sz w:val="22"/>
                  <w:szCs w:val="22"/>
                </w:rPr>
                <w:t>Day + day/year</w:t>
              </w:r>
            </w:ins>
          </w:p>
        </w:tc>
        <w:tc>
          <w:tcPr>
            <w:tcW w:w="1110" w:type="dxa"/>
            <w:tcBorders>
              <w:top w:val="nil"/>
              <w:left w:val="nil"/>
              <w:right w:val="nil"/>
            </w:tcBorders>
            <w:shd w:val="clear" w:color="auto" w:fill="auto"/>
            <w:vAlign w:val="bottom"/>
          </w:tcPr>
          <w:p w14:paraId="1F12F38E" w14:textId="77777777" w:rsidR="00A50AAF" w:rsidRPr="006226B0" w:rsidRDefault="00A50AAF" w:rsidP="001C7249">
            <w:pPr>
              <w:spacing w:after="0" w:line="240" w:lineRule="auto"/>
              <w:jc w:val="right"/>
              <w:rPr>
                <w:ins w:id="1314" w:author="Chasco, Brandon Edward" w:date="2020-08-26T11:47:00Z"/>
                <w:color w:val="000000"/>
                <w:sz w:val="22"/>
                <w:szCs w:val="22"/>
              </w:rPr>
            </w:pPr>
            <w:ins w:id="1315" w:author="Chasco, Brandon Edward" w:date="2020-08-26T11:47:00Z">
              <w:r w:rsidRPr="006226B0">
                <w:rPr>
                  <w:color w:val="000000"/>
                  <w:sz w:val="22"/>
                  <w:szCs w:val="22"/>
                </w:rPr>
                <w:t>1151.4</w:t>
              </w:r>
            </w:ins>
          </w:p>
        </w:tc>
        <w:tc>
          <w:tcPr>
            <w:tcW w:w="1143" w:type="dxa"/>
            <w:tcBorders>
              <w:top w:val="nil"/>
              <w:left w:val="nil"/>
              <w:right w:val="nil"/>
            </w:tcBorders>
            <w:shd w:val="clear" w:color="auto" w:fill="auto"/>
            <w:vAlign w:val="bottom"/>
          </w:tcPr>
          <w:p w14:paraId="35164330" w14:textId="77777777" w:rsidR="00A50AAF" w:rsidRPr="006226B0" w:rsidRDefault="00A50AAF" w:rsidP="001C7249">
            <w:pPr>
              <w:spacing w:after="0" w:line="240" w:lineRule="auto"/>
              <w:jc w:val="right"/>
              <w:rPr>
                <w:ins w:id="1316" w:author="Chasco, Brandon Edward" w:date="2020-08-26T11:47:00Z"/>
                <w:color w:val="000000"/>
                <w:sz w:val="22"/>
                <w:szCs w:val="22"/>
              </w:rPr>
            </w:pPr>
            <w:ins w:id="1317" w:author="Chasco, Brandon Edward" w:date="2020-08-26T11:47:00Z">
              <w:r w:rsidRPr="006226B0">
                <w:rPr>
                  <w:color w:val="000000"/>
                  <w:sz w:val="22"/>
                  <w:szCs w:val="22"/>
                </w:rPr>
                <w:t>800.4</w:t>
              </w:r>
            </w:ins>
          </w:p>
        </w:tc>
        <w:tc>
          <w:tcPr>
            <w:tcW w:w="926" w:type="dxa"/>
            <w:gridSpan w:val="2"/>
            <w:tcBorders>
              <w:top w:val="nil"/>
              <w:left w:val="nil"/>
              <w:right w:val="nil"/>
            </w:tcBorders>
          </w:tcPr>
          <w:p w14:paraId="321C4F8C" w14:textId="77777777" w:rsidR="00A50AAF" w:rsidRPr="006226B0" w:rsidRDefault="00A50AAF" w:rsidP="001C7249">
            <w:pPr>
              <w:spacing w:after="0" w:line="240" w:lineRule="auto"/>
              <w:jc w:val="right"/>
              <w:rPr>
                <w:ins w:id="1318" w:author="Chasco, Brandon Edward" w:date="2020-08-26T11:47:00Z"/>
                <w:color w:val="000000"/>
                <w:sz w:val="22"/>
                <w:szCs w:val="22"/>
              </w:rPr>
            </w:pPr>
          </w:p>
        </w:tc>
        <w:tc>
          <w:tcPr>
            <w:tcW w:w="1255" w:type="dxa"/>
            <w:tcBorders>
              <w:top w:val="nil"/>
              <w:left w:val="nil"/>
              <w:right w:val="nil"/>
            </w:tcBorders>
            <w:shd w:val="clear" w:color="auto" w:fill="auto"/>
            <w:vAlign w:val="bottom"/>
          </w:tcPr>
          <w:p w14:paraId="03246FCD" w14:textId="77777777" w:rsidR="00A50AAF" w:rsidRPr="006226B0" w:rsidRDefault="00A50AAF" w:rsidP="001C7249">
            <w:pPr>
              <w:spacing w:after="0" w:line="240" w:lineRule="auto"/>
              <w:jc w:val="right"/>
              <w:rPr>
                <w:ins w:id="1319" w:author="Chasco, Brandon Edward" w:date="2020-08-26T11:47:00Z"/>
                <w:color w:val="000000"/>
                <w:sz w:val="22"/>
                <w:szCs w:val="22"/>
              </w:rPr>
            </w:pPr>
            <w:ins w:id="1320" w:author="Chasco, Brandon Edward" w:date="2020-08-26T11:47:00Z">
              <w:r w:rsidRPr="006226B0">
                <w:rPr>
                  <w:color w:val="000000"/>
                  <w:sz w:val="22"/>
                  <w:szCs w:val="22"/>
                </w:rPr>
                <w:t>0.346</w:t>
              </w:r>
            </w:ins>
          </w:p>
        </w:tc>
        <w:tc>
          <w:tcPr>
            <w:tcW w:w="1319" w:type="dxa"/>
            <w:tcBorders>
              <w:top w:val="nil"/>
              <w:left w:val="nil"/>
              <w:right w:val="nil"/>
            </w:tcBorders>
            <w:shd w:val="clear" w:color="auto" w:fill="auto"/>
            <w:vAlign w:val="bottom"/>
          </w:tcPr>
          <w:p w14:paraId="27E1B8F5" w14:textId="77777777" w:rsidR="00A50AAF" w:rsidRPr="006226B0" w:rsidRDefault="00A50AAF" w:rsidP="001C7249">
            <w:pPr>
              <w:spacing w:after="0" w:line="240" w:lineRule="auto"/>
              <w:jc w:val="right"/>
              <w:rPr>
                <w:ins w:id="1321" w:author="Chasco, Brandon Edward" w:date="2020-08-26T11:47:00Z"/>
                <w:color w:val="000000"/>
                <w:sz w:val="22"/>
                <w:szCs w:val="22"/>
              </w:rPr>
            </w:pPr>
            <w:ins w:id="1322" w:author="Chasco, Brandon Edward" w:date="2020-08-26T11:47:00Z">
              <w:r w:rsidRPr="006226B0">
                <w:rPr>
                  <w:color w:val="000000"/>
                  <w:sz w:val="22"/>
                  <w:szCs w:val="22"/>
                </w:rPr>
                <w:t>0.198</w:t>
              </w:r>
            </w:ins>
          </w:p>
        </w:tc>
      </w:tr>
      <w:tr w:rsidR="00A50AAF" w:rsidRPr="006226B0" w14:paraId="487682D7" w14:textId="77777777" w:rsidTr="001C7249">
        <w:trPr>
          <w:trHeight w:val="368"/>
          <w:ins w:id="1323" w:author="Chasco, Brandon Edward" w:date="2020-08-26T11:47:00Z"/>
        </w:trPr>
        <w:tc>
          <w:tcPr>
            <w:tcW w:w="3809" w:type="dxa"/>
            <w:tcBorders>
              <w:top w:val="nil"/>
              <w:left w:val="nil"/>
              <w:bottom w:val="single" w:sz="4" w:space="0" w:color="000000"/>
              <w:right w:val="nil"/>
            </w:tcBorders>
            <w:shd w:val="clear" w:color="auto" w:fill="auto"/>
            <w:vAlign w:val="bottom"/>
          </w:tcPr>
          <w:p w14:paraId="1058E06C" w14:textId="77777777" w:rsidR="00A50AAF" w:rsidRPr="006226B0" w:rsidRDefault="00A50AAF" w:rsidP="001C7249">
            <w:pPr>
              <w:spacing w:after="0" w:line="240" w:lineRule="auto"/>
              <w:rPr>
                <w:ins w:id="1324" w:author="Chasco, Brandon Edward" w:date="2020-08-26T11:47:00Z"/>
                <w:color w:val="000000"/>
                <w:sz w:val="22"/>
                <w:szCs w:val="22"/>
              </w:rPr>
            </w:pPr>
            <w:ins w:id="1325" w:author="Chasco, Brandon Edward" w:date="2020-08-26T11:47:00Z">
              <w:r w:rsidRPr="006226B0">
                <w:rPr>
                  <w:color w:val="000000"/>
                  <w:sz w:val="22"/>
                  <w:szCs w:val="22"/>
                </w:rPr>
                <w:t>Marine covariates + day + day/year</w:t>
              </w:r>
            </w:ins>
          </w:p>
        </w:tc>
        <w:tc>
          <w:tcPr>
            <w:tcW w:w="1110" w:type="dxa"/>
            <w:tcBorders>
              <w:top w:val="nil"/>
              <w:left w:val="nil"/>
              <w:bottom w:val="single" w:sz="4" w:space="0" w:color="000000"/>
              <w:right w:val="nil"/>
            </w:tcBorders>
            <w:shd w:val="clear" w:color="auto" w:fill="auto"/>
            <w:vAlign w:val="bottom"/>
          </w:tcPr>
          <w:p w14:paraId="3CA6366C" w14:textId="77777777" w:rsidR="00A50AAF" w:rsidRPr="006226B0" w:rsidRDefault="00A50AAF" w:rsidP="001C7249">
            <w:pPr>
              <w:spacing w:after="0" w:line="240" w:lineRule="auto"/>
              <w:jc w:val="right"/>
              <w:rPr>
                <w:ins w:id="1326" w:author="Chasco, Brandon Edward" w:date="2020-08-26T11:47:00Z"/>
                <w:color w:val="000000"/>
                <w:sz w:val="22"/>
                <w:szCs w:val="22"/>
              </w:rPr>
            </w:pPr>
            <w:ins w:id="1327" w:author="Chasco, Brandon Edward" w:date="2020-08-26T11:47:00Z">
              <w:r w:rsidRPr="006226B0">
                <w:rPr>
                  <w:color w:val="000000"/>
                  <w:sz w:val="22"/>
                  <w:szCs w:val="22"/>
                </w:rPr>
                <w:t>1144.1</w:t>
              </w:r>
            </w:ins>
          </w:p>
        </w:tc>
        <w:tc>
          <w:tcPr>
            <w:tcW w:w="1143" w:type="dxa"/>
            <w:tcBorders>
              <w:top w:val="nil"/>
              <w:left w:val="nil"/>
              <w:bottom w:val="single" w:sz="4" w:space="0" w:color="000000"/>
              <w:right w:val="nil"/>
            </w:tcBorders>
            <w:shd w:val="clear" w:color="auto" w:fill="auto"/>
            <w:vAlign w:val="bottom"/>
          </w:tcPr>
          <w:p w14:paraId="4F82A6FF" w14:textId="77777777" w:rsidR="00A50AAF" w:rsidRPr="006226B0" w:rsidRDefault="00A50AAF" w:rsidP="001C7249">
            <w:pPr>
              <w:spacing w:after="0" w:line="240" w:lineRule="auto"/>
              <w:jc w:val="right"/>
              <w:rPr>
                <w:ins w:id="1328" w:author="Chasco, Brandon Edward" w:date="2020-08-26T11:47:00Z"/>
                <w:color w:val="000000"/>
                <w:sz w:val="22"/>
                <w:szCs w:val="22"/>
              </w:rPr>
            </w:pPr>
            <w:ins w:id="1329" w:author="Chasco, Brandon Edward" w:date="2020-08-26T11:47:00Z">
              <w:r w:rsidRPr="006226B0">
                <w:rPr>
                  <w:color w:val="000000"/>
                  <w:sz w:val="22"/>
                  <w:szCs w:val="22"/>
                </w:rPr>
                <w:t>790.8</w:t>
              </w:r>
            </w:ins>
          </w:p>
        </w:tc>
        <w:tc>
          <w:tcPr>
            <w:tcW w:w="926" w:type="dxa"/>
            <w:gridSpan w:val="2"/>
            <w:tcBorders>
              <w:top w:val="nil"/>
              <w:left w:val="nil"/>
              <w:bottom w:val="single" w:sz="4" w:space="0" w:color="000000"/>
              <w:right w:val="nil"/>
            </w:tcBorders>
          </w:tcPr>
          <w:p w14:paraId="624D75B4" w14:textId="77777777" w:rsidR="00A50AAF" w:rsidRPr="006226B0" w:rsidRDefault="00A50AAF" w:rsidP="001C7249">
            <w:pPr>
              <w:spacing w:after="0" w:line="240" w:lineRule="auto"/>
              <w:jc w:val="right"/>
              <w:rPr>
                <w:ins w:id="1330" w:author="Chasco, Brandon Edward" w:date="2020-08-26T11:47:00Z"/>
                <w:color w:val="000000"/>
                <w:sz w:val="22"/>
                <w:szCs w:val="22"/>
              </w:rPr>
            </w:pPr>
          </w:p>
        </w:tc>
        <w:tc>
          <w:tcPr>
            <w:tcW w:w="1255" w:type="dxa"/>
            <w:tcBorders>
              <w:top w:val="nil"/>
              <w:left w:val="nil"/>
              <w:bottom w:val="single" w:sz="4" w:space="0" w:color="000000"/>
              <w:right w:val="nil"/>
            </w:tcBorders>
            <w:shd w:val="clear" w:color="auto" w:fill="auto"/>
            <w:vAlign w:val="bottom"/>
          </w:tcPr>
          <w:p w14:paraId="50A957E7" w14:textId="77777777" w:rsidR="00A50AAF" w:rsidRPr="006226B0" w:rsidRDefault="00A50AAF" w:rsidP="001C7249">
            <w:pPr>
              <w:spacing w:after="0" w:line="240" w:lineRule="auto"/>
              <w:jc w:val="right"/>
              <w:rPr>
                <w:ins w:id="1331" w:author="Chasco, Brandon Edward" w:date="2020-08-26T11:47:00Z"/>
                <w:color w:val="000000"/>
                <w:sz w:val="22"/>
                <w:szCs w:val="22"/>
              </w:rPr>
            </w:pPr>
            <w:ins w:id="1332" w:author="Chasco, Brandon Edward" w:date="2020-08-26T11:47:00Z">
              <w:r w:rsidRPr="006226B0">
                <w:rPr>
                  <w:color w:val="000000"/>
                  <w:sz w:val="22"/>
                  <w:szCs w:val="22"/>
                </w:rPr>
                <w:t>0.350</w:t>
              </w:r>
            </w:ins>
          </w:p>
        </w:tc>
        <w:tc>
          <w:tcPr>
            <w:tcW w:w="1319" w:type="dxa"/>
            <w:tcBorders>
              <w:top w:val="nil"/>
              <w:left w:val="nil"/>
              <w:bottom w:val="single" w:sz="4" w:space="0" w:color="000000"/>
              <w:right w:val="nil"/>
            </w:tcBorders>
            <w:shd w:val="clear" w:color="auto" w:fill="auto"/>
            <w:vAlign w:val="bottom"/>
          </w:tcPr>
          <w:p w14:paraId="0B9E06C6" w14:textId="77777777" w:rsidR="00A50AAF" w:rsidRPr="006226B0" w:rsidRDefault="00A50AAF" w:rsidP="001C7249">
            <w:pPr>
              <w:spacing w:after="0" w:line="240" w:lineRule="auto"/>
              <w:jc w:val="right"/>
              <w:rPr>
                <w:ins w:id="1333" w:author="Chasco, Brandon Edward" w:date="2020-08-26T11:47:00Z"/>
                <w:color w:val="000000"/>
                <w:sz w:val="22"/>
                <w:szCs w:val="22"/>
              </w:rPr>
            </w:pPr>
            <w:ins w:id="1334" w:author="Chasco, Brandon Edward" w:date="2020-08-26T11:47:00Z">
              <w:r w:rsidRPr="006226B0">
                <w:rPr>
                  <w:color w:val="000000"/>
                  <w:sz w:val="22"/>
                  <w:szCs w:val="22"/>
                </w:rPr>
                <w:t>0.208</w:t>
              </w:r>
            </w:ins>
          </w:p>
        </w:tc>
      </w:tr>
    </w:tbl>
    <w:p w14:paraId="4069E0F2" w14:textId="2E2009C8" w:rsidR="00A50AAF" w:rsidRPr="00B166D4" w:rsidRDefault="00A50AAF">
      <w:pPr>
        <w:pPrChange w:id="1335" w:author="Chasco, Brandon Edward" w:date="2020-08-26T11:47:00Z">
          <w:pPr>
            <w:ind w:firstLine="720"/>
          </w:pPr>
        </w:pPrChange>
      </w:pPr>
    </w:p>
    <w:p w14:paraId="4A260274" w14:textId="5D1F7F0B" w:rsidR="00B11759" w:rsidRDefault="0086311F">
      <w:bookmarkStart w:id="1336" w:name="_2jxsxqh" w:colFirst="0" w:colLast="0"/>
      <w:bookmarkEnd w:id="1336"/>
      <w:r w:rsidRPr="00B166D4">
        <w:tab/>
        <w:t xml:space="preserve">Combining impacts from multiple environments has been applied in several past efforts to model Snake River spring/summer Chinook marine survival. The day effect was described by </w:t>
      </w:r>
      <w:proofErr w:type="spellStart"/>
      <w:r w:rsidRPr="00B166D4">
        <w:t>Scheuerell</w:t>
      </w:r>
      <w:proofErr w:type="spellEnd"/>
      <w:r w:rsidRPr="00B166D4">
        <w:t xml:space="preserve"> et al. </w:t>
      </w:r>
      <w:r w:rsidR="00307FE4">
        <w:fldChar w:fldCharType="begin"/>
      </w:r>
      <w:r w:rsidR="00C2295E">
        <w:instrText xml:space="preserve"> ADDIN ZOTERO_ITEM CSL_CITATION {"citationID":"GiUjE0oU","properties":{"formattedCitation":"[6]","plainCitation":"[6]","noteIndex":0},"citationItems":[{"id":71,"uris":["http://zotero.org/users/local/sALjQm7t/items/8JRHJQD5"],"uri":["http://zotero.org/users/local/sALjQm7t/items/8JRHJQD5"],"itemData":{"id":71,"type":"article-journal","container-title":"Journal of Applied Ecology","issue":"5","note":"publisher: Wiley Online Library","page":"983–990","source":"Google Scholar","title":"Relating juvenile migration timing and survival to adulthood in two species of threatened Pacific salmon (Oncorhynchus spp.)","volume":"46","author":[{"family":"Scheuerell","given":"Mark D."},{"family":"Zabel","given":"Richard W."},{"family":"Sandford","given":"Benjamin P."}],"issued":{"date-parts":[["2009"]]}},"suppress-author":true}],"schema":"https://github.com/citation-style-language/schema/raw/master/csl-citation.json"} </w:instrText>
      </w:r>
      <w:r w:rsidR="00307FE4">
        <w:fldChar w:fldCharType="separate"/>
      </w:r>
      <w:r w:rsidR="00C2295E" w:rsidRPr="00C2295E">
        <w:t>[6]</w:t>
      </w:r>
      <w:r w:rsidR="00307FE4">
        <w:fldChar w:fldCharType="end"/>
      </w:r>
      <w:r w:rsidRPr="00B166D4">
        <w:t xml:space="preserve"> using a quadratic effect for day in a logistic regression model</w:t>
      </w:r>
      <w:r w:rsidR="006226B0">
        <w:t xml:space="preserve"> and </w:t>
      </w:r>
      <w:r w:rsidRPr="00B166D4">
        <w:t xml:space="preserve">showed that earlier fish tend to have higher survival, but this shifted somewhat from year to year.  </w:t>
      </w:r>
      <w:proofErr w:type="spellStart"/>
      <w:r w:rsidRPr="00B166D4">
        <w:t>Holsman</w:t>
      </w:r>
      <w:proofErr w:type="spellEnd"/>
      <w:r w:rsidRPr="00B166D4">
        <w:t xml:space="preserve"> et al. </w:t>
      </w:r>
      <w:r w:rsidR="00307FE4">
        <w:fldChar w:fldCharType="begin"/>
      </w:r>
      <w:r w:rsidR="009B0FE2">
        <w:instrText xml:space="preserve"> ADDIN ZOTERO_ITEM CSL_CITATION {"citationID":"Mq64ysGe","properties":{"formattedCitation":"[42]","plainCitation":"[42]","noteIndex":0},"citationItems":[{"id":120,"uris":["http://zotero.org/users/local/sALjQm7t/items/TIG2XDAE"],"uri":["http://zotero.org/users/local/sALjQm7t/items/TIG2XDAE"],"itemData":{"id":120,"type":"article-journal","container-title":"Conservation Biology","issue":"5","note":"publisher: Wiley Online Library","page":"912–922","source":"Google Scholar","title":"Interacting effects of translocation, artificial propagation, and environmental conditions on the marine survival of Chinook Salmon from the Columbia River, Washington, USA","volume":"26","author":[{"family":"Holsman","given":"Kirstin K."},{"family":"Scheuerell","given":"Mark D."},{"family":"Buhle","given":"Eric"},{"family":"Emmett","given":"Robert"}],"issued":{"date-parts":[["2012"]]}},"suppress-author":true}],"schema":"https://github.com/citation-style-language/schema/raw/master/csl-citation.json"} </w:instrText>
      </w:r>
      <w:r w:rsidR="00307FE4">
        <w:fldChar w:fldCharType="separate"/>
      </w:r>
      <w:r w:rsidR="009B0FE2" w:rsidRPr="009B0FE2">
        <w:t>[42]</w:t>
      </w:r>
      <w:r w:rsidR="00307FE4">
        <w:fldChar w:fldCharType="end"/>
      </w:r>
      <w:r w:rsidRPr="00B166D4">
        <w:t xml:space="preserve"> also use a logistic regression for this ESU and characterized the impacts of </w:t>
      </w:r>
      <w:r w:rsidRPr="00B166D4">
        <w:lastRenderedPageBreak/>
        <w:t xml:space="preserve">predators, prey, flow, and the temperature difference between the Columbia River and the nearshore ocean; however, they did not include a day effect in their model. Similarly, </w:t>
      </w:r>
      <w:proofErr w:type="spellStart"/>
      <w:r w:rsidRPr="00B166D4">
        <w:t>Haseker</w:t>
      </w:r>
      <w:proofErr w:type="spellEnd"/>
      <w:r w:rsidRPr="00B166D4">
        <w:t xml:space="preserve"> et al. </w:t>
      </w:r>
      <w:r w:rsidR="00307FE4">
        <w:fldChar w:fldCharType="begin"/>
      </w:r>
      <w:r w:rsidR="009B0FE2">
        <w:instrText xml:space="preserve"> ADDIN ZOTERO_ITEM CSL_CITATION {"citationID":"kVmWSOwM","properties":{"formattedCitation":"[43]","plainCitation":"[43]","noteIndex":0},"citationItems":[{"id":31,"uris":["http://zotero.org/users/local/sALjQm7t/items/2PI9T3SQ"],"uri":["http://zotero.org/users/local/sALjQm7t/items/2PI9T3SQ"],"itemData":{"id":31,"type":"article-journal","container-title":"Transactions of the American Fisheries Society","issue":"1","note":"publisher: Taylor &amp; Francis","page":"121–138","source":"Google Scholar","title":"Assessing freshwater and marine environmental influences on life-stage-specific survival rates of Snake River spring–summer Chinook salmon and steelhead","volume":"141","author":[{"family":"Haeseker","given":"Steven L."},{"family":"McCann","given":"Jerry A."},{"family":"Tuomikoski","given":"Jack"},{"family":"Chockley","given":"Brandon"}],"issued":{"date-parts":[["2012"]]}},"suppress-author":true}],"schema":"https://github.com/citation-style-language/schema/raw/master/csl-citation.json"} </w:instrText>
      </w:r>
      <w:r w:rsidR="00307FE4">
        <w:fldChar w:fldCharType="separate"/>
      </w:r>
      <w:r w:rsidR="009B0FE2" w:rsidRPr="009B0FE2">
        <w:t>[43]</w:t>
      </w:r>
      <w:r w:rsidR="00307FE4">
        <w:fldChar w:fldCharType="end"/>
      </w:r>
      <w:r w:rsidRPr="00B166D4">
        <w:t xml:space="preserve"> demonstrated the importance of </w:t>
      </w:r>
      <w:r w:rsidR="00CA24E4" w:rsidRPr="00B166D4">
        <w:t>river flow (the proportion of water</w:t>
      </w:r>
      <w:r w:rsidRPr="00B166D4">
        <w:t xml:space="preserve"> spill</w:t>
      </w:r>
      <w:r w:rsidR="00CA24E4" w:rsidRPr="00B166D4">
        <w:t>ed over dams and migration rate)</w:t>
      </w:r>
      <w:r w:rsidRPr="00B166D4">
        <w:t xml:space="preserve">, in modeling marine survival for this ESU, but included a linear effect of day.  Miller et al. </w:t>
      </w:r>
      <w:r w:rsidR="00307FE4">
        <w:fldChar w:fldCharType="begin"/>
      </w:r>
      <w:r w:rsidR="009B0FE2">
        <w:instrText xml:space="preserve"> ADDIN ZOTERO_ITEM CSL_CITATION {"citationID":"02hUa1ag","properties":{"formattedCitation":"[44]","plainCitation":"[44]","noteIndex":0},"citationItems":[{"id":55,"uris":["http://zotero.org/users/local/sALjQm7t/items/A4BPL9XH"],"uri":["http://zotero.org/users/local/sALjQm7t/items/A4BPL9XH"],"itemData":{"id":55,"type":"article-journal","container-title":"PLoS One","issue":"6","note":"publisher: Public Library of Science","source":"Google Scholar","title":"Assessing the relative importance of local and regional processes on the survival of a threatened salmon population","volume":"9","author":[{"family":"Miller","given":"Jessica A."},{"family":"Teel","given":"David J."},{"family":"Peterson","given":"William T."},{"family":"Baptista","given":"Antonio M."}],"issued":{"date-parts":[["2014"]]}},"suppress-author":true}],"schema":"https://github.com/citation-style-language/schema/raw/master/csl-citation.json"} </w:instrText>
      </w:r>
      <w:r w:rsidR="00307FE4">
        <w:fldChar w:fldCharType="separate"/>
      </w:r>
      <w:r w:rsidR="009B0FE2" w:rsidRPr="009B0FE2">
        <w:t>[44]</w:t>
      </w:r>
      <w:r w:rsidR="00307FE4">
        <w:fldChar w:fldCharType="end"/>
      </w:r>
      <w:r w:rsidRPr="00B166D4">
        <w:t xml:space="preserve"> used a logistic regression to show that the size at out-migration was not as important as the size at marine capture (after fish had been in the ocean for weeks to months), suggesting that marine growth is highly influential in setting mortality rates. Finally, Gosselin et al. </w:t>
      </w:r>
      <w:r w:rsidR="00307FE4">
        <w:fldChar w:fldCharType="begin"/>
      </w:r>
      <w:r w:rsidR="00C2295E">
        <w:instrText xml:space="preserve"> ADDIN ZOTERO_ITEM CSL_CITATION {"citationID":"T2FbwglE","properties":{"formattedCitation":"[7]","plainCitation":"[7]","noteIndex":0},"citationItems":[{"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P."}],"issued":{"date-parts":[["2018"]]}},"suppress-author":true}],"schema":"https://github.com/citation-style-language/schema/raw/master/csl-citation.json"} </w:instrText>
      </w:r>
      <w:r w:rsidR="00307FE4">
        <w:fldChar w:fldCharType="separate"/>
      </w:r>
      <w:r w:rsidR="00C2295E" w:rsidRPr="00C2295E">
        <w:t>[7]</w:t>
      </w:r>
      <w:r w:rsidR="00307FE4">
        <w:fldChar w:fldCharType="end"/>
      </w:r>
      <w:r w:rsidRPr="00B166D4">
        <w:t xml:space="preserve"> used a mixed effects regression to describe carryover effects from the freshwater environment, with particular emphasis on transportation impacts on hatchery and wild fish</w:t>
      </w:r>
      <w:r w:rsidR="00307FE4">
        <w:t>, but constrained the underlying process for the day effect to be quadratic</w:t>
      </w:r>
      <w:r w:rsidRPr="00B166D4">
        <w:t xml:space="preserve">.  </w:t>
      </w:r>
      <w:r w:rsidR="006226B0">
        <w:t>Our</w:t>
      </w:r>
      <w:r w:rsidR="006226B0" w:rsidRPr="00B166D4">
        <w:t xml:space="preserve"> </w:t>
      </w:r>
      <w:r w:rsidRPr="00B166D4">
        <w:t>current model design represents a compromise between model complexity, realism, and the clear need to address the interactions between freshwater impacts and the marine ecosystem. Rather than treating the effect</w:t>
      </w:r>
      <w:r w:rsidR="00CA24E4" w:rsidRPr="00B166D4">
        <w:t xml:space="preserve"> of</w:t>
      </w:r>
      <w:r w:rsidRPr="00B166D4">
        <w:t xml:space="preserve"> timing on survival as a fixed effect described by a linear or quadratic relationship, our model accounts for the heterogeneity in the survival processes by treating the effect of timing as random process. </w:t>
      </w:r>
    </w:p>
    <w:p w14:paraId="1DE16E37" w14:textId="1583CC3E" w:rsidR="005712BD" w:rsidRDefault="005712BD">
      <w:pPr>
        <w:pStyle w:val="Heading2"/>
        <w:pPrChange w:id="1337" w:author="Chasco, Brandon Edward" w:date="2020-08-26T10:32:00Z">
          <w:pPr/>
        </w:pPrChange>
      </w:pPr>
      <w:r>
        <w:t>Using the model prospectively</w:t>
      </w:r>
    </w:p>
    <w:p w14:paraId="7C3F1ABF" w14:textId="7DD0C36B" w:rsidR="00DA593C" w:rsidRPr="00DA593C" w:rsidRDefault="00DA593C">
      <w:r>
        <w:rPr>
          <w:i/>
        </w:rPr>
        <w:tab/>
      </w:r>
      <w:r>
        <w:t xml:space="preserve">We have demonstrated that our model is powerful for detecting effects in both marine and freshwater environments from historical data.  However, we designed the model such that it can also be used for population viability modeling.  To do this, the ocean survival model is incorporated into a stochastic age-based life cycle model (e.g., </w:t>
      </w:r>
      <w:proofErr w:type="spellStart"/>
      <w:r>
        <w:t>Zabel</w:t>
      </w:r>
      <w:proofErr w:type="spellEnd"/>
      <w:r>
        <w:t xml:space="preserve"> et al. 2006).  This approach has been adopted by NOAA Fisheries to examine the effects of climate and climate change on salmon population viability </w:t>
      </w:r>
      <w:r w:rsidR="00C2295E">
        <w:fldChar w:fldCharType="begin"/>
      </w:r>
      <w:r w:rsidR="009B0FE2">
        <w:instrText xml:space="preserve"> ADDIN ZOTERO_ITEM CSL_CITATION {"citationID":"GuXaXwdF","properties":{"formattedCitation":"[45]","plainCitation":"[45]","noteIndex":0},"citationItems":[{"id":137,"uris":["http://zotero.org/users/local/sALjQm7t/items/UGN7VPQ4"],"uri":["http://zotero.org/users/local/sALjQm7t/items/UGN7VPQ4"],"itemData":{"id":137,"type":"article-journal","source":"Google Scholar","title":"Endangered Species Act (ESA) Section 7 (a)(2) Biological Opinion and Magnuson-Stevens Fishery Conservation and Management Act Essential Fish Habitat (EFH) Consultation","author":[{"family":"NMFS","given":"Middle"}],"issued":{"date-parts":[["2019"]]}}}],"schema":"https://github.com/citation-style-language/schema/raw/master/csl-citation.json"} </w:instrText>
      </w:r>
      <w:r w:rsidR="00C2295E">
        <w:fldChar w:fldCharType="separate"/>
      </w:r>
      <w:r w:rsidR="009B0FE2" w:rsidRPr="009B0FE2">
        <w:t>[45]</w:t>
      </w:r>
      <w:r w:rsidR="00C2295E">
        <w:fldChar w:fldCharType="end"/>
      </w:r>
      <w:r>
        <w:t xml:space="preserve">.  </w:t>
      </w:r>
      <w:r w:rsidR="003E78A8">
        <w:t xml:space="preserve">The fact that several of the most important ocean indicators </w:t>
      </w:r>
      <w:r w:rsidR="003E78A8">
        <w:lastRenderedPageBreak/>
        <w:t>(e.g., SST) are amenable to forecasting under climate change scenarios allows for an important examination of how Snake River spring/summer will respond to future climate conditions.</w:t>
      </w:r>
    </w:p>
    <w:p w14:paraId="2F38F66E" w14:textId="77777777" w:rsidR="00B11759" w:rsidRPr="000C3BB6" w:rsidRDefault="0086311F">
      <w:pPr>
        <w:pStyle w:val="Heading2"/>
        <w:pPrChange w:id="1338" w:author="Chasco, Brandon Edward" w:date="2020-08-26T10:32:00Z">
          <w:pPr>
            <w:pStyle w:val="Heading4"/>
          </w:pPr>
        </w:pPrChange>
      </w:pPr>
      <w:bookmarkStart w:id="1339" w:name="_z337ya" w:colFirst="0" w:colLast="0"/>
      <w:bookmarkEnd w:id="1339"/>
      <w:r w:rsidRPr="00B166D4">
        <w:t>Caveats</w:t>
      </w:r>
    </w:p>
    <w:p w14:paraId="3752AF15" w14:textId="4625F6C9" w:rsidR="00B11759" w:rsidDel="00A50AAF" w:rsidRDefault="0086311F">
      <w:pPr>
        <w:rPr>
          <w:ins w:id="1340" w:author="Brian Burke" w:date="2020-07-23T13:43:00Z"/>
          <w:del w:id="1341" w:author="Chasco, Brandon Edward" w:date="2020-08-26T11:49:00Z"/>
        </w:rPr>
      </w:pPr>
      <w:r w:rsidRPr="000C3BB6">
        <w:tab/>
        <w:t xml:space="preserve">We included arrival timing, but did not include other attributes such as fish size, which is known to have important impacts on trophic interactions and size-dependent survival </w:t>
      </w:r>
      <w:r w:rsidR="00307FE4">
        <w:fldChar w:fldCharType="begin"/>
      </w:r>
      <w:r w:rsidR="009B0FE2">
        <w:instrText xml:space="preserve"> ADDIN ZOTERO_ITEM CSL_CITATION {"citationID":"D6Fz7RXr","properties":{"formattedCitation":"[13,26,27,46]","plainCitation":"[13,26,27,46]","noteIndex":0},"citationItems":[{"id":23,"uris":["http://zotero.org/users/local/sALjQm7t/items/KK8NFRB8"],"uri":["http://zotero.org/users/local/sALjQm7t/items/KK8NFRB8"],"itemData":{"id":23,"type":"article-journal","container-title":"Canadian Journal of Fisheries and Aquatic Sciences","issue":"2","note":"publisher: NRC Research Press","page":"232–240","source":"Google Scholar","title":"Rapid growth in the early marine period improves the marine survival of Chinook salmon (Oncorhynchus tshawytscha) in Puget Sound, Washington","volume":"68","author":[{"family":"Duffy","given":"Elisabeth J."},{"family":"Beauchamp","given":"David A."}],"issued":{"date-parts":[["2011"]]}}},{"id":7,"uris":["http://zotero.org/users/local/sALjQm7t/items/NBWIMZ8N"],"uri":["http://zotero.org/users/local/sALjQm7t/items/NBWIMZ8N"],"itemData":{"id":7,"type":"article-journal","container-title":"Progress in Oceanography","issue":"1-4","note":"publisher: Elsevier","page":"423–437","source":"Google Scholar","title":"A critical size and period hypothesis to explain natural regulation of salmon abundance and the linkage to climate and climate change","volume":"49","author":[{"family":"Beamish","given":"Richard J."},{"family":"Mahnken","given":"Conrad"}],"issued":{"date-parts":[["2001"]]}}},{"id":104,"uris":["http://zotero.org/users/local/sALjQm7t/items/5PXMAKHM"],"uri":["http://zotero.org/users/local/sALjQm7t/items/5PXMAKHM"],"itemData":{"id":104,"type":"article-journal","container-title":"Marine Ecology Progress Series","page":"163–175","source":"Google Scholar","title":"Size, growth, and origin-dependent mortality of juvenile Chinook salmon Oncorhynchus tshawytscha during early ocean residence","volume":"487","author":[{"family":"Woodson","given":"Lindsay E."},{"family":"Wells","given":"Brian K."},{"family":"Weber","given":"Peter K."},{"family":"MacFarlane","given":"R. Bruce"},{"family":"Whitman","given":"George E."},{"family":"Johnson","given":"Rachel C."}],"issued":{"date-parts":[["2013"]]}}},{"id":64,"uris":["http://zotero.org/users/local/sALjQm7t/items/TAPNUJSS"],"uri":["http://zotero.org/users/local/sALjQm7t/items/TAPNUJSS"],"itemData":{"id":64,"type":"article-journal","container-title":"Canadian Journal of Zoology","issue":"2","note":"publisher: NRC Research Press","page":"250–265","source":"Google Scholar","title":"Quantifying the effect of predators on endangered species using a bioenergetics approach: Caspian terns and juvenile salmonids in the Columbia River estuary","title-short":"Quantifying the effect of predators on endangered species using a bioenergetics approach","volume":"81","author":[{"family":"Roby","given":"Daniel D."},{"family":"Lyons","given":"Donald E."},{"family":"Craig","given":"David P."},{"family":"Collis","given":"Ken"},{"family":"Visser","given":"G. Henk"}],"issued":{"date-parts":[["2003"]]}}}],"schema":"https://github.com/citation-style-language/schema/raw/master/csl-citation.json"} </w:instrText>
      </w:r>
      <w:r w:rsidR="00307FE4">
        <w:fldChar w:fldCharType="separate"/>
      </w:r>
      <w:r w:rsidR="009B0FE2" w:rsidRPr="009B0FE2">
        <w:t>[13,26,27,46]</w:t>
      </w:r>
      <w:r w:rsidR="00307FE4">
        <w:fldChar w:fldCharType="end"/>
      </w:r>
      <w:r w:rsidRPr="000C3BB6">
        <w:t xml:space="preserve">.  Miller et al. </w:t>
      </w:r>
      <w:r w:rsidR="00307FE4">
        <w:fldChar w:fldCharType="begin"/>
      </w:r>
      <w:r w:rsidR="009B0FE2">
        <w:instrText xml:space="preserve"> ADDIN ZOTERO_ITEM CSL_CITATION {"citationID":"s1DjykTJ","properties":{"formattedCitation":"[44]","plainCitation":"[44]","noteIndex":0},"citationItems":[{"id":55,"uris":["http://zotero.org/users/local/sALjQm7t/items/A4BPL9XH"],"uri":["http://zotero.org/users/local/sALjQm7t/items/A4BPL9XH"],"itemData":{"id":55,"type":"article-journal","container-title":"PLoS One","issue":"6","note":"publisher: Public Library of Science","source":"Google Scholar","title":"Assessing the relative importance of local and regional processes on the survival of a threatened salmon population","volume":"9","author":[{"family":"Miller","given":"Jessica A."},{"family":"Teel","given":"David J."},{"family":"Peterson","given":"William T."},{"family":"Baptista","given":"Antonio M."}],"issued":{"date-parts":[["2014"]]}},"suppress-author":true}],"schema":"https://github.com/citation-style-language/schema/raw/master/csl-citation.json"} </w:instrText>
      </w:r>
      <w:r w:rsidR="00307FE4">
        <w:fldChar w:fldCharType="separate"/>
      </w:r>
      <w:r w:rsidR="009B0FE2" w:rsidRPr="009B0FE2">
        <w:t>[44]</w:t>
      </w:r>
      <w:r w:rsidR="00307FE4">
        <w:fldChar w:fldCharType="end"/>
      </w:r>
      <w:r w:rsidRPr="000C3BB6">
        <w:t xml:space="preserve"> showed that Snake River spring/summer Chinook marine survival was more related to size after some period of ocean residence than size at out-migration, but did not rule out the possibility that some level of size-dependent mortality did not already occur. </w:t>
      </w:r>
      <w:ins w:id="1342" w:author="Lisa.Crozier" w:date="2020-07-24T11:24:00Z">
        <w:r w:rsidR="00EC3488">
          <w:t>We note that although</w:t>
        </w:r>
      </w:ins>
      <w:ins w:id="1343" w:author="Chasco, Brandon Edward" w:date="2020-07-20T11:09:00Z">
        <w:del w:id="1344" w:author="Lisa.Crozier" w:date="2020-07-24T11:24:00Z">
          <w:r w:rsidR="00092099" w:rsidDel="00EC3488">
            <w:delText>Furthermore</w:delText>
          </w:r>
        </w:del>
        <w:r w:rsidR="00092099">
          <w:t xml:space="preserve">, fish size is known to affect migration pathways through the </w:t>
        </w:r>
        <w:proofErr w:type="spellStart"/>
        <w:r w:rsidR="00092099">
          <w:t>hydrosystem</w:t>
        </w:r>
      </w:ins>
      <w:proofErr w:type="spellEnd"/>
      <w:ins w:id="1345" w:author="Chasco, Brandon Edward" w:date="2020-07-20T11:11:00Z">
        <w:r w:rsidR="00092099">
          <w:t xml:space="preserve"> </w:t>
        </w:r>
      </w:ins>
      <w:r w:rsidR="00197095">
        <w:fldChar w:fldCharType="begin"/>
      </w:r>
      <w:r w:rsidR="00197095">
        <w:instrText xml:space="preserve"> ADDIN ZOTERO_ITEM CSL_CITATION {"citationID":"995zoKhZ","properties":{"formattedCitation":"[47]","plainCitation":"[47]","noteIndex":0},"citationItems":[{"id":196,"uris":["http://zotero.org/users/local/sALjQm7t/items/FDCDCPL8"],"uri":["http://zotero.org/users/local/sALjQm7t/items/FDCDCPL8"],"itemData":{"id":196,"type":"article-journal","container-title":"Transactions of the American Fisheries Society","issue":"6","note":"publisher: Wiley Online Library","page":"1069–1087","source":"Google Scholar","title":"Associations among Fish Length, Dam Passage History, and Survival to Adulthood in Two At-Risk Species of Pacific Salmon","volume":"148","author":[{"family":"Faulkner","given":"James R."},{"family":"Bellerud","given":"Blane L."},{"family":"Widener","given":"Daniel L."},{"family":"Zabel","given":"Richard W."}],"issued":{"date-parts":[["2019"]]}}}],"schema":"https://github.com/citation-style-language/schema/raw/master/csl-citation.json"} </w:instrText>
      </w:r>
      <w:r w:rsidR="00197095">
        <w:fldChar w:fldCharType="separate"/>
      </w:r>
      <w:r w:rsidR="00197095" w:rsidRPr="00197095">
        <w:t>[47]</w:t>
      </w:r>
      <w:r w:rsidR="00197095">
        <w:fldChar w:fldCharType="end"/>
      </w:r>
      <w:ins w:id="1346" w:author="Lisa.Crozier" w:date="2020-07-24T11:24:00Z">
        <w:r w:rsidR="00EC3488">
          <w:t xml:space="preserve">, </w:t>
        </w:r>
      </w:ins>
      <w:ins w:id="1347" w:author="Lisa.Crozier" w:date="2020-07-24T11:26:00Z">
        <w:r w:rsidR="00EC3488">
          <w:t xml:space="preserve">detections at Bonneville Dam </w:t>
        </w:r>
      </w:ins>
      <w:ins w:id="1348" w:author="Lisa.Crozier" w:date="2020-07-24T11:27:00Z">
        <w:r w:rsidR="00EC3488">
          <w:t>did not show a sign</w:t>
        </w:r>
      </w:ins>
      <w:ins w:id="1349" w:author="Chasco, Brandon Edward" w:date="2020-08-26T11:28:00Z">
        <w:r w:rsidR="000A428B">
          <w:t>i</w:t>
        </w:r>
      </w:ins>
      <w:ins w:id="1350" w:author="Lisa.Crozier" w:date="2020-07-24T11:27:00Z">
        <w:r w:rsidR="00EC3488">
          <w:t>ficant size</w:t>
        </w:r>
      </w:ins>
      <w:ins w:id="1351" w:author="Lisa.Crozier" w:date="2020-07-24T11:24:00Z">
        <w:r w:rsidR="00EC3488">
          <w:t xml:space="preserve"> bias</w:t>
        </w:r>
      </w:ins>
      <w:ins w:id="1352" w:author="Lisa.Crozier" w:date="2020-07-24T11:27:00Z">
        <w:r w:rsidR="00EC3488">
          <w:t xml:space="preserve"> (see Fig 3 in Faulkner et al</w:t>
        </w:r>
        <w:del w:id="1353" w:author="Chasco, Brandon Edward" w:date="2020-08-26T11:34:00Z">
          <w:r w:rsidR="00EC3488" w:rsidDel="00197095">
            <w:delText xml:space="preserve"> 2019</w:delText>
          </w:r>
        </w:del>
      </w:ins>
      <w:ins w:id="1354" w:author="Chasco, Brandon Edward" w:date="2020-08-26T11:34:00Z">
        <w:r w:rsidR="00197095">
          <w:t>.</w:t>
        </w:r>
      </w:ins>
      <w:ins w:id="1355" w:author="Lisa.Crozier" w:date="2020-07-24T11:27:00Z">
        <w:r w:rsidR="00EC3488">
          <w:t>).</w:t>
        </w:r>
      </w:ins>
      <w:ins w:id="1356" w:author="Lisa.Crozier" w:date="2020-07-24T11:28:00Z">
        <w:r w:rsidR="00EC3488">
          <w:t xml:space="preserve"> Nonetheless, we acknowledge that there may be other ways in which detected fish were not fully representative of the run-at-large, so our conclusions apply specifically to this set of fish.</w:t>
        </w:r>
      </w:ins>
      <w:ins w:id="1357" w:author="Chasco, Brandon Edward" w:date="2020-07-20T11:10:00Z">
        <w:del w:id="1358" w:author="Lisa.Crozier" w:date="2020-07-24T11:27:00Z">
          <w:r w:rsidR="00092099" w:rsidDel="00EC3488">
            <w:delText>.</w:delText>
          </w:r>
        </w:del>
        <w:r w:rsidR="00092099">
          <w:t xml:space="preserve"> </w:t>
        </w:r>
      </w:ins>
      <w:ins w:id="1359" w:author="Chasco, Brandon Edward" w:date="2020-07-20T11:11:00Z">
        <w:del w:id="1360" w:author="Lisa.Crozier" w:date="2020-07-24T08:17:00Z">
          <w:r w:rsidR="00092099" w:rsidDel="003135DC">
            <w:delText xml:space="preserve">While smaller fish are more likely to </w:delText>
          </w:r>
        </w:del>
      </w:ins>
      <w:ins w:id="1361" w:author="Rich Zabel" w:date="2020-07-21T12:46:00Z">
        <w:del w:id="1362" w:author="Lisa.Crozier" w:date="2020-07-24T08:17:00Z">
          <w:r w:rsidR="008533AE" w:rsidDel="003135DC">
            <w:delText xml:space="preserve"> be detected in juvenile bypass syste</w:delText>
          </w:r>
        </w:del>
      </w:ins>
      <w:ins w:id="1363" w:author="Rich Zabel" w:date="2020-07-21T12:47:00Z">
        <w:del w:id="1364" w:author="Lisa.Crozier" w:date="2020-07-24T08:17:00Z">
          <w:r w:rsidR="008533AE" w:rsidDel="003135DC">
            <w:delText>ms</w:delText>
          </w:r>
        </w:del>
      </w:ins>
      <w:ins w:id="1365" w:author="Chasco, Brandon Edward" w:date="2020-07-20T11:11:00Z">
        <w:del w:id="1366" w:author="Lisa.Crozier" w:date="2020-07-24T08:17:00Z">
          <w:r w:rsidR="00092099" w:rsidDel="003135DC">
            <w:delText xml:space="preserve">bypass the turbine and spillways, </w:delText>
          </w:r>
        </w:del>
      </w:ins>
      <w:ins w:id="1367" w:author="Brian Burke" w:date="2020-07-23T13:40:00Z">
        <w:del w:id="1368" w:author="Lisa.Crozier" w:date="2020-07-24T11:29:00Z">
          <w:r w:rsidR="008F6525" w:rsidDel="00EC3488">
            <w:delText xml:space="preserve">and therefore included in our study, </w:delText>
          </w:r>
        </w:del>
      </w:ins>
      <w:ins w:id="1369" w:author="Chasco, Brandon Edward" w:date="2020-07-20T11:13:00Z">
        <w:del w:id="1370" w:author="Lisa.Crozier" w:date="2020-07-24T11:27:00Z">
          <w:r w:rsidR="00092099" w:rsidDel="00EC3488">
            <w:delText xml:space="preserve">Faulkner et al (2019) found that it was the size of the fish, not the migration pathway through the hydrosystem that provided a better explanation of changes in </w:delText>
          </w:r>
        </w:del>
      </w:ins>
      <w:ins w:id="1371" w:author="Chasco, Brandon Edward" w:date="2020-07-20T11:17:00Z">
        <w:del w:id="1372" w:author="Lisa.Crozier" w:date="2020-07-24T11:27:00Z">
          <w:r w:rsidR="00092099" w:rsidDel="00EC3488">
            <w:delText xml:space="preserve">marine </w:delText>
          </w:r>
        </w:del>
      </w:ins>
      <w:ins w:id="1373" w:author="Chasco, Brandon Edward" w:date="2020-07-20T11:14:00Z">
        <w:del w:id="1374" w:author="Lisa.Crozier" w:date="2020-07-24T11:27:00Z">
          <w:r w:rsidR="00092099" w:rsidDel="00EC3488">
            <w:delText>survival</w:delText>
          </w:r>
        </w:del>
      </w:ins>
      <w:ins w:id="1375" w:author="Chasco, Brandon Edward" w:date="2020-07-20T11:13:00Z">
        <w:del w:id="1376" w:author="Lisa.Crozier" w:date="2020-07-24T11:27:00Z">
          <w:r w:rsidR="00092099" w:rsidDel="00EC3488">
            <w:delText>.</w:delText>
          </w:r>
        </w:del>
      </w:ins>
      <w:ins w:id="1377" w:author="Chasco, Brandon Edward" w:date="2020-07-20T11:11:00Z">
        <w:del w:id="1378" w:author="Lisa.Crozier" w:date="2020-07-24T11:27:00Z">
          <w:r w:rsidR="00092099" w:rsidDel="00EC3488">
            <w:delText xml:space="preserve"> </w:delText>
          </w:r>
        </w:del>
      </w:ins>
      <w:ins w:id="1379" w:author="Chasco, Brandon Edward" w:date="2020-07-20T11:10:00Z">
        <w:del w:id="1380" w:author="Lisa.Crozier" w:date="2020-07-24T11:27:00Z">
          <w:r w:rsidR="00092099" w:rsidDel="00EC3488">
            <w:delText xml:space="preserve"> </w:delText>
          </w:r>
        </w:del>
      </w:ins>
      <w:ins w:id="1381" w:author="Chasco, Brandon Edward" w:date="2020-07-20T11:16:00Z">
        <w:del w:id="1382" w:author="Lisa.Crozier" w:date="2020-07-24T11:27:00Z">
          <w:r w:rsidR="00092099" w:rsidDel="00EC3488">
            <w:delText>Our modeling integrat</w:delText>
          </w:r>
        </w:del>
      </w:ins>
      <w:ins w:id="1383" w:author="Chasco, Brandon Edward" w:date="2020-07-20T11:29:00Z">
        <w:del w:id="1384" w:author="Lisa.Crozier" w:date="2020-07-24T11:27:00Z">
          <w:r w:rsidR="00B93B06" w:rsidDel="00EC3488">
            <w:delText xml:space="preserve">es </w:delText>
          </w:r>
        </w:del>
      </w:ins>
      <w:ins w:id="1385" w:author="Chasco, Brandon Edward" w:date="2020-07-20T10:44:00Z">
        <w:del w:id="1386" w:author="Lisa.Crozier" w:date="2020-07-24T11:27:00Z">
          <w:r w:rsidR="000F4AAA" w:rsidDel="00EC3488">
            <w:delText xml:space="preserve">all of the </w:delText>
          </w:r>
        </w:del>
      </w:ins>
      <w:ins w:id="1387" w:author="Chasco, Brandon Edward" w:date="2020-07-20T10:45:00Z">
        <w:del w:id="1388" w:author="Lisa.Crozier" w:date="2020-07-24T11:27:00Z">
          <w:r w:rsidR="000F4AAA" w:rsidDel="00EC3488">
            <w:delText xml:space="preserve">downstream freshwater </w:delText>
          </w:r>
        </w:del>
      </w:ins>
      <w:ins w:id="1389" w:author="Chasco, Brandon Edward" w:date="2020-07-20T10:44:00Z">
        <w:del w:id="1390" w:author="Lisa.Crozier" w:date="2020-07-24T11:27:00Z">
          <w:r w:rsidR="000F4AAA" w:rsidDel="00EC3488">
            <w:delText>hydrosystem experience</w:delText>
          </w:r>
        </w:del>
      </w:ins>
      <w:ins w:id="1391" w:author="Chasco, Brandon Edward" w:date="2020-07-20T10:45:00Z">
        <w:del w:id="1392" w:author="Lisa.Crozier" w:date="2020-07-24T11:27:00Z">
          <w:r w:rsidR="000F4AAA" w:rsidDel="00EC3488">
            <w:delText>s</w:delText>
          </w:r>
        </w:del>
      </w:ins>
      <w:ins w:id="1393" w:author="Chasco, Brandon Edward" w:date="2020-07-20T10:44:00Z">
        <w:del w:id="1394" w:author="Lisa.Crozier" w:date="2020-07-24T11:27:00Z">
          <w:r w:rsidR="000F4AAA" w:rsidDel="00EC3488">
            <w:delText xml:space="preserve"> of the </w:delText>
          </w:r>
        </w:del>
      </w:ins>
      <w:ins w:id="1395" w:author="Chasco, Brandon Edward" w:date="2020-07-20T10:45:00Z">
        <w:del w:id="1396" w:author="Lisa.Crozier" w:date="2020-07-24T11:27:00Z">
          <w:r w:rsidR="000F4AAA" w:rsidDel="00EC3488">
            <w:delText xml:space="preserve">juvenile </w:delText>
          </w:r>
        </w:del>
      </w:ins>
      <w:ins w:id="1397" w:author="Chasco, Brandon Edward" w:date="2020-07-20T10:44:00Z">
        <w:del w:id="1398" w:author="Lisa.Crozier" w:date="2020-07-24T11:27:00Z">
          <w:r w:rsidR="000F4AAA" w:rsidDel="00EC3488">
            <w:delText xml:space="preserve">salmon </w:delText>
          </w:r>
        </w:del>
      </w:ins>
      <w:ins w:id="1399" w:author="Chasco, Brandon Edward" w:date="2020-07-20T10:45:00Z">
        <w:del w:id="1400" w:author="Lisa.Crozier" w:date="2020-07-24T11:27:00Z">
          <w:r w:rsidR="000F4AAA" w:rsidDel="00EC3488">
            <w:delText xml:space="preserve">by </w:delText>
          </w:r>
        </w:del>
      </w:ins>
      <w:ins w:id="1401" w:author="Chasco, Brandon Edward" w:date="2020-07-20T10:44:00Z">
        <w:del w:id="1402" w:author="Lisa.Crozier" w:date="2020-07-24T11:27:00Z">
          <w:r w:rsidR="000F4AAA" w:rsidDel="00EC3488">
            <w:delText>condition</w:delText>
          </w:r>
        </w:del>
      </w:ins>
      <w:ins w:id="1403" w:author="Chasco, Brandon Edward" w:date="2020-07-20T10:45:00Z">
        <w:del w:id="1404" w:author="Lisa.Crozier" w:date="2020-07-24T11:27:00Z">
          <w:r w:rsidR="000F4AAA" w:rsidDel="00EC3488">
            <w:delText>ing the marine survival</w:delText>
          </w:r>
        </w:del>
      </w:ins>
      <w:ins w:id="1405" w:author="Chasco, Brandon Edward" w:date="2020-07-20T10:44:00Z">
        <w:del w:id="1406" w:author="Lisa.Crozier" w:date="2020-07-24T11:27:00Z">
          <w:r w:rsidR="000F4AAA" w:rsidDel="00EC3488">
            <w:delText xml:space="preserve"> of fish detected a</w:delText>
          </w:r>
        </w:del>
      </w:ins>
      <w:ins w:id="1407" w:author="Brian Burke" w:date="2020-07-23T13:35:00Z">
        <w:del w:id="1408" w:author="Lisa.Crozier" w:date="2020-07-24T11:27:00Z">
          <w:r w:rsidR="008F6525" w:rsidDel="00EC3488">
            <w:delText>t</w:delText>
          </w:r>
        </w:del>
      </w:ins>
      <w:ins w:id="1409" w:author="Chasco, Brandon Edward" w:date="2020-07-20T10:44:00Z">
        <w:del w:id="1410" w:author="Lisa.Crozier" w:date="2020-07-24T11:27:00Z">
          <w:r w:rsidR="000F4AAA" w:rsidDel="00EC3488">
            <w:delText xml:space="preserve"> Bonneville</w:delText>
          </w:r>
        </w:del>
      </w:ins>
      <w:ins w:id="1411" w:author="Brian Burke" w:date="2020-07-23T13:35:00Z">
        <w:del w:id="1412" w:author="Lisa.Crozier" w:date="2020-07-24T11:27:00Z">
          <w:r w:rsidR="008F6525" w:rsidDel="00EC3488">
            <w:delText>,</w:delText>
          </w:r>
        </w:del>
      </w:ins>
      <w:ins w:id="1413" w:author="Chasco, Brandon Edward" w:date="2020-07-20T11:14:00Z">
        <w:del w:id="1414" w:author="Lisa.Crozier" w:date="2020-07-24T11:27:00Z">
          <w:r w:rsidR="00092099" w:rsidDel="00EC3488">
            <w:delText xml:space="preserve"> i</w:delText>
          </w:r>
        </w:del>
      </w:ins>
      <w:ins w:id="1415" w:author="Brian Burke" w:date="2020-07-23T13:35:00Z">
        <w:del w:id="1416" w:author="Lisa.Crozier" w:date="2020-07-24T11:27:00Z">
          <w:r w:rsidR="008F6525" w:rsidDel="00EC3488">
            <w:delText>a</w:delText>
          </w:r>
        </w:del>
      </w:ins>
      <w:ins w:id="1417" w:author="Chasco, Brandon Edward" w:date="2020-07-20T11:14:00Z">
        <w:del w:id="1418" w:author="Lisa.Crozier" w:date="2020-07-24T11:27:00Z">
          <w:r w:rsidR="00092099" w:rsidDel="00EC3488">
            <w:delText xml:space="preserve">s supported by </w:delText>
          </w:r>
        </w:del>
      </w:ins>
      <w:ins w:id="1419" w:author="Chasco, Brandon Edward" w:date="2020-07-20T10:44:00Z">
        <w:del w:id="1420" w:author="Lisa.Crozier" w:date="2020-07-24T11:27:00Z">
          <w:r w:rsidR="000F4AAA" w:rsidRPr="00E83BBE" w:rsidDel="00EC3488">
            <w:rPr>
              <w:highlight w:val="yellow"/>
            </w:rPr>
            <w:delText>Faulkner et al.</w:delText>
          </w:r>
        </w:del>
      </w:ins>
      <w:ins w:id="1421" w:author="Chasco, Brandon Edward" w:date="2020-07-20T11:29:00Z">
        <w:del w:id="1422" w:author="Lisa.Crozier" w:date="2020-07-24T11:27:00Z">
          <w:r w:rsidR="00B93B06" w:rsidDel="00EC3488">
            <w:rPr>
              <w:highlight w:val="yellow"/>
            </w:rPr>
            <w:delText>’s</w:delText>
          </w:r>
        </w:del>
      </w:ins>
      <w:ins w:id="1423" w:author="Chasco, Brandon Edward" w:date="2020-07-20T10:44:00Z">
        <w:del w:id="1424" w:author="Lisa.Crozier" w:date="2020-07-24T11:27:00Z">
          <w:r w:rsidR="000F4AAA" w:rsidRPr="00E83BBE" w:rsidDel="00EC3488">
            <w:rPr>
              <w:highlight w:val="yellow"/>
            </w:rPr>
            <w:delText xml:space="preserve"> (2019)</w:delText>
          </w:r>
        </w:del>
      </w:ins>
      <w:ins w:id="1425" w:author="Chasco, Brandon Edward" w:date="2020-07-20T11:29:00Z">
        <w:del w:id="1426" w:author="Lisa.Crozier" w:date="2020-07-24T11:27:00Z">
          <w:r w:rsidR="00B93B06" w:rsidDel="00EC3488">
            <w:delText xml:space="preserve"> research</w:delText>
          </w:r>
        </w:del>
      </w:ins>
      <w:ins w:id="1427" w:author="Chasco, Brandon Edward" w:date="2020-07-20T11:15:00Z">
        <w:del w:id="1428" w:author="Lisa.Crozier" w:date="2020-07-24T11:27:00Z">
          <w:r w:rsidR="00092099" w:rsidDel="00EC3488">
            <w:delText>, but f</w:delText>
          </w:r>
        </w:del>
      </w:ins>
      <w:del w:id="1429" w:author="Chasco, Brandon Edward" w:date="2020-07-20T11:15:00Z">
        <w:r w:rsidRPr="000C3BB6" w:rsidDel="00092099">
          <w:delText>F</w:delText>
        </w:r>
      </w:del>
      <w:ins w:id="1430" w:author="Chasco, Brandon Edward" w:date="2020-08-26T11:27:00Z">
        <w:r w:rsidR="000A428B">
          <w:t>F</w:t>
        </w:r>
      </w:ins>
      <w:r w:rsidRPr="000C3BB6">
        <w:t xml:space="preserve">urther research to extend this model is necessary to fully understand how </w:t>
      </w:r>
      <w:ins w:id="1431" w:author="Chasco, Brandon Edward" w:date="2020-07-20T11:17:00Z">
        <w:r w:rsidR="00092099">
          <w:t xml:space="preserve">the interaction of </w:t>
        </w:r>
      </w:ins>
      <w:r w:rsidRPr="000C3BB6">
        <w:t xml:space="preserve">other fish attributes such as size in the freshwater environment are likely to affect marine survival. Fortunately, given the flexibility of the multivariate framework, such analyses are possible with the availability of additional data. Additionally, maturation schedules, the fraction of a salmon maturing and returning to spawn at different ages, are also size-dependent – larger and faster growing fish tend to mature earlier </w:t>
      </w:r>
      <w:r w:rsidR="00307FE4">
        <w:fldChar w:fldCharType="begin"/>
      </w:r>
      <w:r w:rsidR="00C2295E">
        <w:instrText xml:space="preserve"> ADDIN ZOTERO_ITEM CSL_CITATION {"citationID":"au343tFi","properties":{"formattedCitation":"[2]","plainCitation":"[2]","noteIndex":0},"citationItems":[{"id":81,"uris":["http://zotero.org/users/local/sALjQm7t/items/YGFHA2PH"],"uri":["http://zotero.org/users/local/sALjQm7t/items/YGFHA2PH"],"itemData":{"id":81,"type":"article-journal","container-title":"Fisheries Oceanography","issue":"6","note":"publisher: Wiley Online Library","page":"448–457","source":"Google Scholar","title":"Forecasting climate-induced changes in the survival of Snake River spring/summer Chinook salmon (Oncorhynchus tshawytscha)","volume":"14","author":[{"family":"Scheuerell","given":"Mark D."},{"family":"Williams","given":"John G."}],"issued":{"date-parts":[["2005"]]}}}],"schema":"https://github.com/citation-style-language/schema/raw/master/csl-citation.json"} </w:instrText>
      </w:r>
      <w:r w:rsidR="00307FE4">
        <w:fldChar w:fldCharType="separate"/>
      </w:r>
      <w:r w:rsidR="00C2295E" w:rsidRPr="00C2295E">
        <w:t>[2]</w:t>
      </w:r>
      <w:r w:rsidR="00307FE4">
        <w:fldChar w:fldCharType="end"/>
      </w:r>
      <w:r w:rsidRPr="000C3BB6">
        <w:t xml:space="preserve">. Recent </w:t>
      </w:r>
      <w:proofErr w:type="spellStart"/>
      <w:r w:rsidRPr="000C3BB6">
        <w:t>spawner</w:t>
      </w:r>
      <w:proofErr w:type="spellEnd"/>
      <w:r w:rsidRPr="000C3BB6">
        <w:t xml:space="preserve">-recruit analysis suggests that climate conditions affect both the maturation schedule and the survival of some stocks of salmon </w:t>
      </w:r>
      <w:r w:rsidR="00307FE4">
        <w:fldChar w:fldCharType="begin"/>
      </w:r>
      <w:r w:rsidR="00197095">
        <w:instrText xml:space="preserve"> ADDIN ZOTERO_ITEM CSL_CITATION {"citationID":"SLmMjlAG","properties":{"formattedCitation":"[48]","plainCitation":"[48]","noteIndex":0},"citationItems":[{"id":122,"uris":["http://zotero.org/users/local/sALjQm7t/items/B5FCAVVK"],"uri":["http://zotero.org/users/local/sALjQm7t/items/B5FCAVVK"],"itemData":{"id":122,"type":"article-journal","container-title":"bioRxiv","note":"publisher: Cold Spring Harbor Laboratory","page":"734996","source":"Google Scholar","title":"An integrated population model for estimating the relative effects of natural and anthropogenic factors on a threatened population of Pacific trout","author":[{"family":"Scheuerell","given":"Mark D."},{"family":"Ruff","given":"Casey P."},{"family":"Anderson","given":"Joseph H."},{"family":"Beamer","given":"Eric M."}],"issued":{"date-parts":[["2019"]]}}}],"schema":"https://github.com/citation-style-language/schema/raw/master/csl-citation.json"} </w:instrText>
      </w:r>
      <w:r w:rsidR="00307FE4">
        <w:fldChar w:fldCharType="separate"/>
      </w:r>
      <w:r w:rsidR="00197095" w:rsidRPr="00197095">
        <w:t>[48]</w:t>
      </w:r>
      <w:r w:rsidR="00307FE4">
        <w:fldChar w:fldCharType="end"/>
      </w:r>
      <w:r w:rsidRPr="000C3BB6">
        <w:t xml:space="preserve">; however, timing and size were not a part of these models. Future iterations of our model could examine the effects of size and maturation simultaneously, with the goal of </w:t>
      </w:r>
      <w:r w:rsidRPr="000C3BB6">
        <w:lastRenderedPageBreak/>
        <w:t xml:space="preserve">understanding how management actions in freshwater environment affect size, maturation, and ultimately, survival. </w:t>
      </w:r>
      <w:del w:id="1432" w:author="Chasco, Brandon Edward" w:date="2020-07-20T10:37:00Z">
        <w:r w:rsidRPr="000C3BB6" w:rsidDel="00D23BA6">
          <w:delText xml:space="preserve"> </w:delText>
        </w:r>
      </w:del>
    </w:p>
    <w:p w14:paraId="4B413F57" w14:textId="3813C74A" w:rsidR="008F6525" w:rsidRPr="000C3BB6" w:rsidRDefault="008F6525">
      <w:ins w:id="1433" w:author="Brian Burke" w:date="2020-07-23T13:43:00Z">
        <w:del w:id="1434" w:author="Chasco, Brandon Edward" w:date="2020-08-26T11:49:00Z">
          <w:r w:rsidDel="00A50AAF">
            <w:tab/>
          </w:r>
        </w:del>
        <w:del w:id="1435" w:author="Chasco, Brandon Edward" w:date="2020-08-26T09:42:00Z">
          <w:r w:rsidDel="009B0FE2">
            <w:delText xml:space="preserve">Our </w:delText>
          </w:r>
        </w:del>
      </w:ins>
      <w:ins w:id="1436" w:author="Brian Burke" w:date="2020-07-23T13:44:00Z">
        <w:del w:id="1437" w:author="Chasco, Brandon Edward" w:date="2020-08-26T09:42:00Z">
          <w:r w:rsidDel="009B0FE2">
            <w:delText>research</w:delText>
          </w:r>
        </w:del>
      </w:ins>
      <w:ins w:id="1438" w:author="Brian Burke" w:date="2020-07-23T13:43:00Z">
        <w:del w:id="1439" w:author="Chasco, Brandon Edward" w:date="2020-08-26T09:42:00Z">
          <w:r w:rsidDel="009B0FE2">
            <w:delText xml:space="preserve"> used all PIT-tagged fish that were detected at Bonneville Dam as our study </w:delText>
          </w:r>
        </w:del>
      </w:ins>
      <w:ins w:id="1440" w:author="Brian Burke" w:date="2020-07-23T13:44:00Z">
        <w:del w:id="1441" w:author="Chasco, Brandon Edward" w:date="2020-08-26T09:42:00Z">
          <w:r w:rsidDel="009B0FE2">
            <w:delText>population</w:delText>
          </w:r>
        </w:del>
      </w:ins>
      <w:ins w:id="1442" w:author="Brian Burke" w:date="2020-07-23T13:43:00Z">
        <w:del w:id="1443" w:author="Chasco, Brandon Edward" w:date="2020-08-26T09:42:00Z">
          <w:r w:rsidDel="009B0FE2">
            <w:delText>.</w:delText>
          </w:r>
        </w:del>
      </w:ins>
      <w:ins w:id="1444" w:author="Brian Burke" w:date="2020-07-23T13:44:00Z">
        <w:del w:id="1445" w:author="Chasco, Brandon Edward" w:date="2020-08-26T09:42:00Z">
          <w:r w:rsidDel="009B0FE2">
            <w:delText xml:space="preserve">  However, this group of fish could potentially be biased in size, migration timing, or other ecologically important attributes.  For example, not all </w:delText>
          </w:r>
        </w:del>
      </w:ins>
      <w:ins w:id="1446" w:author="Brian Burke" w:date="2020-07-23T13:45:00Z">
        <w:del w:id="1447" w:author="Chasco, Brandon Edward" w:date="2020-08-26T09:42:00Z">
          <w:r w:rsidR="007947BA" w:rsidDel="009B0FE2">
            <w:delText>tributaries of</w:delText>
          </w:r>
          <w:r w:rsidDel="009B0FE2">
            <w:delText xml:space="preserve"> the Snake River </w:delText>
          </w:r>
          <w:r w:rsidR="007947BA" w:rsidDel="009B0FE2">
            <w:delText>a</w:delText>
          </w:r>
          <w:r w:rsidDel="009B0FE2">
            <w:delText xml:space="preserve">re </w:delText>
          </w:r>
          <w:r w:rsidR="007947BA" w:rsidDel="009B0FE2">
            <w:delText>sampled for Chinook to tag.</w:delText>
          </w:r>
        </w:del>
      </w:ins>
      <w:ins w:id="1448" w:author="Brian Burke" w:date="2020-07-23T13:46:00Z">
        <w:del w:id="1449" w:author="Chasco, Brandon Edward" w:date="2020-08-26T09:42:00Z">
          <w:r w:rsidR="007947BA" w:rsidDel="009B0FE2">
            <w:delText xml:space="preserve">  Moreover, Faulkner et</w:delText>
          </w:r>
        </w:del>
      </w:ins>
      <w:ins w:id="1450" w:author="Brian Burke" w:date="2020-07-23T13:47:00Z">
        <w:del w:id="1451" w:author="Chasco, Brandon Edward" w:date="2020-08-26T09:42:00Z">
          <w:r w:rsidR="007947BA" w:rsidDel="009B0FE2">
            <w:delText xml:space="preserve"> </w:delText>
          </w:r>
        </w:del>
      </w:ins>
      <w:ins w:id="1452" w:author="Brian Burke" w:date="2020-07-23T13:46:00Z">
        <w:del w:id="1453" w:author="Chasco, Brandon Edward" w:date="2020-08-26T09:42:00Z">
          <w:r w:rsidR="007947BA" w:rsidDel="009B0FE2">
            <w:delText>al. (2019) found a bias in the size of fish detected at Bonneville Dam, so our starting population of individuals may represent slightly smaller fish on average than the PIT-tagged population.</w:delText>
          </w:r>
        </w:del>
      </w:ins>
      <w:ins w:id="1454" w:author="Brian Burke" w:date="2020-07-23T13:47:00Z">
        <w:del w:id="1455" w:author="Chasco, Brandon Edward" w:date="2020-08-26T09:42:00Z">
          <w:r w:rsidR="007947BA" w:rsidDel="009B0FE2">
            <w:delText xml:space="preserve">  As more data become available, these potential biases can be better evaluated using this model framework.</w:delText>
          </w:r>
        </w:del>
      </w:ins>
    </w:p>
    <w:p w14:paraId="7A13794A" w14:textId="08ED3A64" w:rsidR="00B11759" w:rsidRPr="000C3BB6" w:rsidRDefault="0086311F">
      <w:pPr>
        <w:ind w:firstLine="720"/>
      </w:pPr>
      <w:r w:rsidRPr="000C3BB6">
        <w:t xml:space="preserve">We view our model as a robust approach for integrating the freshwater and marine effects in a single estimation model. By partitioning the different sources of uncertainty between the observation model (binomial likelihood) and process models (random effects for day, year, and day/year interactions) we provide a more accurate estimate of </w:t>
      </w:r>
      <w:r w:rsidR="006226B0">
        <w:t xml:space="preserve">the </w:t>
      </w:r>
      <w:r w:rsidRPr="000C3BB6">
        <w:t xml:space="preserve">uncertainty and relative importance of the fixed effects associated with the marine covariates relative to the random deviations in survival associated with differences in arrival timing between years. While our model was restricted to examining the two-dimensional interaction between day and year, this model can quickly be scaled-up to higher-dimensional questions related to the interaction between day, year, size, and maturation. </w:t>
      </w:r>
    </w:p>
    <w:p w14:paraId="14604237" w14:textId="77B5734E" w:rsidR="00FB5091" w:rsidRDefault="00FB5091">
      <w:pPr>
        <w:pStyle w:val="Heading1"/>
        <w:pPrChange w:id="1456" w:author="Chasco, Brandon Edward" w:date="2020-08-26T10:32:00Z">
          <w:pPr>
            <w:spacing w:line="259" w:lineRule="auto"/>
          </w:pPr>
        </w:pPrChange>
      </w:pPr>
      <w:r w:rsidRPr="000B716D">
        <w:t>A</w:t>
      </w:r>
      <w:r w:rsidRPr="000A428B">
        <w:t>cknowledgements</w:t>
      </w:r>
    </w:p>
    <w:p w14:paraId="72FDD399" w14:textId="7BFCD59F" w:rsidR="008C711D" w:rsidRPr="00FB5091" w:rsidRDefault="00FB5091" w:rsidP="008C711D">
      <w:r>
        <w:t>We would like to thank Jeff Jorgenson and David Huff for the</w:t>
      </w:r>
      <w:r w:rsidR="008C711D">
        <w:t>ir</w:t>
      </w:r>
      <w:r>
        <w:t xml:space="preserve"> reviews of previous versions of this manuscript, Susan </w:t>
      </w:r>
      <w:proofErr w:type="spellStart"/>
      <w:r>
        <w:t>Iltus</w:t>
      </w:r>
      <w:proofErr w:type="spellEnd"/>
      <w:r>
        <w:t xml:space="preserve"> for help</w:t>
      </w:r>
      <w:r w:rsidR="008C711D">
        <w:t>ing us to compile PIT tag data for this analysis, and Jennifer Gosselin for listening to our initial formulations of the model.</w:t>
      </w:r>
    </w:p>
    <w:p w14:paraId="582102B8" w14:textId="7AAB3013" w:rsidR="00B11759" w:rsidRPr="00B166D4" w:rsidRDefault="0086311F">
      <w:pPr>
        <w:pStyle w:val="Heading1"/>
        <w:pPrChange w:id="1457" w:author="Chasco, Brandon Edward" w:date="2020-08-26T10:32:00Z">
          <w:pPr>
            <w:spacing w:line="259" w:lineRule="auto"/>
          </w:pPr>
        </w:pPrChange>
      </w:pPr>
      <w:r w:rsidRPr="000B716D">
        <w:t>References</w:t>
      </w:r>
    </w:p>
    <w:p w14:paraId="7F246669" w14:textId="77777777" w:rsidR="00197095" w:rsidRPr="00197095" w:rsidRDefault="00293ABB" w:rsidP="00197095">
      <w:pPr>
        <w:pStyle w:val="Bibliography"/>
      </w:pPr>
      <w:r>
        <w:fldChar w:fldCharType="begin"/>
      </w:r>
      <w:r w:rsidR="00C2295E">
        <w:instrText xml:space="preserve"> ADDIN ZOTERO_BIBL {"uncited":[],"omitted":[],"custom":[]} CSL_BIBLIOGRAPHY </w:instrText>
      </w:r>
      <w:r>
        <w:fldChar w:fldCharType="separate"/>
      </w:r>
      <w:r w:rsidR="00197095" w:rsidRPr="00197095">
        <w:t xml:space="preserve">1. </w:t>
      </w:r>
      <w:r w:rsidR="00197095" w:rsidRPr="00197095">
        <w:tab/>
        <w:t xml:space="preserve">Crozier LG, McClure MM, Beechie T, Bograd SJ, Boughton DA, Carr M, et al. Climate vulnerability assessment for Pacific salmon and steelhead in the California Current Large Marine Ecosystem. PloS one. 2019;14. </w:t>
      </w:r>
    </w:p>
    <w:p w14:paraId="3279B585" w14:textId="77777777" w:rsidR="00197095" w:rsidRPr="00197095" w:rsidRDefault="00197095" w:rsidP="00197095">
      <w:pPr>
        <w:pStyle w:val="Bibliography"/>
      </w:pPr>
      <w:r w:rsidRPr="00197095">
        <w:t xml:space="preserve">2. </w:t>
      </w:r>
      <w:r w:rsidRPr="00197095">
        <w:tab/>
        <w:t xml:space="preserve">Scheuerell MD, Williams JG. Forecasting climate-induced changes in the survival of Snake River spring/summer Chinook salmon (Oncorhynchus tshawytscha). Fisheries Oceanography. 2005;14: 448–457. </w:t>
      </w:r>
    </w:p>
    <w:p w14:paraId="02356E09" w14:textId="77777777" w:rsidR="00197095" w:rsidRPr="00197095" w:rsidRDefault="00197095" w:rsidP="00197095">
      <w:pPr>
        <w:pStyle w:val="Bibliography"/>
      </w:pPr>
      <w:r w:rsidRPr="00197095">
        <w:lastRenderedPageBreak/>
        <w:t xml:space="preserve">3. </w:t>
      </w:r>
      <w:r w:rsidRPr="00197095">
        <w:tab/>
        <w:t xml:space="preserve">Kilduff DP, Botsford LW, Teo SL. Spatial and temporal covariability in early ocean survival of Chinook salmon (Oncorhynchus tshawytscha) along the west coast of North America. ICES Journal of Marine Science. 2014;71: 1671–1682. </w:t>
      </w:r>
    </w:p>
    <w:p w14:paraId="56CB0405" w14:textId="77777777" w:rsidR="00197095" w:rsidRPr="00197095" w:rsidRDefault="00197095" w:rsidP="00197095">
      <w:pPr>
        <w:pStyle w:val="Bibliography"/>
      </w:pPr>
      <w:r w:rsidRPr="00197095">
        <w:t xml:space="preserve">4. </w:t>
      </w:r>
      <w:r w:rsidRPr="00197095">
        <w:tab/>
        <w:t xml:space="preserve">Woodson CB, Litvin SY. Ocean fronts drive marine fishery production and biogeochemical cycling. Proceedings of the National Academy of Sciences. 2015;112: 1710–1715. </w:t>
      </w:r>
    </w:p>
    <w:p w14:paraId="456608DD" w14:textId="77777777" w:rsidR="00197095" w:rsidRPr="00197095" w:rsidRDefault="00197095" w:rsidP="00197095">
      <w:pPr>
        <w:pStyle w:val="Bibliography"/>
      </w:pPr>
      <w:r w:rsidRPr="00197095">
        <w:t xml:space="preserve">5. </w:t>
      </w:r>
      <w:r w:rsidRPr="00197095">
        <w:tab/>
        <w:t xml:space="preserve">Wells BK, Santora JA, Schroeder ID, Mantua N, Sydeman WJ, Huff DD, et al. Marine ecosystem perspectives on Chinook salmon recruitment: a synthesis of empirical and modeling studies from a California upwelling system. Marine Ecology Progress Series. 2016;552: 271–284. </w:t>
      </w:r>
    </w:p>
    <w:p w14:paraId="766ED6FB" w14:textId="77777777" w:rsidR="00197095" w:rsidRPr="00197095" w:rsidRDefault="00197095" w:rsidP="00197095">
      <w:pPr>
        <w:pStyle w:val="Bibliography"/>
      </w:pPr>
      <w:r w:rsidRPr="00197095">
        <w:t xml:space="preserve">6. </w:t>
      </w:r>
      <w:r w:rsidRPr="00197095">
        <w:tab/>
        <w:t xml:space="preserve">Scheuerell MD, Zabel RW, Sandford BP. Relating juvenile migration timing and survival to adulthood in two species of threatened Pacific salmon (Oncorhynchus spp.). Journal of Applied Ecology. 2009;46: 983–990. </w:t>
      </w:r>
    </w:p>
    <w:p w14:paraId="153A4D14" w14:textId="77777777" w:rsidR="00197095" w:rsidRPr="00197095" w:rsidRDefault="00197095" w:rsidP="00197095">
      <w:pPr>
        <w:pStyle w:val="Bibliography"/>
      </w:pPr>
      <w:r w:rsidRPr="00197095">
        <w:t xml:space="preserve">7. </w:t>
      </w:r>
      <w:r w:rsidRPr="00197095">
        <w:tab/>
        <w:t xml:space="preserve">Gosselin JL, Zabel RW, Anderson JJ, Faulkner JR, Baptista AM, Sandford BP. Conservation planning for freshwater–marine carryover effects on Chinook salmon survival. Ecology and evolution. 2018;8: 319–332. </w:t>
      </w:r>
    </w:p>
    <w:p w14:paraId="78ABAF56" w14:textId="77777777" w:rsidR="00197095" w:rsidRPr="00197095" w:rsidRDefault="00197095" w:rsidP="00197095">
      <w:pPr>
        <w:pStyle w:val="Bibliography"/>
      </w:pPr>
      <w:r w:rsidRPr="00197095">
        <w:t xml:space="preserve">8. </w:t>
      </w:r>
      <w:r w:rsidRPr="00197095">
        <w:tab/>
        <w:t xml:space="preserve">Thorson JT, Minto C. Mixed effects: a unifying framework for statistical modelling in fisheries biology. ICES Journal of Marine Science. 2015;72: 1245–1256. </w:t>
      </w:r>
    </w:p>
    <w:p w14:paraId="6D72637C" w14:textId="77777777" w:rsidR="00197095" w:rsidRPr="00197095" w:rsidRDefault="00197095" w:rsidP="00197095">
      <w:pPr>
        <w:pStyle w:val="Bibliography"/>
      </w:pPr>
      <w:r w:rsidRPr="00197095">
        <w:t xml:space="preserve">9. </w:t>
      </w:r>
      <w:r w:rsidRPr="00197095">
        <w:tab/>
        <w:t xml:space="preserve">Quinn TP. The behavior and ecology of Pacific salmon and trout. University of Washington press; 2018. </w:t>
      </w:r>
    </w:p>
    <w:p w14:paraId="585F85F4" w14:textId="77777777" w:rsidR="00197095" w:rsidRPr="00197095" w:rsidRDefault="00197095" w:rsidP="00197095">
      <w:pPr>
        <w:pStyle w:val="Bibliography"/>
      </w:pPr>
      <w:r w:rsidRPr="00197095">
        <w:t xml:space="preserve">10. </w:t>
      </w:r>
      <w:r w:rsidRPr="00197095">
        <w:tab/>
        <w:t xml:space="preserve">Mantua NJ, Hare S. Pacific-Decadal Oscillation (PDO). Encyclopedia of global environmental change. 2002;1: 592–594. </w:t>
      </w:r>
    </w:p>
    <w:p w14:paraId="63A2CFDC" w14:textId="77777777" w:rsidR="00197095" w:rsidRPr="00197095" w:rsidRDefault="00197095" w:rsidP="00197095">
      <w:pPr>
        <w:pStyle w:val="Bibliography"/>
      </w:pPr>
      <w:r w:rsidRPr="00197095">
        <w:t xml:space="preserve">11. </w:t>
      </w:r>
      <w:r w:rsidRPr="00197095">
        <w:tab/>
        <w:t xml:space="preserve">Zabel RW, Scheuerell MD, McCLURE MM, Williams JG. The interplay between climate variability and density dependence in the population viability of Chinook salmon. Conservation Biology. 2006;20: 190–200. </w:t>
      </w:r>
    </w:p>
    <w:p w14:paraId="780D0C2D" w14:textId="77777777" w:rsidR="00197095" w:rsidRPr="00197095" w:rsidRDefault="00197095" w:rsidP="00197095">
      <w:pPr>
        <w:pStyle w:val="Bibliography"/>
      </w:pPr>
      <w:r w:rsidRPr="00197095">
        <w:t xml:space="preserve">12. </w:t>
      </w:r>
      <w:r w:rsidRPr="00197095">
        <w:tab/>
        <w:t xml:space="preserve">Beamish RJ, Thomson BL, McFarlane GA. Spiny dogfish predation on chinook and coho salmon and the potential effects on hatchery-produced salmon. Transactions of the American Fisheries Society. 1992;121: 444–455. </w:t>
      </w:r>
    </w:p>
    <w:p w14:paraId="279911B6" w14:textId="77777777" w:rsidR="00197095" w:rsidRPr="00197095" w:rsidRDefault="00197095" w:rsidP="00197095">
      <w:pPr>
        <w:pStyle w:val="Bibliography"/>
      </w:pPr>
      <w:r w:rsidRPr="00197095">
        <w:t xml:space="preserve">13. </w:t>
      </w:r>
      <w:r w:rsidRPr="00197095">
        <w:tab/>
        <w:t xml:space="preserve">Duffy EJ, Beauchamp DA. Rapid growth in the early marine period improves the marine survival of Chinook salmon (Oncorhynchus tshawytscha) in Puget Sound, Washington. Canadian Journal of Fisheries and Aquatic Sciences. 2011;68: 232–240. </w:t>
      </w:r>
    </w:p>
    <w:p w14:paraId="3649343B" w14:textId="77777777" w:rsidR="00197095" w:rsidRPr="00197095" w:rsidRDefault="00197095" w:rsidP="00197095">
      <w:pPr>
        <w:pStyle w:val="Bibliography"/>
      </w:pPr>
      <w:r w:rsidRPr="00197095">
        <w:t xml:space="preserve">14. </w:t>
      </w:r>
      <w:r w:rsidRPr="00197095">
        <w:tab/>
        <w:t xml:space="preserve">Chasco BE, Kaplan IC, Thomas AC, Acevedo-Gutiérrez A, Noren DP, Ford MJ, et al. Competing tradeoffs between increasing marine mammal predation and fisheries harvest of Chinook salmon. Scientific Reports. 2017;7: 1–14. </w:t>
      </w:r>
    </w:p>
    <w:p w14:paraId="31658F5B" w14:textId="77777777" w:rsidR="00197095" w:rsidRPr="00197095" w:rsidRDefault="00197095" w:rsidP="00197095">
      <w:pPr>
        <w:pStyle w:val="Bibliography"/>
      </w:pPr>
      <w:r w:rsidRPr="00197095">
        <w:t xml:space="preserve">15. </w:t>
      </w:r>
      <w:r w:rsidRPr="00197095">
        <w:tab/>
        <w:t xml:space="preserve">Hodgson S, Quinn TP. The timing of adult sockeye salmon migration into fresh water: adaptations by populations to prevailing thermal regimes. Canadian Journal of Zoology. 2002;80: 542–555. </w:t>
      </w:r>
    </w:p>
    <w:p w14:paraId="20395A52" w14:textId="77777777" w:rsidR="00197095" w:rsidRPr="00197095" w:rsidRDefault="00197095" w:rsidP="00197095">
      <w:pPr>
        <w:pStyle w:val="Bibliography"/>
      </w:pPr>
      <w:r w:rsidRPr="00197095">
        <w:lastRenderedPageBreak/>
        <w:t xml:space="preserve">16. </w:t>
      </w:r>
      <w:r w:rsidRPr="00197095">
        <w:tab/>
        <w:t xml:space="preserve">Litzow MA, Ciannelli L, Puerta P, Wettstein JJ, Rykaczewski RR, Opiekun M. Non-stationary climate–salmon relationships in the Gulf of Alaska. Proceedings of the Royal Society B. 2018;285: 20181855. </w:t>
      </w:r>
    </w:p>
    <w:p w14:paraId="534AC179" w14:textId="77777777" w:rsidR="00197095" w:rsidRPr="00197095" w:rsidRDefault="00197095" w:rsidP="00197095">
      <w:pPr>
        <w:pStyle w:val="Bibliography"/>
      </w:pPr>
      <w:r w:rsidRPr="00197095">
        <w:t xml:space="preserve">17. </w:t>
      </w:r>
      <w:r w:rsidRPr="00197095">
        <w:tab/>
        <w:t xml:space="preserve">O’Connor CM, Norris DR, Crossin GT, Cooke SJ. Biological carryover effects: linking common concepts and mechanisms in ecology and evolution. Ecosphere. 2014;5: 1–11. </w:t>
      </w:r>
    </w:p>
    <w:p w14:paraId="75ED15F2" w14:textId="77777777" w:rsidR="00197095" w:rsidRPr="00197095" w:rsidRDefault="00197095" w:rsidP="00197095">
      <w:pPr>
        <w:pStyle w:val="Bibliography"/>
      </w:pPr>
      <w:r w:rsidRPr="00197095">
        <w:t xml:space="preserve">18. </w:t>
      </w:r>
      <w:r w:rsidRPr="00197095">
        <w:tab/>
        <w:t xml:space="preserve">Halsing DL, Moore MR. Cost-Effective Management of Snake River Chinook Salmon: Response to Wilson et al. Conservation Biology. 2009;23: 479–481. </w:t>
      </w:r>
    </w:p>
    <w:p w14:paraId="236FE0B3" w14:textId="77777777" w:rsidR="00197095" w:rsidRPr="00197095" w:rsidRDefault="00197095" w:rsidP="00197095">
      <w:pPr>
        <w:pStyle w:val="Bibliography"/>
      </w:pPr>
      <w:r w:rsidRPr="00197095">
        <w:t xml:space="preserve">19. </w:t>
      </w:r>
      <w:r w:rsidRPr="00197095">
        <w:tab/>
        <w:t xml:space="preserve">Burke BJ, Peterson WT, Beckman BR, Morgan C, Daly EA, Litz M. Multivariate models of adult Pacific salmon returns. PloS one. 2013;8. </w:t>
      </w:r>
    </w:p>
    <w:p w14:paraId="160BE934" w14:textId="77777777" w:rsidR="00197095" w:rsidRPr="00197095" w:rsidRDefault="00197095" w:rsidP="00197095">
      <w:pPr>
        <w:pStyle w:val="Bibliography"/>
      </w:pPr>
      <w:r w:rsidRPr="00197095">
        <w:t xml:space="preserve">20. </w:t>
      </w:r>
      <w:r w:rsidRPr="00197095">
        <w:tab/>
        <w:t xml:space="preserve">Peterson WT, Fisher JL, Peterson JO, Morgan CA, Burke BJ, Fresh KL. Applied fisheries oceanography: Ecosystem indicators of ocean conditions inform fisheries management in the California Current. Oceanography. 2014;27: 80–89. </w:t>
      </w:r>
    </w:p>
    <w:p w14:paraId="61FE2FE1" w14:textId="77777777" w:rsidR="00197095" w:rsidRPr="00197095" w:rsidRDefault="00197095" w:rsidP="00197095">
      <w:pPr>
        <w:pStyle w:val="Bibliography"/>
      </w:pPr>
      <w:r w:rsidRPr="00197095">
        <w:t xml:space="preserve">21. </w:t>
      </w:r>
      <w:r w:rsidRPr="00197095">
        <w:tab/>
        <w:t xml:space="preserve">Kristensen K, Nielsen A, Berg CW, Skaug H, Bell B. TMB: automatic differentiation and Laplace approximation. arXiv preprint arXiv:150900660. 2015. </w:t>
      </w:r>
    </w:p>
    <w:p w14:paraId="6F7FA938" w14:textId="77777777" w:rsidR="00197095" w:rsidRPr="00197095" w:rsidRDefault="00197095" w:rsidP="00197095">
      <w:pPr>
        <w:pStyle w:val="Bibliography"/>
      </w:pPr>
      <w:r w:rsidRPr="00197095">
        <w:t xml:space="preserve">22. </w:t>
      </w:r>
      <w:r w:rsidRPr="00197095">
        <w:tab/>
        <w:t xml:space="preserve">Team RC. R: A language and environment for statistical computing. 2013. </w:t>
      </w:r>
    </w:p>
    <w:p w14:paraId="0F8BCB6C" w14:textId="77777777" w:rsidR="00197095" w:rsidRPr="00197095" w:rsidRDefault="00197095" w:rsidP="00197095">
      <w:pPr>
        <w:pStyle w:val="Bibliography"/>
      </w:pPr>
      <w:r w:rsidRPr="00197095">
        <w:t xml:space="preserve">23. </w:t>
      </w:r>
      <w:r w:rsidRPr="00197095">
        <w:tab/>
        <w:t xml:space="preserve">Akaike H. A new look at the statistical model identification. IEEE transactions on automatic control. 1974;19: 716–723. </w:t>
      </w:r>
    </w:p>
    <w:p w14:paraId="0107AE4D" w14:textId="77777777" w:rsidR="00197095" w:rsidRPr="00197095" w:rsidRDefault="00197095" w:rsidP="00197095">
      <w:pPr>
        <w:pStyle w:val="Bibliography"/>
      </w:pPr>
      <w:r w:rsidRPr="00197095">
        <w:t xml:space="preserve">24. </w:t>
      </w:r>
      <w:r w:rsidRPr="00197095">
        <w:tab/>
        <w:t xml:space="preserve">Robin X, Turck N, Hainard A, Tiberti N, Lisacek F, Sanchez J-C, et al. Package ‘pROC.’ 2012-09-10 09: 34; 2020. </w:t>
      </w:r>
    </w:p>
    <w:p w14:paraId="1EB67F11" w14:textId="77777777" w:rsidR="00197095" w:rsidRPr="00197095" w:rsidRDefault="00197095" w:rsidP="00197095">
      <w:pPr>
        <w:pStyle w:val="Bibliography"/>
      </w:pPr>
      <w:r w:rsidRPr="00197095">
        <w:t xml:space="preserve">25. </w:t>
      </w:r>
      <w:r w:rsidRPr="00197095">
        <w:tab/>
        <w:t xml:space="preserve">Henderson MA, Cass AJ. Effect of smolt size on smolt-to-adult survival for Chilko Lake sockeye salmon (Oncorhynchus nerka). Canadian Journal of Fisheries and Aquatic Sciences. 1991;48: 988–994. </w:t>
      </w:r>
    </w:p>
    <w:p w14:paraId="5A356067" w14:textId="77777777" w:rsidR="00197095" w:rsidRPr="00197095" w:rsidRDefault="00197095" w:rsidP="00197095">
      <w:pPr>
        <w:pStyle w:val="Bibliography"/>
      </w:pPr>
      <w:r w:rsidRPr="00197095">
        <w:t xml:space="preserve">26. </w:t>
      </w:r>
      <w:r w:rsidRPr="00197095">
        <w:tab/>
        <w:t xml:space="preserve">Beamish RJ, Mahnken C. A critical size and period hypothesis to explain natural regulation of salmon abundance and the linkage to climate and climate change. Progress in Oceanography. 2001;49: 423–437. </w:t>
      </w:r>
    </w:p>
    <w:p w14:paraId="4CC041B8" w14:textId="77777777" w:rsidR="00197095" w:rsidRPr="00197095" w:rsidRDefault="00197095" w:rsidP="00197095">
      <w:pPr>
        <w:pStyle w:val="Bibliography"/>
      </w:pPr>
      <w:r w:rsidRPr="00197095">
        <w:t xml:space="preserve">27. </w:t>
      </w:r>
      <w:r w:rsidRPr="00197095">
        <w:tab/>
        <w:t xml:space="preserve">Woodson LE, Wells BK, Weber PK, MacFarlane RB, Whitman GE, Johnson RC. Size, growth, and origin-dependent mortality of juvenile Chinook salmon Oncorhynchus tshawytscha during early ocean residence. Marine Ecology Progress Series. 2013;487: 163–175. </w:t>
      </w:r>
    </w:p>
    <w:p w14:paraId="06A62064" w14:textId="77777777" w:rsidR="00197095" w:rsidRPr="00197095" w:rsidRDefault="00197095" w:rsidP="00197095">
      <w:pPr>
        <w:pStyle w:val="Bibliography"/>
      </w:pPr>
      <w:r w:rsidRPr="00197095">
        <w:t xml:space="preserve">28. </w:t>
      </w:r>
      <w:r w:rsidRPr="00197095">
        <w:tab/>
        <w:t xml:space="preserve">Keefer ML, Peery CA, Caudill CC. Migration timing of Columbia River spring Chinook salmon: effects of temperature, river discharge, and ocean environment. Transactions of the American Fisheries Society. 2008;137: 1120–1133. </w:t>
      </w:r>
    </w:p>
    <w:p w14:paraId="2E354910" w14:textId="77777777" w:rsidR="00197095" w:rsidRPr="00197095" w:rsidRDefault="00197095" w:rsidP="00197095">
      <w:pPr>
        <w:pStyle w:val="Bibliography"/>
      </w:pPr>
      <w:r w:rsidRPr="00197095">
        <w:t xml:space="preserve">29. </w:t>
      </w:r>
      <w:r w:rsidRPr="00197095">
        <w:tab/>
        <w:t xml:space="preserve">Mantua NJ, Hare SR, Zhang Y, Wallace JM, Francis RC. A Pacific interdecadal climate oscillation with impacts on salmon production. Bulletin of the american Meteorological Society. 1997;78: 1069–1080. </w:t>
      </w:r>
    </w:p>
    <w:p w14:paraId="4D40AF26" w14:textId="77777777" w:rsidR="00197095" w:rsidRPr="00197095" w:rsidRDefault="00197095" w:rsidP="00197095">
      <w:pPr>
        <w:pStyle w:val="Bibliography"/>
      </w:pPr>
      <w:r w:rsidRPr="00197095">
        <w:lastRenderedPageBreak/>
        <w:t xml:space="preserve">30. </w:t>
      </w:r>
      <w:r w:rsidRPr="00197095">
        <w:tab/>
        <w:t xml:space="preserve">Du X, Peterson WT. Seasonal cycle of phytoplankton community composition in the coastal upwelling system off central Oregon in 2009. Estuaries and coasts. 2014;37: 299–311. </w:t>
      </w:r>
    </w:p>
    <w:p w14:paraId="458C1175" w14:textId="77777777" w:rsidR="00197095" w:rsidRPr="00197095" w:rsidRDefault="00197095" w:rsidP="00197095">
      <w:pPr>
        <w:pStyle w:val="Bibliography"/>
      </w:pPr>
      <w:r w:rsidRPr="00197095">
        <w:t xml:space="preserve">31. </w:t>
      </w:r>
      <w:r w:rsidRPr="00197095">
        <w:tab/>
        <w:t xml:space="preserve">Hooff RC, Peterson WT. Copepod biodiversity as an indicator of changes in ocean and climate conditions of the northern California current ecosystem. Limnology and Oceanography. 2006;51: 2607–2620. </w:t>
      </w:r>
    </w:p>
    <w:p w14:paraId="29868860" w14:textId="77777777" w:rsidR="00197095" w:rsidRPr="00197095" w:rsidRDefault="00197095" w:rsidP="00197095">
      <w:pPr>
        <w:pStyle w:val="Bibliography"/>
      </w:pPr>
      <w:r w:rsidRPr="00197095">
        <w:t xml:space="preserve">32. </w:t>
      </w:r>
      <w:r w:rsidRPr="00197095">
        <w:tab/>
        <w:t xml:space="preserve">Keister JE, Di Lorenzo E, Morgan CA, Combes V, Peterson WT. Zooplankton species composition is linked to ocean transport in the Northern California Current. Global Change Biology. 2011;17: 2498–2511. </w:t>
      </w:r>
    </w:p>
    <w:p w14:paraId="292AA0AB" w14:textId="77777777" w:rsidR="00197095" w:rsidRPr="00197095" w:rsidRDefault="00197095" w:rsidP="00197095">
      <w:pPr>
        <w:pStyle w:val="Bibliography"/>
      </w:pPr>
      <w:r w:rsidRPr="00197095">
        <w:t xml:space="preserve">33. </w:t>
      </w:r>
      <w:r w:rsidRPr="00197095">
        <w:tab/>
        <w:t xml:space="preserve">Spence BC, Dick EJ. Geographic variation in environmental factors regulating outmigration timing of coho salmon (Oncorhynchus kisutch) smolts. Canadian journal of fisheries and aquatic sciences. 2014;71: 56–69. </w:t>
      </w:r>
    </w:p>
    <w:p w14:paraId="63629922" w14:textId="77777777" w:rsidR="00197095" w:rsidRPr="00197095" w:rsidRDefault="00197095" w:rsidP="00197095">
      <w:pPr>
        <w:pStyle w:val="Bibliography"/>
      </w:pPr>
      <w:r w:rsidRPr="00197095">
        <w:t xml:space="preserve">34. </w:t>
      </w:r>
      <w:r w:rsidRPr="00197095">
        <w:tab/>
        <w:t xml:space="preserve">Schindler DE, Hilborn R, Chasco B, Boatright CP, Quinn TP, Rogers LA, et al. Population diversity and the portfolio effect in an exploited species. Nature. 2010;465: 609–612. </w:t>
      </w:r>
    </w:p>
    <w:p w14:paraId="5899A576" w14:textId="77777777" w:rsidR="00197095" w:rsidRPr="00197095" w:rsidRDefault="00197095" w:rsidP="00197095">
      <w:pPr>
        <w:pStyle w:val="Bibliography"/>
      </w:pPr>
      <w:r w:rsidRPr="00197095">
        <w:t xml:space="preserve">35. </w:t>
      </w:r>
      <w:r w:rsidRPr="00197095">
        <w:tab/>
        <w:t xml:space="preserve">Griffiths JR, Schindler DE, Armstrong JB, Scheuerell MD, Whited DC, Clark RA, et al. Performance of salmon fishery portfolios across western N orth A merica. Journal of Applied Ecology. 2014;51: 1554–1563. </w:t>
      </w:r>
    </w:p>
    <w:p w14:paraId="196D803A" w14:textId="77777777" w:rsidR="00197095" w:rsidRPr="00197095" w:rsidRDefault="00197095" w:rsidP="00197095">
      <w:pPr>
        <w:pStyle w:val="Bibliography"/>
      </w:pPr>
      <w:r w:rsidRPr="00197095">
        <w:t xml:space="preserve">36. </w:t>
      </w:r>
      <w:r w:rsidRPr="00197095">
        <w:tab/>
        <w:t xml:space="preserve">Crozier LG, Hendry AP, Lawson PW, Quinn TP, Mantua NJ, Battin J, et al. Potential responses to climate change in organisms with complex life histories: evolution and plasticity in Pacific salmon. Evolutionary Applications. 2008;1: 252–270. </w:t>
      </w:r>
    </w:p>
    <w:p w14:paraId="18DCFB2D" w14:textId="77777777" w:rsidR="00197095" w:rsidRPr="00197095" w:rsidRDefault="00197095" w:rsidP="00197095">
      <w:pPr>
        <w:pStyle w:val="Bibliography"/>
      </w:pPr>
      <w:r w:rsidRPr="00197095">
        <w:t xml:space="preserve">37. </w:t>
      </w:r>
      <w:r w:rsidRPr="00197095">
        <w:tab/>
        <w:t xml:space="preserve">Wells BK, Grimes CB, Waldvogel JB. Quantifying the effects of wind, upwelling, curl, sea surface temperature and sea level height on growth and maturation of a California Chinook salmon (Oncorhynchus tshawytscha) population. Fisheries Oceanography. 2007;16: 363–382. </w:t>
      </w:r>
    </w:p>
    <w:p w14:paraId="709CB979" w14:textId="77777777" w:rsidR="00197095" w:rsidRPr="00197095" w:rsidRDefault="00197095" w:rsidP="00197095">
      <w:pPr>
        <w:pStyle w:val="Bibliography"/>
      </w:pPr>
      <w:r w:rsidRPr="00197095">
        <w:t xml:space="preserve">38. </w:t>
      </w:r>
      <w:r w:rsidRPr="00197095">
        <w:tab/>
        <w:t xml:space="preserve">Wells PM, Baverstock J, Clark SJ, Jiggins FM, Roy HE, Pell JK. Determining the effects of life stage, shared prey density and host plant on intraguild predation of a native lacewing (Chrysoperla carnea) by an invasive coccinellid (Harmonia axyridis). Biocontrol. 2017;62: 373–384. </w:t>
      </w:r>
    </w:p>
    <w:p w14:paraId="478445C7" w14:textId="77777777" w:rsidR="00197095" w:rsidRPr="00197095" w:rsidRDefault="00197095" w:rsidP="00197095">
      <w:pPr>
        <w:pStyle w:val="Bibliography"/>
      </w:pPr>
      <w:r w:rsidRPr="00197095">
        <w:t xml:space="preserve">39. </w:t>
      </w:r>
      <w:r w:rsidRPr="00197095">
        <w:tab/>
        <w:t xml:space="preserve">Litzow MA, Hunsicker ME, Bond NA, Burke BJ, Cunningham CJ, Gosselin JL, et al. The changing physical and ecological meanings of North Pacific Ocean climate indices. Proceedings of the National Academy of Sciences. 2020;117: 7665–7671. </w:t>
      </w:r>
    </w:p>
    <w:p w14:paraId="3875AFA5" w14:textId="77777777" w:rsidR="00197095" w:rsidRPr="00197095" w:rsidRDefault="00197095" w:rsidP="00197095">
      <w:pPr>
        <w:pStyle w:val="Bibliography"/>
      </w:pPr>
      <w:r w:rsidRPr="00197095">
        <w:t xml:space="preserve">40. </w:t>
      </w:r>
      <w:r w:rsidRPr="00197095">
        <w:tab/>
        <w:t xml:space="preserve">Hollowed AB, Bax N, Beamish R, Collie J, Fogarty M, Livingston P, et al. Are multispecies models an improvement on single-species models for measuring fishing impacts on marine ecosystems? ICES Journal of Marine Science. 2000;57: 707–719. </w:t>
      </w:r>
    </w:p>
    <w:p w14:paraId="15E02A4E" w14:textId="77777777" w:rsidR="00197095" w:rsidRPr="00197095" w:rsidRDefault="00197095" w:rsidP="00197095">
      <w:pPr>
        <w:pStyle w:val="Bibliography"/>
      </w:pPr>
      <w:r w:rsidRPr="00197095">
        <w:t xml:space="preserve">41. </w:t>
      </w:r>
      <w:r w:rsidRPr="00197095">
        <w:tab/>
        <w:t xml:space="preserve">Fulton EA, Link JS, Kaplan IC, Savina-Rolland M, Johnson P, Ainsworth C, et al. Lessons in modelling and management of marine ecosystems: the Atlantis experience. Fish and Fisheries. 2011;12: 171–188. </w:t>
      </w:r>
    </w:p>
    <w:p w14:paraId="53C3B240" w14:textId="77777777" w:rsidR="00197095" w:rsidRPr="00197095" w:rsidRDefault="00197095" w:rsidP="00197095">
      <w:pPr>
        <w:pStyle w:val="Bibliography"/>
      </w:pPr>
      <w:r w:rsidRPr="00197095">
        <w:lastRenderedPageBreak/>
        <w:t xml:space="preserve">42. </w:t>
      </w:r>
      <w:r w:rsidRPr="00197095">
        <w:tab/>
        <w:t xml:space="preserve">Holsman KK, Scheuerell MD, Buhle E, Emmett R. Interacting effects of translocation, artificial propagation, and environmental conditions on the marine survival of Chinook Salmon from the Columbia River, Washington, USA. Conservation Biology. 2012;26: 912–922. </w:t>
      </w:r>
    </w:p>
    <w:p w14:paraId="159A18C5" w14:textId="77777777" w:rsidR="00197095" w:rsidRPr="00197095" w:rsidRDefault="00197095" w:rsidP="00197095">
      <w:pPr>
        <w:pStyle w:val="Bibliography"/>
      </w:pPr>
      <w:r w:rsidRPr="00197095">
        <w:t xml:space="preserve">43. </w:t>
      </w:r>
      <w:r w:rsidRPr="00197095">
        <w:tab/>
        <w:t xml:space="preserve">Haeseker SL, McCann JA, Tuomikoski J, Chockley B. Assessing freshwater and marine environmental influences on life-stage-specific survival rates of Snake River spring–summer Chinook salmon and steelhead. Transactions of the American Fisheries Society. 2012;141: 121–138. </w:t>
      </w:r>
    </w:p>
    <w:p w14:paraId="53B4F709" w14:textId="77777777" w:rsidR="00197095" w:rsidRPr="00197095" w:rsidRDefault="00197095" w:rsidP="00197095">
      <w:pPr>
        <w:pStyle w:val="Bibliography"/>
      </w:pPr>
      <w:r w:rsidRPr="00197095">
        <w:t xml:space="preserve">44. </w:t>
      </w:r>
      <w:r w:rsidRPr="00197095">
        <w:tab/>
        <w:t xml:space="preserve">Miller JA, Teel DJ, Peterson WT, Baptista AM. Assessing the relative importance of local and regional processes on the survival of a threatened salmon population. PLoS One. 2014;9. </w:t>
      </w:r>
    </w:p>
    <w:p w14:paraId="6075FA52" w14:textId="77777777" w:rsidR="00197095" w:rsidRPr="00197095" w:rsidRDefault="00197095" w:rsidP="00197095">
      <w:pPr>
        <w:pStyle w:val="Bibliography"/>
      </w:pPr>
      <w:r w:rsidRPr="00197095">
        <w:t xml:space="preserve">45. </w:t>
      </w:r>
      <w:r w:rsidRPr="00197095">
        <w:tab/>
        <w:t xml:space="preserve">NMFS M. Endangered Species Act (ESA) Section 7 (a)(2) Biological Opinion and Magnuson-Stevens Fishery Conservation and Management Act Essential Fish Habitat (EFH) Consultation. 2019. </w:t>
      </w:r>
    </w:p>
    <w:p w14:paraId="291104C4" w14:textId="77777777" w:rsidR="00197095" w:rsidRPr="00197095" w:rsidRDefault="00197095" w:rsidP="00197095">
      <w:pPr>
        <w:pStyle w:val="Bibliography"/>
      </w:pPr>
      <w:r w:rsidRPr="00197095">
        <w:t xml:space="preserve">46. </w:t>
      </w:r>
      <w:r w:rsidRPr="00197095">
        <w:tab/>
        <w:t xml:space="preserve">Roby DD, Lyons DE, Craig DP, Collis K, Visser GH. Quantifying the effect of predators on endangered species using a bioenergetics approach: Caspian terns and juvenile salmonids in the Columbia River estuary. Canadian Journal of Zoology. 2003;81: 250–265. </w:t>
      </w:r>
    </w:p>
    <w:p w14:paraId="0CF0990A" w14:textId="77777777" w:rsidR="00197095" w:rsidRPr="00197095" w:rsidRDefault="00197095" w:rsidP="00197095">
      <w:pPr>
        <w:pStyle w:val="Bibliography"/>
      </w:pPr>
      <w:r w:rsidRPr="00197095">
        <w:t xml:space="preserve">47. </w:t>
      </w:r>
      <w:r w:rsidRPr="00197095">
        <w:tab/>
        <w:t xml:space="preserve">Faulkner JR, Bellerud BL, Widener DL, Zabel RW. Associations among Fish Length, Dam Passage History, and Survival to Adulthood in Two At-Risk Species of Pacific Salmon. Transactions of the American Fisheries Society. 2019;148: 1069–1087. </w:t>
      </w:r>
    </w:p>
    <w:p w14:paraId="052BD334" w14:textId="77777777" w:rsidR="00197095" w:rsidRPr="00197095" w:rsidRDefault="00197095" w:rsidP="00197095">
      <w:pPr>
        <w:pStyle w:val="Bibliography"/>
      </w:pPr>
      <w:r w:rsidRPr="00197095">
        <w:t xml:space="preserve">48. </w:t>
      </w:r>
      <w:r w:rsidRPr="00197095">
        <w:tab/>
        <w:t xml:space="preserve">Scheuerell MD, Ruff CP, Anderson JH, Beamer EM. An integrated population model for estimating the relative effects of natural and anthropogenic factors on a threatened population of Pacific trout. bioRxiv. 2019; 734996. </w:t>
      </w:r>
    </w:p>
    <w:p w14:paraId="2B413B6A" w14:textId="1041374B" w:rsidR="00B11759" w:rsidRPr="00B166D4" w:rsidDel="00E1020B" w:rsidRDefault="00293ABB" w:rsidP="00127BF1">
      <w:pPr>
        <w:rPr>
          <w:del w:id="1458" w:author="Chasco, Brandon Edward" w:date="2020-08-26T11:40:00Z"/>
        </w:rPr>
      </w:pPr>
      <w:r>
        <w:rPr>
          <w:color w:val="000000"/>
        </w:rPr>
        <w:fldChar w:fldCharType="end"/>
      </w:r>
      <w:r w:rsidR="0086311F" w:rsidRPr="00B166D4">
        <w:br w:type="page"/>
      </w:r>
    </w:p>
    <w:p w14:paraId="00910BCE" w14:textId="25FA653C" w:rsidR="00B11759" w:rsidRPr="00B166D4" w:rsidDel="00590648" w:rsidRDefault="0086311F">
      <w:pPr>
        <w:rPr>
          <w:del w:id="1459" w:author="Chasco, Brandon Edward" w:date="2020-08-26T10:13:00Z"/>
          <w:b/>
        </w:rPr>
      </w:pPr>
      <w:del w:id="1460" w:author="Chasco, Brandon Edward" w:date="2020-08-26T10:13:00Z">
        <w:r w:rsidRPr="00B166D4" w:rsidDel="00590648">
          <w:rPr>
            <w:b/>
          </w:rPr>
          <w:delText>Figure captions</w:delText>
        </w:r>
      </w:del>
    </w:p>
    <w:p w14:paraId="577E9D73" w14:textId="5EE90408" w:rsidR="00B11759" w:rsidRPr="00127BF1" w:rsidDel="00590648" w:rsidRDefault="00532405" w:rsidP="00D9742C">
      <w:pPr>
        <w:pStyle w:val="Caption"/>
        <w:rPr>
          <w:del w:id="1461" w:author="Chasco, Brandon Edward" w:date="2020-08-26T10:13:00Z"/>
        </w:rPr>
      </w:pPr>
      <w:bookmarkStart w:id="1462" w:name="_Ref39563045"/>
      <w:del w:id="1463" w:author="Chasco, Brandon Edward" w:date="2020-08-26T10:13:00Z">
        <w:r w:rsidDel="00590648">
          <w:delText>Fig</w:delText>
        </w:r>
      </w:del>
      <w:del w:id="1464" w:author="Chasco, Brandon Edward" w:date="2020-08-26T10:08:00Z">
        <w:r w:rsidDel="00590648">
          <w:delText>ure</w:delText>
        </w:r>
      </w:del>
      <w:del w:id="1465" w:author="Chasco, Brandon Edward" w:date="2020-08-26T10:13:00Z">
        <w:r w:rsidDel="00590648">
          <w:delText xml:space="preserve"> </w:delText>
        </w:r>
        <w:r w:rsidR="009B0FE2" w:rsidDel="00590648">
          <w:rPr>
            <w:iCs w:val="0"/>
          </w:rPr>
          <w:fldChar w:fldCharType="begin"/>
        </w:r>
        <w:r w:rsidR="009B0FE2" w:rsidDel="00590648">
          <w:delInstrText xml:space="preserve"> SEQ Figure \* ARABIC </w:delInstrText>
        </w:r>
        <w:r w:rsidR="009B0FE2" w:rsidDel="00590648">
          <w:rPr>
            <w:iCs w:val="0"/>
          </w:rPr>
          <w:fldChar w:fldCharType="separate"/>
        </w:r>
        <w:r w:rsidR="00D27709" w:rsidDel="00590648">
          <w:rPr>
            <w:noProof/>
          </w:rPr>
          <w:delText>1</w:delText>
        </w:r>
        <w:r w:rsidR="009B0FE2" w:rsidDel="00590648">
          <w:rPr>
            <w:iCs w:val="0"/>
            <w:noProof/>
          </w:rPr>
          <w:fldChar w:fldCharType="end"/>
        </w:r>
        <w:bookmarkEnd w:id="1462"/>
        <w:r w:rsidDel="00590648">
          <w:delText xml:space="preserve">. </w:delText>
        </w:r>
        <w:r w:rsidR="0086311F" w:rsidRPr="00B166D4" w:rsidDel="00590648">
          <w:delText>Environmental effects on survival of wild (upper panel) and hatchery (lower panel) spring/summer Chinook salmon based on the model fit to the observed data as selected by AIC (see</w:delText>
        </w:r>
        <w:r w:rsidR="00D9742C" w:rsidDel="00590648">
          <w:delText xml:space="preserve"> </w:delText>
        </w:r>
        <w:r w:rsidR="00D9742C" w:rsidDel="00590648">
          <w:rPr>
            <w:iCs w:val="0"/>
          </w:rPr>
          <w:fldChar w:fldCharType="begin"/>
        </w:r>
        <w:r w:rsidR="00D9742C" w:rsidDel="00590648">
          <w:delInstrText xml:space="preserve"> REF _Ref39754795 \h </w:delInstrText>
        </w:r>
        <w:r w:rsidR="00D9742C" w:rsidDel="00590648">
          <w:rPr>
            <w:iCs w:val="0"/>
          </w:rPr>
        </w:r>
        <w:r w:rsidR="00D9742C" w:rsidDel="00590648">
          <w:rPr>
            <w:iCs w:val="0"/>
          </w:rPr>
          <w:fldChar w:fldCharType="separate"/>
        </w:r>
        <w:r w:rsidR="00D27709" w:rsidDel="00590648">
          <w:delText xml:space="preserve">Table </w:delText>
        </w:r>
        <w:r w:rsidR="00D27709" w:rsidDel="00590648">
          <w:rPr>
            <w:noProof/>
          </w:rPr>
          <w:delText>4</w:delText>
        </w:r>
        <w:r w:rsidR="00D9742C" w:rsidDel="00590648">
          <w:rPr>
            <w:iCs w:val="0"/>
          </w:rPr>
          <w:fldChar w:fldCharType="end"/>
        </w:r>
        <w:r w:rsidR="00D9742C" w:rsidDel="00590648">
          <w:delText xml:space="preserve"> </w:delText>
        </w:r>
        <w:r w:rsidR="0086311F" w:rsidRPr="00B166D4" w:rsidDel="00590648">
          <w:delText>for summary of best fit models).</w:delText>
        </w:r>
      </w:del>
    </w:p>
    <w:p w14:paraId="2F6B26C9" w14:textId="07BC8E4E" w:rsidR="00B11759" w:rsidRPr="00B166D4" w:rsidDel="00590648" w:rsidRDefault="00532405" w:rsidP="00127BF1">
      <w:pPr>
        <w:pStyle w:val="Caption"/>
        <w:rPr>
          <w:del w:id="1466" w:author="Chasco, Brandon Edward" w:date="2020-08-26T10:13:00Z"/>
          <w:b/>
        </w:rPr>
      </w:pPr>
      <w:bookmarkStart w:id="1467" w:name="_Ref39563076"/>
      <w:del w:id="1468" w:author="Chasco, Brandon Edward" w:date="2020-08-26T10:13:00Z">
        <w:r w:rsidDel="00590648">
          <w:delText>Fig</w:delText>
        </w:r>
      </w:del>
      <w:del w:id="1469" w:author="Chasco, Brandon Edward" w:date="2020-08-26T10:09:00Z">
        <w:r w:rsidDel="00590648">
          <w:delText>ure</w:delText>
        </w:r>
      </w:del>
      <w:del w:id="1470" w:author="Chasco, Brandon Edward" w:date="2020-08-26T10:13:00Z">
        <w:r w:rsidDel="00590648">
          <w:delText xml:space="preserve"> </w:delText>
        </w:r>
        <w:r w:rsidR="009B0FE2" w:rsidDel="00590648">
          <w:rPr>
            <w:iCs w:val="0"/>
          </w:rPr>
          <w:fldChar w:fldCharType="begin"/>
        </w:r>
        <w:r w:rsidR="009B0FE2" w:rsidDel="00590648">
          <w:delInstrText xml:space="preserve"> SEQ Figure \* ARABIC </w:delInstrText>
        </w:r>
        <w:r w:rsidR="009B0FE2" w:rsidDel="00590648">
          <w:rPr>
            <w:iCs w:val="0"/>
          </w:rPr>
          <w:fldChar w:fldCharType="separate"/>
        </w:r>
        <w:r w:rsidR="00D27709" w:rsidDel="00590648">
          <w:rPr>
            <w:noProof/>
          </w:rPr>
          <w:delText>2</w:delText>
        </w:r>
        <w:r w:rsidR="009B0FE2" w:rsidDel="00590648">
          <w:rPr>
            <w:iCs w:val="0"/>
            <w:noProof/>
          </w:rPr>
          <w:fldChar w:fldCharType="end"/>
        </w:r>
        <w:bookmarkEnd w:id="1467"/>
        <w:r w:rsidDel="00590648">
          <w:delText xml:space="preserve">. </w:delText>
        </w:r>
        <w:r w:rsidR="0086311F" w:rsidRPr="00B166D4" w:rsidDel="00590648">
          <w:delText xml:space="preserve">Relative importance of the different marine covariates for predicting the marine survival of hatchery (left column) and wild (right column) spring/summer Chinook salmon, where the aggregated weight of a covariate </w:delText>
        </w:r>
        <w:r w:rsidR="0086311F" w:rsidRPr="006226B0" w:rsidDel="00590648">
          <w:delText xml:space="preserve">c </w:delText>
        </w:r>
        <w:r w:rsidR="0086311F" w:rsidRPr="00B166D4" w:rsidDel="00590648">
          <w:delText xml:space="preserve">is equal to the sum of the AIC weights for all </w:delText>
        </w:r>
        <w:r w:rsidR="0086311F" w:rsidRPr="006226B0" w:rsidDel="00590648">
          <w:delText xml:space="preserve">m </w:delText>
        </w:r>
        <w:r w:rsidR="0086311F" w:rsidRPr="00B166D4" w:rsidDel="00590648">
          <w:delText xml:space="preserve">models containing covariate </w:delText>
        </w:r>
        <w:r w:rsidR="0086311F" w:rsidRPr="006226B0" w:rsidDel="00590648">
          <w:delText>c</w:delText>
        </w:r>
        <w:r w:rsidR="0086311F" w:rsidRPr="00B166D4" w:rsidDel="00590648">
          <w:delText xml:space="preserve">, divided by the total weight across all </w:delText>
        </w:r>
        <w:r w:rsidR="0086311F" w:rsidRPr="006226B0" w:rsidDel="00590648">
          <w:delText xml:space="preserve">m </w:delText>
        </w:r>
        <w:r w:rsidR="0086311F" w:rsidRPr="00B166D4" w:rsidDel="00590648">
          <w:delText xml:space="preserve">models, </w:delText>
        </w:r>
        <m:oMath>
          <m:f>
            <m:fPr>
              <m:ctrlPr>
                <w:rPr>
                  <w:rFonts w:ascii="Cambria Math" w:hAnsi="Cambria Math"/>
                </w:rPr>
              </m:ctrlPr>
            </m:fPr>
            <m:num>
              <m:nary>
                <m:naryPr>
                  <m:chr m:val="∑"/>
                  <m:ctrlPr>
                    <w:rPr>
                      <w:rFonts w:ascii="Cambria Math" w:eastAsia="Cambria Math" w:hAnsi="Cambria Math" w:cs="Cambria Math"/>
                    </w:rPr>
                  </m:ctrlPr>
                </m:naryPr>
                <m:sub>
                  <m:r>
                    <m:rPr>
                      <m:sty m:val="p"/>
                    </m:rPr>
                    <w:rPr>
                      <w:rFonts w:ascii="Cambria Math" w:eastAsia="Cambria Math" w:hAnsi="Cambria Math" w:cs="Cambria Math"/>
                    </w:rPr>
                    <m:t xml:space="preserve">c⊂m </m:t>
                  </m:r>
                </m:sub>
                <m:sup/>
                <m:e/>
              </m:nary>
              <m:sSup>
                <m:sSupPr>
                  <m:ctrlPr>
                    <w:rPr>
                      <w:rFonts w:ascii="Cambria Math" w:eastAsia="Cambria Math" w:hAnsi="Cambria Math" w:cs="Cambria Math"/>
                    </w:rPr>
                  </m:ctrlPr>
                </m:sSupPr>
                <m:e>
                  <m:r>
                    <m:rPr>
                      <m:sty m:val="p"/>
                    </m:rPr>
                    <w:rPr>
                      <w:rFonts w:ascii="Cambria Math" w:eastAsia="Cambria Math" w:hAnsi="Cambria Math" w:cs="Cambria Math"/>
                    </w:rPr>
                    <m:t>e</m:t>
                  </m:r>
                </m:e>
                <m:sup>
                  <m:d>
                    <m:dPr>
                      <m:ctrlPr>
                        <w:rPr>
                          <w:rFonts w:ascii="Cambria Math" w:eastAsia="Cambria Math" w:hAnsi="Cambria Math" w:cs="Cambria Math"/>
                        </w:rPr>
                      </m:ctrlPr>
                    </m:dPr>
                    <m:e>
                      <m:r>
                        <m:rPr>
                          <m:sty m:val="p"/>
                        </m:rPr>
                        <w:rPr>
                          <w:rFonts w:ascii="Cambria Math" w:eastAsia="Cambria Math" w:hAnsi="Cambria Math" w:cs="Cambria Math"/>
                        </w:rPr>
                        <m:t>ΔAI</m:t>
                      </m:r>
                      <m:sSub>
                        <m:sSubPr>
                          <m:ctrlPr>
                            <w:rPr>
                              <w:rFonts w:ascii="Cambria Math" w:eastAsia="Cambria Math" w:hAnsi="Cambria Math" w:cs="Cambria Math"/>
                            </w:rPr>
                          </m:ctrlPr>
                        </m:sSubPr>
                        <m:e>
                          <m:r>
                            <m:rPr>
                              <m:sty m:val="p"/>
                            </m:rPr>
                            <w:rPr>
                              <w:rFonts w:ascii="Cambria Math" w:eastAsia="Cambria Math" w:hAnsi="Cambria Math" w:cs="Cambria Math"/>
                            </w:rPr>
                            <m:t>C</m:t>
                          </m:r>
                        </m:e>
                        <m:sub>
                          <m:r>
                            <m:rPr>
                              <m:sty m:val="p"/>
                            </m:rPr>
                            <w:rPr>
                              <w:rFonts w:ascii="Cambria Math" w:eastAsia="Cambria Math" w:hAnsi="Cambria Math" w:cs="Cambria Math"/>
                            </w:rPr>
                            <m:t>m</m:t>
                          </m:r>
                        </m:sub>
                      </m:sSub>
                    </m:e>
                  </m:d>
                  <m:r>
                    <m:rPr>
                      <m:sty m:val="p"/>
                    </m:rPr>
                    <w:rPr>
                      <w:rFonts w:ascii="Cambria Math" w:eastAsia="Cambria Math" w:hAnsi="Cambria Math" w:cs="Cambria Math"/>
                    </w:rPr>
                    <m:t xml:space="preserve"> </m:t>
                  </m:r>
                </m:sup>
              </m:sSup>
            </m:num>
            <m:den>
              <m:nary>
                <m:naryPr>
                  <m:chr m:val="∑"/>
                  <m:ctrlPr>
                    <w:rPr>
                      <w:rFonts w:ascii="Cambria Math" w:eastAsia="Cambria Math" w:hAnsi="Cambria Math" w:cs="Cambria Math"/>
                    </w:rPr>
                  </m:ctrlPr>
                </m:naryPr>
                <m:sub>
                  <m:r>
                    <m:rPr>
                      <m:sty m:val="p"/>
                    </m:rPr>
                    <w:rPr>
                      <w:rFonts w:ascii="Cambria Math" w:eastAsia="Cambria Math" w:hAnsi="Cambria Math" w:cs="Cambria Math"/>
                    </w:rPr>
                    <m:t>m</m:t>
                  </m:r>
                </m:sub>
                <m:sup/>
                <m:e/>
              </m:nary>
              <m:sSup>
                <m:sSupPr>
                  <m:ctrlPr>
                    <w:rPr>
                      <w:rFonts w:ascii="Cambria Math" w:eastAsia="Cambria Math" w:hAnsi="Cambria Math" w:cs="Cambria Math"/>
                    </w:rPr>
                  </m:ctrlPr>
                </m:sSupPr>
                <m:e>
                  <m:r>
                    <m:rPr>
                      <m:sty m:val="p"/>
                    </m:rPr>
                    <w:rPr>
                      <w:rFonts w:ascii="Cambria Math" w:eastAsia="Cambria Math" w:hAnsi="Cambria Math" w:cs="Cambria Math"/>
                    </w:rPr>
                    <m:t>e</m:t>
                  </m:r>
                </m:e>
                <m:sup>
                  <m:d>
                    <m:dPr>
                      <m:ctrlPr>
                        <w:rPr>
                          <w:rFonts w:ascii="Cambria Math" w:eastAsia="Cambria Math" w:hAnsi="Cambria Math" w:cs="Cambria Math"/>
                        </w:rPr>
                      </m:ctrlPr>
                    </m:dPr>
                    <m:e>
                      <m:r>
                        <m:rPr>
                          <m:sty m:val="p"/>
                        </m:rPr>
                        <w:rPr>
                          <w:rFonts w:ascii="Cambria Math" w:eastAsia="Cambria Math" w:hAnsi="Cambria Math" w:cs="Cambria Math"/>
                        </w:rPr>
                        <m:t>ΔAI</m:t>
                      </m:r>
                      <m:sSub>
                        <m:sSubPr>
                          <m:ctrlPr>
                            <w:rPr>
                              <w:rFonts w:ascii="Cambria Math" w:eastAsia="Cambria Math" w:hAnsi="Cambria Math" w:cs="Cambria Math"/>
                            </w:rPr>
                          </m:ctrlPr>
                        </m:sSubPr>
                        <m:e>
                          <m:r>
                            <m:rPr>
                              <m:sty m:val="p"/>
                            </m:rPr>
                            <w:rPr>
                              <w:rFonts w:ascii="Cambria Math" w:eastAsia="Cambria Math" w:hAnsi="Cambria Math" w:cs="Cambria Math"/>
                            </w:rPr>
                            <m:t>C</m:t>
                          </m:r>
                        </m:e>
                        <m:sub>
                          <m:r>
                            <m:rPr>
                              <m:sty m:val="p"/>
                            </m:rPr>
                            <w:rPr>
                              <w:rFonts w:ascii="Cambria Math" w:eastAsia="Cambria Math" w:hAnsi="Cambria Math" w:cs="Cambria Math"/>
                            </w:rPr>
                            <m:t>m</m:t>
                          </m:r>
                        </m:sub>
                      </m:sSub>
                    </m:e>
                  </m:d>
                </m:sup>
              </m:sSup>
            </m:den>
          </m:f>
        </m:oMath>
        <w:r w:rsidR="0086311F" w:rsidRPr="00B166D4" w:rsidDel="00590648">
          <w:delText>. The “blank” environmental variable is for models with no environmental predictors.</w:delText>
        </w:r>
      </w:del>
    </w:p>
    <w:p w14:paraId="3CBBC270" w14:textId="7DFBE4E2" w:rsidR="00B11759" w:rsidDel="00590648" w:rsidRDefault="00532405" w:rsidP="00D9742C">
      <w:pPr>
        <w:pStyle w:val="Caption"/>
        <w:rPr>
          <w:del w:id="1471" w:author="Chasco, Brandon Edward" w:date="2020-08-26T10:13:00Z"/>
          <w:color w:val="000000"/>
        </w:rPr>
      </w:pPr>
      <w:bookmarkStart w:id="1472" w:name="_Ref39563104"/>
      <w:del w:id="1473" w:author="Chasco, Brandon Edward" w:date="2020-08-26T10:13:00Z">
        <w:r w:rsidDel="00590648">
          <w:delText>Fig</w:delText>
        </w:r>
      </w:del>
      <w:del w:id="1474" w:author="Chasco, Brandon Edward" w:date="2020-08-26T10:09:00Z">
        <w:r w:rsidDel="00590648">
          <w:delText>ure</w:delText>
        </w:r>
      </w:del>
      <w:del w:id="1475" w:author="Chasco, Brandon Edward" w:date="2020-08-26T10:13:00Z">
        <w:r w:rsidDel="00590648">
          <w:delText xml:space="preserve"> </w:delText>
        </w:r>
        <w:r w:rsidR="009B0FE2" w:rsidDel="00590648">
          <w:rPr>
            <w:iCs w:val="0"/>
          </w:rPr>
          <w:fldChar w:fldCharType="begin"/>
        </w:r>
        <w:r w:rsidR="009B0FE2" w:rsidDel="00590648">
          <w:delInstrText xml:space="preserve"> SEQ Figure \* ARABIC </w:delInstrText>
        </w:r>
        <w:r w:rsidR="009B0FE2" w:rsidDel="00590648">
          <w:rPr>
            <w:iCs w:val="0"/>
          </w:rPr>
          <w:fldChar w:fldCharType="separate"/>
        </w:r>
        <w:r w:rsidR="00D27709" w:rsidDel="00590648">
          <w:rPr>
            <w:noProof/>
          </w:rPr>
          <w:delText>3</w:delText>
        </w:r>
        <w:r w:rsidR="009B0FE2" w:rsidDel="00590648">
          <w:rPr>
            <w:iCs w:val="0"/>
            <w:noProof/>
          </w:rPr>
          <w:fldChar w:fldCharType="end"/>
        </w:r>
        <w:bookmarkEnd w:id="1472"/>
        <w:r w:rsidDel="00590648">
          <w:delText xml:space="preserve">. </w:delText>
        </w:r>
        <w:r w:rsidR="0086311F" w:rsidRPr="00B166D4" w:rsidDel="00590648">
          <w:rPr>
            <w:color w:val="000000"/>
          </w:rPr>
          <w:delText xml:space="preserve">Split violin plot comparing the percent difference (upper panel) between the estimated and true parameter values and the standard errors for the fixed effects </w:delText>
        </w:r>
        <m:oMath>
          <m:r>
            <m:rPr>
              <m:sty m:val="p"/>
            </m:rPr>
            <w:rPr>
              <w:rFonts w:ascii="Cambria Math" w:hAnsi="Cambria Math"/>
            </w:rPr>
            <m:t>μ</m:t>
          </m:r>
        </m:oMath>
        <w:r w:rsidR="0086311F" w:rsidRPr="00B166D4" w:rsidDel="00590648">
          <w:rPr>
            <w:color w:val="000000"/>
          </w:rPr>
          <w:delText xml:space="preserve">, </w:delText>
        </w:r>
        <m:oMath>
          <m:sSub>
            <m:sSubPr>
              <m:ctrlPr>
                <w:rPr>
                  <w:rFonts w:ascii="Cambria Math" w:eastAsia="Cambria Math" w:hAnsi="Cambria Math" w:cs="Cambria Math"/>
                  <w:color w:val="000000"/>
                </w:rPr>
              </m:ctrlPr>
            </m:sSubPr>
            <m:e>
              <m:r>
                <m:rPr>
                  <m:sty m:val="p"/>
                </m:rPr>
                <w:rPr>
                  <w:rFonts w:ascii="Cambria Math" w:hAnsi="Cambria Math"/>
                </w:rPr>
                <m:t>β</m:t>
              </m:r>
            </m:e>
            <m:sub>
              <m:r>
                <m:rPr>
                  <m:sty m:val="p"/>
                </m:rPr>
                <w:rPr>
                  <w:rFonts w:ascii="Cambria Math" w:eastAsia="Cambria Math" w:hAnsi="Cambria Math" w:cs="Cambria Math"/>
                  <w:color w:val="000000"/>
                </w:rPr>
                <m:t>CUI.spr</m:t>
              </m:r>
            </m:sub>
          </m:sSub>
        </m:oMath>
        <w:r w:rsidR="0086311F" w:rsidRPr="00B166D4" w:rsidDel="00590648">
          <w:rPr>
            <w:color w:val="000000"/>
          </w:rPr>
          <w:delText xml:space="preserve">, and </w:delText>
        </w:r>
        <m:oMath>
          <m:sSub>
            <m:sSubPr>
              <m:ctrlPr>
                <w:rPr>
                  <w:rFonts w:ascii="Cambria Math" w:eastAsia="Cambria Math" w:hAnsi="Cambria Math" w:cs="Cambria Math"/>
                  <w:color w:val="000000"/>
                </w:rPr>
              </m:ctrlPr>
            </m:sSubPr>
            <m:e>
              <m:r>
                <m:rPr>
                  <m:sty m:val="p"/>
                </m:rPr>
                <w:rPr>
                  <w:rFonts w:ascii="Cambria Math" w:hAnsi="Cambria Math"/>
                </w:rPr>
                <m:t>β</m:t>
              </m:r>
            </m:e>
            <m:sub>
              <m:r>
                <m:rPr>
                  <m:sty m:val="p"/>
                </m:rPr>
                <w:rPr>
                  <w:rFonts w:ascii="Cambria Math" w:eastAsia="Cambria Math" w:hAnsi="Cambria Math" w:cs="Cambria Math"/>
                  <w:color w:val="000000"/>
                </w:rPr>
                <m:t>PDO.sum</m:t>
              </m:r>
            </m:sub>
          </m:sSub>
        </m:oMath>
        <w:r w:rsidR="0086311F" w:rsidRPr="00B166D4" w:rsidDel="00590648">
          <w:rPr>
            <w:color w:val="000000"/>
          </w:rPr>
          <w:delText xml:space="preserve"> (lower panel) for the mixed-effect model with AR1 processes for day and day/year interaction (TMB; blue violins) and the fixed-effect model for day, day</w:delText>
        </w:r>
        <w:r w:rsidR="0086311F" w:rsidRPr="00B166D4" w:rsidDel="00590648">
          <w:rPr>
            <w:color w:val="000000"/>
            <w:vertAlign w:val="superscript"/>
          </w:rPr>
          <w:delText>2</w:delText>
        </w:r>
        <w:r w:rsidR="0086311F" w:rsidRPr="00B166D4" w:rsidDel="00590648">
          <w:rPr>
            <w:color w:val="000000"/>
          </w:rPr>
          <w:delText>, and day/year interaction (glm; red violins) fit to simulated data for wild spring/summer Chinook salmon. Simulated the data were generated from the model with the lowest AIC for wild fish (see</w:delText>
        </w:r>
        <w:r w:rsidR="00D9742C" w:rsidDel="00590648">
          <w:rPr>
            <w:color w:val="000000"/>
          </w:rPr>
          <w:delText xml:space="preserve"> </w:delText>
        </w:r>
        <w:r w:rsidR="00D9742C" w:rsidDel="00590648">
          <w:rPr>
            <w:iCs w:val="0"/>
            <w:color w:val="000000"/>
          </w:rPr>
          <w:fldChar w:fldCharType="begin"/>
        </w:r>
        <w:r w:rsidR="00D9742C" w:rsidDel="00590648">
          <w:rPr>
            <w:color w:val="000000"/>
          </w:rPr>
          <w:delInstrText xml:space="preserve"> REF _Ref39754795 \h </w:delInstrText>
        </w:r>
        <w:r w:rsidR="00D9742C" w:rsidDel="00590648">
          <w:rPr>
            <w:iCs w:val="0"/>
            <w:color w:val="000000"/>
          </w:rPr>
        </w:r>
        <w:r w:rsidR="00D9742C" w:rsidDel="00590648">
          <w:rPr>
            <w:iCs w:val="0"/>
            <w:color w:val="000000"/>
          </w:rPr>
          <w:fldChar w:fldCharType="separate"/>
        </w:r>
        <w:r w:rsidR="00D27709" w:rsidDel="00590648">
          <w:delText xml:space="preserve">Table </w:delText>
        </w:r>
        <w:r w:rsidR="00D27709" w:rsidDel="00590648">
          <w:rPr>
            <w:noProof/>
          </w:rPr>
          <w:delText>4</w:delText>
        </w:r>
        <w:r w:rsidR="00D9742C" w:rsidDel="00590648">
          <w:rPr>
            <w:iCs w:val="0"/>
            <w:color w:val="000000"/>
          </w:rPr>
          <w:fldChar w:fldCharType="end"/>
        </w:r>
        <w:r w:rsidR="00D9742C" w:rsidDel="00590648">
          <w:rPr>
            <w:color w:val="000000"/>
          </w:rPr>
          <w:delText>)</w:delText>
        </w:r>
        <w:r w:rsidR="0086311F" w:rsidRPr="00B166D4" w:rsidDel="00590648">
          <w:rPr>
            <w:color w:val="000000"/>
          </w:rPr>
          <w:delText>. Horizontal lines represent median values for the violins and the horizontal blue line in panel (A) represents zero percent difference between the estimated and true parameter values.</w:delText>
        </w:r>
      </w:del>
    </w:p>
    <w:p w14:paraId="0A1F1F3A" w14:textId="0B349D34" w:rsidR="00B11759" w:rsidRPr="00B166D4" w:rsidDel="00590648" w:rsidRDefault="00532405" w:rsidP="00127BF1">
      <w:pPr>
        <w:pStyle w:val="Caption"/>
        <w:rPr>
          <w:del w:id="1476" w:author="Chasco, Brandon Edward" w:date="2020-08-26T10:13:00Z"/>
          <w:color w:val="000000"/>
        </w:rPr>
      </w:pPr>
      <w:bookmarkStart w:id="1477" w:name="_Ref39563135"/>
      <w:del w:id="1478" w:author="Chasco, Brandon Edward" w:date="2020-08-26T10:13:00Z">
        <w:r w:rsidDel="00590648">
          <w:delText>Fig</w:delText>
        </w:r>
      </w:del>
      <w:del w:id="1479" w:author="Chasco, Brandon Edward" w:date="2020-08-26T10:09:00Z">
        <w:r w:rsidDel="00590648">
          <w:delText>ure</w:delText>
        </w:r>
      </w:del>
      <w:del w:id="1480" w:author="Chasco, Brandon Edward" w:date="2020-08-26T10:13:00Z">
        <w:r w:rsidDel="00590648">
          <w:delText xml:space="preserve"> </w:delText>
        </w:r>
        <w:r w:rsidR="009B0FE2" w:rsidDel="00590648">
          <w:rPr>
            <w:iCs w:val="0"/>
          </w:rPr>
          <w:fldChar w:fldCharType="begin"/>
        </w:r>
        <w:r w:rsidR="009B0FE2" w:rsidDel="00590648">
          <w:delInstrText xml:space="preserve"> SEQ Figure \* ARABIC </w:delInstrText>
        </w:r>
        <w:r w:rsidR="009B0FE2" w:rsidDel="00590648">
          <w:rPr>
            <w:iCs w:val="0"/>
          </w:rPr>
          <w:fldChar w:fldCharType="separate"/>
        </w:r>
        <w:r w:rsidR="00D27709" w:rsidDel="00590648">
          <w:rPr>
            <w:noProof/>
          </w:rPr>
          <w:delText>4</w:delText>
        </w:r>
        <w:r w:rsidR="009B0FE2" w:rsidDel="00590648">
          <w:rPr>
            <w:iCs w:val="0"/>
            <w:noProof/>
          </w:rPr>
          <w:fldChar w:fldCharType="end"/>
        </w:r>
        <w:bookmarkEnd w:id="1477"/>
        <w:r w:rsidDel="00590648">
          <w:delText>.</w:delText>
        </w:r>
        <w:r w:rsidR="0086311F" w:rsidRPr="00B166D4" w:rsidDel="00590648">
          <w:rPr>
            <w:color w:val="000000"/>
          </w:rPr>
          <w:delText xml:space="preserve">The observed (dots), and maximum likelihood estimates (line) with 95% credible intervals (ribbons) for the marine survival wild (blue) and hatchery (red) origin Spring/Summer Chinook salmon past Bonneville dam from 2000 to 2015. Each point represents the mean survival of all fish detected at Bonneville Dam on a particular day and year. Annual samples sizes of the survivors and total PIT tagged hatchery (H) and wild (W) for are shown in each panel. To maintain the readability of individual panels, mean observed survivals greater than 0.2 are not plotted. </w:delText>
        </w:r>
      </w:del>
    </w:p>
    <w:p w14:paraId="66FDB40F" w14:textId="48043141" w:rsidR="00B11759" w:rsidDel="00590648" w:rsidRDefault="00127BF1" w:rsidP="00D9742C">
      <w:pPr>
        <w:pStyle w:val="Caption"/>
        <w:rPr>
          <w:del w:id="1481" w:author="Chasco, Brandon Edward" w:date="2020-08-26T10:13:00Z"/>
        </w:rPr>
      </w:pPr>
      <w:bookmarkStart w:id="1482" w:name="_Ref39563185"/>
      <w:del w:id="1483" w:author="Chasco, Brandon Edward" w:date="2020-08-26T10:13:00Z">
        <w:r w:rsidDel="00590648">
          <w:delText>Fig</w:delText>
        </w:r>
      </w:del>
      <w:del w:id="1484" w:author="Chasco, Brandon Edward" w:date="2020-08-26T10:09:00Z">
        <w:r w:rsidDel="00590648">
          <w:delText>ure</w:delText>
        </w:r>
      </w:del>
      <w:del w:id="1485" w:author="Chasco, Brandon Edward" w:date="2020-08-26T10:13:00Z">
        <w:r w:rsidDel="00590648">
          <w:delText xml:space="preserve"> </w:delText>
        </w:r>
        <w:r w:rsidR="009B0FE2" w:rsidDel="00590648">
          <w:rPr>
            <w:iCs w:val="0"/>
          </w:rPr>
          <w:fldChar w:fldCharType="begin"/>
        </w:r>
        <w:r w:rsidR="009B0FE2" w:rsidDel="00590648">
          <w:delInstrText xml:space="preserve"> SEQ Figure \* ARABIC </w:delInstrText>
        </w:r>
        <w:r w:rsidR="009B0FE2" w:rsidDel="00590648">
          <w:rPr>
            <w:iCs w:val="0"/>
          </w:rPr>
          <w:fldChar w:fldCharType="separate"/>
        </w:r>
        <w:r w:rsidR="00D27709" w:rsidDel="00590648">
          <w:rPr>
            <w:noProof/>
          </w:rPr>
          <w:delText>5</w:delText>
        </w:r>
        <w:r w:rsidR="009B0FE2" w:rsidDel="00590648">
          <w:rPr>
            <w:iCs w:val="0"/>
            <w:noProof/>
          </w:rPr>
          <w:fldChar w:fldCharType="end"/>
        </w:r>
        <w:bookmarkEnd w:id="1482"/>
        <w:r w:rsidDel="00590648">
          <w:delText xml:space="preserve">. </w:delText>
        </w:r>
        <w:r w:rsidR="0086311F" w:rsidRPr="00B166D4" w:rsidDel="00590648">
          <w:delText>Predicted smolt-to-adult survival by day for hatchery (red) and wild (blue) spring/summer Chinook salmon (upper panel) for best fit models for each rear type that include both day and day/year interactions (see</w:delText>
        </w:r>
        <w:r w:rsidR="00D9742C" w:rsidDel="00590648">
          <w:delText xml:space="preserve"> </w:delText>
        </w:r>
        <w:r w:rsidR="00D9742C" w:rsidDel="00590648">
          <w:rPr>
            <w:iCs w:val="0"/>
          </w:rPr>
          <w:fldChar w:fldCharType="begin"/>
        </w:r>
        <w:r w:rsidR="00D9742C" w:rsidDel="00590648">
          <w:delInstrText xml:space="preserve"> REF _Ref39754795 \h </w:delInstrText>
        </w:r>
        <w:r w:rsidR="00D9742C" w:rsidDel="00590648">
          <w:rPr>
            <w:iCs w:val="0"/>
          </w:rPr>
        </w:r>
        <w:r w:rsidR="00D9742C" w:rsidDel="00590648">
          <w:rPr>
            <w:iCs w:val="0"/>
          </w:rPr>
          <w:fldChar w:fldCharType="separate"/>
        </w:r>
        <w:r w:rsidR="00D27709" w:rsidDel="00590648">
          <w:delText xml:space="preserve">Table </w:delText>
        </w:r>
        <w:r w:rsidR="00D27709" w:rsidDel="00590648">
          <w:rPr>
            <w:noProof/>
          </w:rPr>
          <w:delText>4</w:delText>
        </w:r>
        <w:r w:rsidR="00D9742C" w:rsidDel="00590648">
          <w:rPr>
            <w:iCs w:val="0"/>
          </w:rPr>
          <w:fldChar w:fldCharType="end"/>
        </w:r>
        <w:r w:rsidR="00D9742C" w:rsidDel="00590648">
          <w:delText>)</w:delText>
        </w:r>
        <w:r w:rsidR="0086311F" w:rsidRPr="00B166D4" w:rsidDel="00590648">
          <w:delText>. Lines represent expected survivals and shaded regions represent 95% credible intervals. Average daily proportion (across all years) of smolts arriving to and migrating past</w:delText>
        </w:r>
      </w:del>
      <w:del w:id="1486" w:author="Chasco, Brandon Edward" w:date="2020-07-20T10:20:00Z">
        <w:r w:rsidR="0086311F" w:rsidRPr="00B166D4" w:rsidDel="006B478A">
          <w:delText xml:space="preserve"> </w:delText>
        </w:r>
      </w:del>
      <w:del w:id="1487" w:author="Chasco, Brandon Edward" w:date="2020-08-26T10:13:00Z">
        <w:r w:rsidR="0086311F" w:rsidRPr="00B166D4" w:rsidDel="00590648">
          <w:delText xml:space="preserve"> Bonneville Dam (2000 to 2015) (lower panel).</w:delText>
        </w:r>
      </w:del>
    </w:p>
    <w:p w14:paraId="2DF181EF" w14:textId="321EEB0F" w:rsidR="00B11759" w:rsidRPr="00B166D4" w:rsidDel="00590648" w:rsidRDefault="00127BF1" w:rsidP="00127BF1">
      <w:pPr>
        <w:pStyle w:val="Caption"/>
        <w:rPr>
          <w:del w:id="1488" w:author="Chasco, Brandon Edward" w:date="2020-08-26T10:13:00Z"/>
          <w:b/>
        </w:rPr>
      </w:pPr>
      <w:bookmarkStart w:id="1489" w:name="_Ref39563205"/>
      <w:del w:id="1490" w:author="Chasco, Brandon Edward" w:date="2020-08-26T10:13:00Z">
        <w:r w:rsidDel="00590648">
          <w:delText>Fig</w:delText>
        </w:r>
      </w:del>
      <w:del w:id="1491" w:author="Chasco, Brandon Edward" w:date="2020-08-26T10:09:00Z">
        <w:r w:rsidDel="00590648">
          <w:delText>ure</w:delText>
        </w:r>
      </w:del>
      <w:del w:id="1492" w:author="Chasco, Brandon Edward" w:date="2020-08-26T10:13:00Z">
        <w:r w:rsidDel="00590648">
          <w:delText xml:space="preserve"> </w:delText>
        </w:r>
        <w:r w:rsidR="009B0FE2" w:rsidDel="00590648">
          <w:rPr>
            <w:iCs w:val="0"/>
          </w:rPr>
          <w:fldChar w:fldCharType="begin"/>
        </w:r>
        <w:r w:rsidR="009B0FE2" w:rsidDel="00590648">
          <w:delInstrText xml:space="preserve"> SEQ Figure \* ARABIC </w:delInstrText>
        </w:r>
        <w:r w:rsidR="009B0FE2" w:rsidDel="00590648">
          <w:rPr>
            <w:iCs w:val="0"/>
          </w:rPr>
          <w:fldChar w:fldCharType="separate"/>
        </w:r>
        <w:r w:rsidR="00D27709" w:rsidDel="00590648">
          <w:rPr>
            <w:noProof/>
          </w:rPr>
          <w:delText>6</w:delText>
        </w:r>
        <w:r w:rsidR="009B0FE2" w:rsidDel="00590648">
          <w:rPr>
            <w:iCs w:val="0"/>
            <w:noProof/>
          </w:rPr>
          <w:fldChar w:fldCharType="end"/>
        </w:r>
        <w:bookmarkEnd w:id="1489"/>
        <w:r w:rsidDel="00590648">
          <w:delText xml:space="preserve">. </w:delText>
        </w:r>
        <w:r w:rsidR="0086311F" w:rsidRPr="00B166D4" w:rsidDel="00590648">
          <w:delText xml:space="preserve">Observed (points) and estimated (line) annual survival with 95% credible intervals (polygons) for hatchery (red) and wild (blue) spring/summer Chinook salmon from 2000 through 2015. </w:delText>
        </w:r>
      </w:del>
    </w:p>
    <w:p w14:paraId="2512898A" w14:textId="4677C1E7" w:rsidR="00B11759" w:rsidRPr="00B166D4" w:rsidDel="00E1020B" w:rsidRDefault="0086311F">
      <w:pPr>
        <w:spacing w:after="0" w:line="240" w:lineRule="auto"/>
        <w:rPr>
          <w:del w:id="1493" w:author="Chasco, Brandon Edward" w:date="2020-08-26T11:40:00Z"/>
          <w:b/>
        </w:rPr>
      </w:pPr>
      <w:del w:id="1494" w:author="Chasco, Brandon Edward" w:date="2020-08-26T11:40:00Z">
        <w:r w:rsidRPr="00B166D4" w:rsidDel="00E1020B">
          <w:br w:type="page"/>
        </w:r>
      </w:del>
    </w:p>
    <w:p w14:paraId="53333332" w14:textId="5340AF83" w:rsidR="00B11759" w:rsidRPr="00B166D4" w:rsidDel="00307946" w:rsidRDefault="0086311F">
      <w:pPr>
        <w:rPr>
          <w:del w:id="1495" w:author="Chasco, Brandon Edward" w:date="2020-08-26T11:38:00Z"/>
          <w:b/>
        </w:rPr>
      </w:pPr>
      <w:del w:id="1496" w:author="Chasco, Brandon Edward" w:date="2020-08-26T11:38:00Z">
        <w:r w:rsidRPr="00B166D4" w:rsidDel="00307946">
          <w:rPr>
            <w:b/>
          </w:rPr>
          <w:delText>Table captions</w:delText>
        </w:r>
      </w:del>
    </w:p>
    <w:p w14:paraId="498BF2F3" w14:textId="0B8FCD0F" w:rsidR="00616B98" w:rsidDel="00307946" w:rsidRDefault="00B26111" w:rsidP="00616B98">
      <w:pPr>
        <w:pStyle w:val="Caption"/>
        <w:rPr>
          <w:del w:id="1497" w:author="Chasco, Brandon Edward" w:date="2020-08-26T11:38:00Z"/>
        </w:rPr>
      </w:pPr>
      <w:bookmarkStart w:id="1498" w:name="_Ref39754432"/>
      <w:bookmarkStart w:id="1499" w:name="_Ref39754173"/>
      <w:bookmarkStart w:id="1500" w:name="_Ref39562312"/>
      <w:del w:id="1501" w:author="Chasco, Brandon Edward" w:date="2020-08-26T11:38:00Z">
        <w:r w:rsidDel="00307946">
          <w:delText xml:space="preserve">Table </w:delText>
        </w:r>
        <w:r w:rsidR="009B0FE2" w:rsidDel="00307946">
          <w:rPr>
            <w:iCs w:val="0"/>
          </w:rPr>
          <w:fldChar w:fldCharType="begin"/>
        </w:r>
        <w:r w:rsidR="009B0FE2" w:rsidDel="00307946">
          <w:delInstrText xml:space="preserve"> SEQ Table \* ARABIC </w:delInstrText>
        </w:r>
        <w:r w:rsidR="009B0FE2" w:rsidDel="00307946">
          <w:rPr>
            <w:iCs w:val="0"/>
          </w:rPr>
          <w:fldChar w:fldCharType="separate"/>
        </w:r>
        <w:r w:rsidR="00D27709" w:rsidDel="00307946">
          <w:rPr>
            <w:noProof/>
          </w:rPr>
          <w:delText>1</w:delText>
        </w:r>
        <w:r w:rsidR="009B0FE2" w:rsidDel="00307946">
          <w:rPr>
            <w:iCs w:val="0"/>
            <w:noProof/>
          </w:rPr>
          <w:fldChar w:fldCharType="end"/>
        </w:r>
        <w:bookmarkEnd w:id="1498"/>
        <w:r w:rsidDel="00307946">
          <w:delText xml:space="preserve">. </w:delText>
        </w:r>
        <w:r w:rsidRPr="00B166D4" w:rsidDel="00307946">
          <w:delText>Sample size of hatchery and wild juvenile Chinook salmon from different watersheds within the Snake River Basin.</w:delText>
        </w:r>
        <w:bookmarkEnd w:id="1499"/>
      </w:del>
    </w:p>
    <w:p w14:paraId="10EBDBB4" w14:textId="26BA7B83" w:rsidR="00D9742C" w:rsidRPr="00D9742C" w:rsidDel="00307946" w:rsidRDefault="00D9742C" w:rsidP="00D9742C">
      <w:pPr>
        <w:rPr>
          <w:del w:id="1502" w:author="Chasco, Brandon Edward" w:date="2020-08-26T11:38:00Z"/>
        </w:rPr>
      </w:pPr>
    </w:p>
    <w:p w14:paraId="25D65D53" w14:textId="5BFABAA2" w:rsidR="00B26111" w:rsidRPr="00107154" w:rsidDel="00307946" w:rsidRDefault="00B26111" w:rsidP="00B26111">
      <w:pPr>
        <w:pStyle w:val="Caption"/>
        <w:rPr>
          <w:del w:id="1503" w:author="Chasco, Brandon Edward" w:date="2020-08-26T11:38:00Z"/>
        </w:rPr>
      </w:pPr>
      <w:bookmarkStart w:id="1504" w:name="_Ref39754441"/>
      <w:bookmarkStart w:id="1505" w:name="_Ref39754194"/>
      <w:del w:id="1506" w:author="Chasco, Brandon Edward" w:date="2020-08-26T11:38:00Z">
        <w:r w:rsidDel="00307946">
          <w:delText xml:space="preserve">Table </w:delText>
        </w:r>
        <w:r w:rsidR="009B0FE2" w:rsidDel="00307946">
          <w:rPr>
            <w:iCs w:val="0"/>
          </w:rPr>
          <w:fldChar w:fldCharType="begin"/>
        </w:r>
        <w:r w:rsidR="009B0FE2" w:rsidDel="00307946">
          <w:delInstrText xml:space="preserve"> SEQ Table \* ARABIC </w:delInstrText>
        </w:r>
        <w:r w:rsidR="009B0FE2" w:rsidDel="00307946">
          <w:rPr>
            <w:iCs w:val="0"/>
          </w:rPr>
          <w:fldChar w:fldCharType="separate"/>
        </w:r>
        <w:r w:rsidR="00D27709" w:rsidDel="00307946">
          <w:rPr>
            <w:noProof/>
          </w:rPr>
          <w:delText>2</w:delText>
        </w:r>
        <w:r w:rsidR="009B0FE2" w:rsidDel="00307946">
          <w:rPr>
            <w:iCs w:val="0"/>
            <w:noProof/>
          </w:rPr>
          <w:fldChar w:fldCharType="end"/>
        </w:r>
        <w:bookmarkEnd w:id="1504"/>
        <w:r w:rsidDel="00307946">
          <w:delText xml:space="preserve">. </w:delText>
        </w:r>
        <w:r w:rsidRPr="00B166D4" w:rsidDel="00307946">
          <w:delText xml:space="preserve">Description of the environmental variable names, the years of available data, and the </w:delText>
        </w:r>
        <w:r w:rsidRPr="00532405" w:rsidDel="00307946">
          <w:delText>website location of the data.</w:delText>
        </w:r>
        <w:bookmarkEnd w:id="1505"/>
      </w:del>
    </w:p>
    <w:p w14:paraId="021EF164" w14:textId="3CD6B47D" w:rsidR="00D9742C" w:rsidDel="00307946" w:rsidRDefault="00D9742C" w:rsidP="00B26111">
      <w:pPr>
        <w:pStyle w:val="Caption"/>
        <w:rPr>
          <w:del w:id="1507" w:author="Chasco, Brandon Edward" w:date="2020-08-26T11:38:00Z"/>
        </w:rPr>
      </w:pPr>
      <w:bookmarkStart w:id="1508" w:name="_Ref39754455"/>
      <w:bookmarkStart w:id="1509" w:name="_Ref39754212"/>
    </w:p>
    <w:p w14:paraId="2BC6F6BF" w14:textId="6938F094" w:rsidR="00B26111" w:rsidDel="00307946" w:rsidRDefault="00B26111" w:rsidP="00B26111">
      <w:pPr>
        <w:pStyle w:val="Caption"/>
        <w:rPr>
          <w:del w:id="1510" w:author="Chasco, Brandon Edward" w:date="2020-08-26T11:38:00Z"/>
        </w:rPr>
      </w:pPr>
      <w:bookmarkStart w:id="1511" w:name="_Ref39755390"/>
      <w:bookmarkStart w:id="1512" w:name="_Ref39755688"/>
      <w:del w:id="1513" w:author="Chasco, Brandon Edward" w:date="2020-08-26T11:38:00Z">
        <w:r w:rsidDel="00307946">
          <w:delText xml:space="preserve">Table </w:delText>
        </w:r>
        <w:r w:rsidR="009B0FE2" w:rsidDel="00307946">
          <w:rPr>
            <w:iCs w:val="0"/>
          </w:rPr>
          <w:fldChar w:fldCharType="begin"/>
        </w:r>
        <w:r w:rsidR="009B0FE2" w:rsidDel="00307946">
          <w:delInstrText xml:space="preserve"> SEQ Table \* ARABIC </w:delInstrText>
        </w:r>
        <w:r w:rsidR="009B0FE2" w:rsidDel="00307946">
          <w:rPr>
            <w:iCs w:val="0"/>
          </w:rPr>
          <w:fldChar w:fldCharType="separate"/>
        </w:r>
        <w:r w:rsidR="00D27709" w:rsidDel="00307946">
          <w:rPr>
            <w:noProof/>
          </w:rPr>
          <w:delText>3</w:delText>
        </w:r>
        <w:r w:rsidR="009B0FE2" w:rsidDel="00307946">
          <w:rPr>
            <w:iCs w:val="0"/>
            <w:noProof/>
          </w:rPr>
          <w:fldChar w:fldCharType="end"/>
        </w:r>
        <w:bookmarkEnd w:id="1508"/>
        <w:bookmarkEnd w:id="1511"/>
        <w:r w:rsidDel="00307946">
          <w:delText xml:space="preserve">. </w:delText>
        </w:r>
        <w:r w:rsidRPr="00B166D4" w:rsidDel="00307946">
          <w:rPr>
            <w:color w:val="000000"/>
          </w:rPr>
          <w:delText>List of data types, subscripts, parameters (i.e., fixed effects), and random effects used to model the smolt to adult survival of spring/summer Chinook salmon originating from the Snake River Basin.</w:delText>
        </w:r>
        <w:bookmarkEnd w:id="1509"/>
        <w:bookmarkEnd w:id="1512"/>
      </w:del>
    </w:p>
    <w:p w14:paraId="1CCB8EAD" w14:textId="4872598C" w:rsidR="00D9742C" w:rsidDel="00307946" w:rsidRDefault="00D9742C" w:rsidP="00127BF1">
      <w:pPr>
        <w:pStyle w:val="Caption"/>
        <w:rPr>
          <w:del w:id="1514" w:author="Chasco, Brandon Edward" w:date="2020-08-26T11:38:00Z"/>
        </w:rPr>
      </w:pPr>
      <w:bookmarkStart w:id="1515" w:name="_Ref39754278"/>
      <w:bookmarkStart w:id="1516" w:name="_Ref39754234"/>
    </w:p>
    <w:p w14:paraId="3CAFCDEB" w14:textId="133E4564" w:rsidR="00B11759" w:rsidRPr="00B166D4" w:rsidDel="00307946" w:rsidRDefault="00127BF1" w:rsidP="00127BF1">
      <w:pPr>
        <w:pStyle w:val="Caption"/>
        <w:rPr>
          <w:del w:id="1517" w:author="Chasco, Brandon Edward" w:date="2020-08-26T11:38:00Z"/>
          <w:b/>
        </w:rPr>
      </w:pPr>
      <w:bookmarkStart w:id="1518" w:name="_Ref39754795"/>
      <w:bookmarkStart w:id="1519" w:name="_Ref39755703"/>
      <w:del w:id="1520" w:author="Chasco, Brandon Edward" w:date="2020-08-26T11:38:00Z">
        <w:r w:rsidDel="00307946">
          <w:delText xml:space="preserve">Table </w:delText>
        </w:r>
        <w:r w:rsidR="009B0FE2" w:rsidDel="00307946">
          <w:rPr>
            <w:iCs w:val="0"/>
          </w:rPr>
          <w:fldChar w:fldCharType="begin"/>
        </w:r>
        <w:r w:rsidR="009B0FE2" w:rsidDel="00307946">
          <w:delInstrText xml:space="preserve"> SEQ Table \* ARABIC </w:delInstrText>
        </w:r>
        <w:r w:rsidR="009B0FE2" w:rsidDel="00307946">
          <w:rPr>
            <w:iCs w:val="0"/>
          </w:rPr>
          <w:fldChar w:fldCharType="separate"/>
        </w:r>
        <w:r w:rsidR="00D27709" w:rsidDel="00307946">
          <w:rPr>
            <w:noProof/>
          </w:rPr>
          <w:delText>4</w:delText>
        </w:r>
        <w:r w:rsidR="009B0FE2" w:rsidDel="00307946">
          <w:rPr>
            <w:iCs w:val="0"/>
            <w:noProof/>
          </w:rPr>
          <w:fldChar w:fldCharType="end"/>
        </w:r>
        <w:bookmarkEnd w:id="1500"/>
        <w:bookmarkEnd w:id="1515"/>
        <w:bookmarkEnd w:id="1518"/>
        <w:r w:rsidDel="00307946">
          <w:delText>.</w:delText>
        </w:r>
        <w:r w:rsidR="0086311F" w:rsidRPr="00B166D4" w:rsidDel="00307946">
          <w:delText xml:space="preserve">  Top models for each origin type based on the random effects and number of marine covariates. The gradient is a measure of the likelihood surface for the maximum likelihood estimate, PD Hessian stands for positive definite Hessian, and N.E. stands for not estimated.</w:delText>
        </w:r>
        <w:bookmarkEnd w:id="1516"/>
        <w:bookmarkEnd w:id="1519"/>
        <w:r w:rsidR="0086311F" w:rsidRPr="00B166D4" w:rsidDel="00307946">
          <w:delText xml:space="preserve"> </w:delText>
        </w:r>
      </w:del>
    </w:p>
    <w:p w14:paraId="6202C5CB" w14:textId="56F8C91F" w:rsidR="00D9742C" w:rsidDel="00307946" w:rsidRDefault="00D9742C" w:rsidP="00127BF1">
      <w:pPr>
        <w:pStyle w:val="Caption"/>
        <w:rPr>
          <w:del w:id="1521" w:author="Chasco, Brandon Edward" w:date="2020-08-26T11:38:00Z"/>
        </w:rPr>
      </w:pPr>
      <w:bookmarkStart w:id="1522" w:name="_Ref39562644"/>
    </w:p>
    <w:p w14:paraId="3F7B9599" w14:textId="55800464" w:rsidR="00B11759" w:rsidRPr="00B166D4" w:rsidDel="00307946" w:rsidRDefault="00127BF1" w:rsidP="00127BF1">
      <w:pPr>
        <w:pStyle w:val="Caption"/>
        <w:rPr>
          <w:del w:id="1523" w:author="Chasco, Brandon Edward" w:date="2020-08-26T11:38:00Z"/>
          <w:b/>
        </w:rPr>
      </w:pPr>
      <w:bookmarkStart w:id="1524" w:name="_Ref39755756"/>
      <w:bookmarkStart w:id="1525" w:name="_Ref39755717"/>
      <w:del w:id="1526" w:author="Chasco, Brandon Edward" w:date="2020-08-26T11:38:00Z">
        <w:r w:rsidDel="00307946">
          <w:delText xml:space="preserve">Table </w:delText>
        </w:r>
        <w:r w:rsidR="009B0FE2" w:rsidDel="00307946">
          <w:rPr>
            <w:iCs w:val="0"/>
          </w:rPr>
          <w:fldChar w:fldCharType="begin"/>
        </w:r>
        <w:r w:rsidR="009B0FE2" w:rsidDel="00307946">
          <w:delInstrText xml:space="preserve"> SEQ Table \* ARABIC </w:delInstrText>
        </w:r>
        <w:r w:rsidR="009B0FE2" w:rsidDel="00307946">
          <w:rPr>
            <w:iCs w:val="0"/>
          </w:rPr>
          <w:fldChar w:fldCharType="separate"/>
        </w:r>
        <w:r w:rsidR="00D27709" w:rsidDel="00307946">
          <w:rPr>
            <w:noProof/>
          </w:rPr>
          <w:delText>5</w:delText>
        </w:r>
        <w:r w:rsidR="009B0FE2" w:rsidDel="00307946">
          <w:rPr>
            <w:iCs w:val="0"/>
            <w:noProof/>
          </w:rPr>
          <w:fldChar w:fldCharType="end"/>
        </w:r>
        <w:bookmarkEnd w:id="1522"/>
        <w:bookmarkEnd w:id="1524"/>
        <w:r w:rsidDel="00307946">
          <w:delText>.</w:delText>
        </w:r>
        <w:r w:rsidR="0086311F" w:rsidRPr="00B166D4" w:rsidDel="00307946">
          <w:delText xml:space="preserve"> Estimated fixed effects for the model with lowest marginal AIC values for wild spring/summer Chinook salmon, and the models with the lowest marginal AIC for hatchery fish with and without a random day effect included (N.E. means not estimated).</w:delText>
        </w:r>
        <w:bookmarkEnd w:id="1525"/>
        <w:r w:rsidR="0086311F" w:rsidRPr="00B166D4" w:rsidDel="00307946">
          <w:delText xml:space="preserve"> </w:delText>
        </w:r>
      </w:del>
    </w:p>
    <w:p w14:paraId="0326F7A3" w14:textId="7CFC8280" w:rsidR="00B11759" w:rsidDel="00307946" w:rsidRDefault="00127BF1" w:rsidP="00127BF1">
      <w:pPr>
        <w:pStyle w:val="Caption"/>
        <w:rPr>
          <w:del w:id="1527" w:author="Chasco, Brandon Edward" w:date="2020-08-26T11:38:00Z"/>
          <w:b/>
        </w:rPr>
      </w:pPr>
      <w:bookmarkStart w:id="1528" w:name="_Ref39562748"/>
      <w:del w:id="1529" w:author="Chasco, Brandon Edward" w:date="2020-08-26T11:38:00Z">
        <w:r w:rsidDel="00307946">
          <w:delText xml:space="preserve">Table </w:delText>
        </w:r>
        <w:r w:rsidR="009B0FE2" w:rsidDel="00307946">
          <w:rPr>
            <w:iCs w:val="0"/>
          </w:rPr>
          <w:fldChar w:fldCharType="begin"/>
        </w:r>
        <w:r w:rsidR="009B0FE2" w:rsidDel="00307946">
          <w:delInstrText xml:space="preserve"> SEQ Table \* ARABIC </w:delInstrText>
        </w:r>
        <w:r w:rsidR="009B0FE2" w:rsidDel="00307946">
          <w:rPr>
            <w:iCs w:val="0"/>
          </w:rPr>
          <w:fldChar w:fldCharType="separate"/>
        </w:r>
        <w:r w:rsidR="00D27709" w:rsidDel="00307946">
          <w:rPr>
            <w:noProof/>
          </w:rPr>
          <w:delText>6</w:delText>
        </w:r>
        <w:r w:rsidR="009B0FE2" w:rsidDel="00307946">
          <w:rPr>
            <w:iCs w:val="0"/>
            <w:noProof/>
          </w:rPr>
          <w:fldChar w:fldCharType="end"/>
        </w:r>
        <w:bookmarkEnd w:id="1528"/>
        <w:r w:rsidDel="00307946">
          <w:delText>.</w:delText>
        </w:r>
        <w:r w:rsidR="0086311F" w:rsidRPr="00B166D4" w:rsidDel="00307946">
          <w:delText xml:space="preserve"> Deviance ratios </w:delText>
        </w:r>
        <m:oMath>
          <m:d>
            <m:dPr>
              <m:ctrlPr>
                <w:rPr>
                  <w:rFonts w:ascii="Cambria Math" w:eastAsia="Cambria Math" w:hAnsi="Cambria Math" w:cs="Cambria Math"/>
                </w:rPr>
              </m:ctrlPr>
            </m:dPr>
            <m:e>
              <m:r>
                <m:rPr>
                  <m:sty m:val="p"/>
                </m:rPr>
                <w:rPr>
                  <w:rFonts w:ascii="Cambria Math" w:eastAsia="Cambria Math" w:hAnsi="Cambria Math" w:cs="Cambria Math"/>
                </w:rPr>
                <m:t>i.e., 1-</m:t>
              </m:r>
              <m:f>
                <m:fPr>
                  <m:ctrlPr>
                    <w:rPr>
                      <w:rFonts w:ascii="Cambria Math" w:eastAsia="Cambria Math" w:hAnsi="Cambria Math" w:cs="Cambria Math"/>
                    </w:rPr>
                  </m:ctrlPr>
                </m:fPr>
                <m:num>
                  <m:sSub>
                    <m:sSubPr>
                      <m:ctrlPr>
                        <w:rPr>
                          <w:rFonts w:ascii="Cambria Math" w:eastAsia="Cambria Math" w:hAnsi="Cambria Math" w:cs="Cambria Math"/>
                        </w:rPr>
                      </m:ctrlPr>
                    </m:sSubPr>
                    <m:e>
                      <m:r>
                        <m:rPr>
                          <m:sty m:val="p"/>
                        </m:rPr>
                        <w:rPr>
                          <w:rFonts w:ascii="Cambria Math" w:eastAsia="Cambria Math" w:hAnsi="Cambria Math" w:cs="Cambria Math"/>
                        </w:rPr>
                        <m:t>D</m:t>
                      </m:r>
                    </m:e>
                    <m:sub>
                      <m:r>
                        <m:rPr>
                          <m:sty m:val="p"/>
                        </m:rPr>
                        <w:rPr>
                          <w:rFonts w:ascii="Cambria Math" w:eastAsia="Cambria Math" w:hAnsi="Cambria Math" w:cs="Cambria Math"/>
                        </w:rPr>
                        <m:t>m</m:t>
                      </m:r>
                    </m:sub>
                  </m:sSub>
                </m:num>
                <m:den>
                  <m:sSub>
                    <m:sSubPr>
                      <m:ctrlPr>
                        <w:rPr>
                          <w:rFonts w:ascii="Cambria Math" w:eastAsia="Cambria Math" w:hAnsi="Cambria Math" w:cs="Cambria Math"/>
                        </w:rPr>
                      </m:ctrlPr>
                    </m:sSubPr>
                    <m:e>
                      <m:r>
                        <m:rPr>
                          <m:sty m:val="p"/>
                        </m:rPr>
                        <w:rPr>
                          <w:rFonts w:ascii="Cambria Math" w:eastAsia="Cambria Math" w:hAnsi="Cambria Math" w:cs="Cambria Math"/>
                        </w:rPr>
                        <m:t>D</m:t>
                      </m:r>
                    </m:e>
                    <m:sub>
                      <m:r>
                        <m:rPr>
                          <m:sty m:val="p"/>
                        </m:rPr>
                        <w:rPr>
                          <w:rFonts w:ascii="Cambria Math" w:eastAsia="Cambria Math" w:hAnsi="Cambria Math" w:cs="Cambria Math"/>
                        </w:rPr>
                        <m:t>0</m:t>
                      </m:r>
                    </m:sub>
                  </m:sSub>
                </m:den>
              </m:f>
            </m:e>
          </m:d>
        </m:oMath>
        <w:r w:rsidR="0086311F" w:rsidRPr="00B166D4" w:rsidDel="00307946">
          <w:delText xml:space="preserve"> for different fixed and mixed-effects models for hatchery and wild fish, where </w:delText>
        </w:r>
        <m:oMath>
          <m:sSub>
            <m:sSubPr>
              <m:ctrlPr>
                <w:rPr>
                  <w:rFonts w:ascii="Cambria Math" w:eastAsia="Cambria Math" w:hAnsi="Cambria Math" w:cs="Cambria Math"/>
                </w:rPr>
              </m:ctrlPr>
            </m:sSubPr>
            <m:e>
              <m:r>
                <m:rPr>
                  <m:sty m:val="p"/>
                </m:rPr>
                <w:rPr>
                  <w:rFonts w:ascii="Cambria Math" w:eastAsia="Cambria Math" w:hAnsi="Cambria Math" w:cs="Cambria Math"/>
                </w:rPr>
                <m:t>D</m:t>
              </m:r>
            </m:e>
            <m:sub>
              <m:r>
                <m:rPr>
                  <m:sty m:val="p"/>
                </m:rPr>
                <w:rPr>
                  <w:rFonts w:ascii="Cambria Math" w:eastAsia="Cambria Math" w:hAnsi="Cambria Math" w:cs="Cambria Math"/>
                </w:rPr>
                <m:t>m</m:t>
              </m:r>
            </m:sub>
          </m:sSub>
        </m:oMath>
        <w:r w:rsidR="0086311F" w:rsidRPr="00B166D4" w:rsidDel="00307946">
          <w:delText xml:space="preserve"> is -2 times the log-likelihood of model </w:delText>
        </w:r>
        <w:r w:rsidR="0086311F" w:rsidRPr="006226B0" w:rsidDel="00307946">
          <w:delText>m</w:delText>
        </w:r>
        <w:r w:rsidR="0086311F" w:rsidRPr="00B166D4" w:rsidDel="00307946">
          <w:delText xml:space="preserve"> and </w:delText>
        </w:r>
        <m:oMath>
          <m:sSub>
            <m:sSubPr>
              <m:ctrlPr>
                <w:rPr>
                  <w:rFonts w:ascii="Cambria Math" w:eastAsia="Cambria Math" w:hAnsi="Cambria Math" w:cs="Cambria Math"/>
                </w:rPr>
              </m:ctrlPr>
            </m:sSubPr>
            <m:e>
              <m:r>
                <m:rPr>
                  <m:sty m:val="p"/>
                </m:rPr>
                <w:rPr>
                  <w:rFonts w:ascii="Cambria Math" w:eastAsia="Cambria Math" w:hAnsi="Cambria Math" w:cs="Cambria Math"/>
                </w:rPr>
                <m:t>D</m:t>
              </m:r>
            </m:e>
            <m:sub>
              <m:r>
                <m:rPr>
                  <m:sty m:val="p"/>
                </m:rPr>
                <w:rPr>
                  <w:rFonts w:ascii="Cambria Math" w:eastAsia="Cambria Math" w:hAnsi="Cambria Math" w:cs="Cambria Math"/>
                </w:rPr>
                <m:t>0</m:t>
              </m:r>
            </m:sub>
          </m:sSub>
        </m:oMath>
        <w:r w:rsidR="0086311F" w:rsidRPr="00B166D4" w:rsidDel="00307946">
          <w:delText xml:space="preserve"> is -2 times the log-likelihood of the null model. The deviance ratio explains how close the model is to the best model that fits the data exactly.</w:delText>
        </w:r>
        <w:r w:rsidR="0086311F" w:rsidRPr="00B166D4" w:rsidDel="00307946">
          <w:rPr>
            <w:b/>
          </w:rPr>
          <w:delText xml:space="preserve"> </w:delText>
        </w:r>
      </w:del>
    </w:p>
    <w:p w14:paraId="08F6CEA8" w14:textId="4605D473" w:rsidR="00B11759" w:rsidRPr="00B166D4" w:rsidDel="00307946" w:rsidRDefault="0086311F">
      <w:pPr>
        <w:spacing w:after="0" w:line="240" w:lineRule="auto"/>
        <w:rPr>
          <w:del w:id="1530" w:author="Chasco, Brandon Edward" w:date="2020-08-26T11:38:00Z"/>
          <w:b/>
        </w:rPr>
      </w:pPr>
      <w:del w:id="1531" w:author="Chasco, Brandon Edward" w:date="2020-08-26T11:38:00Z">
        <w:r w:rsidRPr="00B166D4" w:rsidDel="00307946">
          <w:br w:type="page"/>
        </w:r>
      </w:del>
    </w:p>
    <w:p w14:paraId="7F62BD79" w14:textId="600E16A8" w:rsidR="00B11759" w:rsidRPr="00B166D4" w:rsidDel="00307946" w:rsidRDefault="0086311F">
      <w:pPr>
        <w:rPr>
          <w:del w:id="1532" w:author="Chasco, Brandon Edward" w:date="2020-08-26T11:38:00Z"/>
          <w:b/>
        </w:rPr>
      </w:pPr>
      <w:del w:id="1533" w:author="Chasco, Brandon Edward" w:date="2020-08-26T11:38:00Z">
        <w:r w:rsidRPr="00B166D4" w:rsidDel="00307946">
          <w:rPr>
            <w:b/>
          </w:rPr>
          <w:delText>Figures</w:delText>
        </w:r>
      </w:del>
    </w:p>
    <w:p w14:paraId="0A0BD5DE" w14:textId="58F8E7A1" w:rsidR="00B11759" w:rsidRPr="00B166D4" w:rsidDel="00307946" w:rsidRDefault="0086311F">
      <w:pPr>
        <w:rPr>
          <w:del w:id="1534" w:author="Chasco, Brandon Edward" w:date="2020-08-26T11:38:00Z"/>
        </w:rPr>
      </w:pPr>
      <w:del w:id="1535" w:author="Chasco, Brandon Edward" w:date="2020-08-26T11:38:00Z">
        <w:r w:rsidRPr="00B166D4" w:rsidDel="00307946">
          <w:rPr>
            <w:noProof/>
          </w:rPr>
          <w:drawing>
            <wp:inline distT="0" distB="0" distL="0" distR="0" wp14:anchorId="61C45DFB" wp14:editId="45565C32">
              <wp:extent cx="5486411" cy="5486411"/>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486411" cy="5486411"/>
                      </a:xfrm>
                      <a:prstGeom prst="rect">
                        <a:avLst/>
                      </a:prstGeom>
                      <a:ln/>
                    </pic:spPr>
                  </pic:pic>
                </a:graphicData>
              </a:graphic>
            </wp:inline>
          </w:drawing>
        </w:r>
      </w:del>
    </w:p>
    <w:bookmarkStart w:id="1536" w:name="_3j2qqm3" w:colFirst="0" w:colLast="0"/>
    <w:bookmarkEnd w:id="1536"/>
    <w:p w14:paraId="03186737" w14:textId="5FA04DAF" w:rsidR="00B11759" w:rsidRPr="006226B0" w:rsidDel="00307946" w:rsidRDefault="00316CB8" w:rsidP="00D9742C">
      <w:pPr>
        <w:pStyle w:val="Caption"/>
        <w:rPr>
          <w:del w:id="1537" w:author="Chasco, Brandon Edward" w:date="2020-08-26T11:38:00Z"/>
          <w:color w:val="000000"/>
        </w:rPr>
      </w:pPr>
      <w:del w:id="1538" w:author="Chasco, Brandon Edward" w:date="2020-08-26T11:38:00Z">
        <w:r w:rsidDel="00307946">
          <w:rPr>
            <w:iCs w:val="0"/>
            <w:color w:val="000000"/>
          </w:rPr>
          <w:fldChar w:fldCharType="begin"/>
        </w:r>
        <w:r w:rsidDel="00307946">
          <w:rPr>
            <w:color w:val="000000"/>
          </w:rPr>
          <w:delInstrText xml:space="preserve"> REF _Ref39563045 \h </w:delInstrText>
        </w:r>
        <w:r w:rsidDel="00307946">
          <w:rPr>
            <w:iCs w:val="0"/>
            <w:color w:val="000000"/>
          </w:rPr>
        </w:r>
        <w:r w:rsidDel="00307946">
          <w:rPr>
            <w:iCs w:val="0"/>
            <w:color w:val="000000"/>
          </w:rPr>
          <w:fldChar w:fldCharType="separate"/>
        </w:r>
        <w:r w:rsidR="00D27709" w:rsidDel="00307946">
          <w:delText>Fig</w:delText>
        </w:r>
      </w:del>
      <w:del w:id="1539" w:author="Chasco, Brandon Edward" w:date="2020-08-26T10:09:00Z">
        <w:r w:rsidR="00D27709" w:rsidDel="00590648">
          <w:delText>ure</w:delText>
        </w:r>
      </w:del>
      <w:del w:id="1540" w:author="Chasco, Brandon Edward" w:date="2020-08-26T11:38:00Z">
        <w:r w:rsidR="00D27709" w:rsidDel="00307946">
          <w:delText xml:space="preserve"> </w:delText>
        </w:r>
        <w:r w:rsidR="00D27709" w:rsidDel="00307946">
          <w:rPr>
            <w:noProof/>
          </w:rPr>
          <w:delText>1</w:delText>
        </w:r>
        <w:r w:rsidDel="00307946">
          <w:rPr>
            <w:iCs w:val="0"/>
            <w:color w:val="000000"/>
          </w:rPr>
          <w:fldChar w:fldCharType="end"/>
        </w:r>
        <w:r w:rsidR="0086311F" w:rsidRPr="00B166D4" w:rsidDel="00307946">
          <w:rPr>
            <w:color w:val="000000"/>
          </w:rPr>
          <w:delText xml:space="preserve">. Environmental effects on survival of wild (upper panel) and hatchery (lower panel) spring/summer Chinook salmon based on the model fit to the observed data as selected by AIC </w:delText>
        </w:r>
        <w:r w:rsidR="00D9742C" w:rsidDel="00307946">
          <w:rPr>
            <w:color w:val="000000"/>
          </w:rPr>
          <w:delText xml:space="preserve">(see </w:delText>
        </w:r>
        <w:r w:rsidR="00D9742C" w:rsidDel="00307946">
          <w:rPr>
            <w:iCs w:val="0"/>
            <w:color w:val="000000"/>
          </w:rPr>
          <w:fldChar w:fldCharType="begin"/>
        </w:r>
        <w:r w:rsidR="00D9742C" w:rsidDel="00307946">
          <w:rPr>
            <w:color w:val="000000"/>
          </w:rPr>
          <w:delInstrText xml:space="preserve"> REF _Ref39754795 \h </w:delInstrText>
        </w:r>
        <w:r w:rsidR="00D9742C" w:rsidDel="00307946">
          <w:rPr>
            <w:iCs w:val="0"/>
            <w:color w:val="000000"/>
          </w:rPr>
        </w:r>
        <w:r w:rsidR="00D9742C" w:rsidDel="00307946">
          <w:rPr>
            <w:iCs w:val="0"/>
            <w:color w:val="000000"/>
          </w:rPr>
          <w:fldChar w:fldCharType="separate"/>
        </w:r>
        <w:r w:rsidR="00D27709" w:rsidDel="00307946">
          <w:delText xml:space="preserve">Table </w:delText>
        </w:r>
        <w:r w:rsidR="00D27709" w:rsidDel="00307946">
          <w:rPr>
            <w:noProof/>
          </w:rPr>
          <w:delText>4</w:delText>
        </w:r>
        <w:r w:rsidR="00D9742C" w:rsidDel="00307946">
          <w:rPr>
            <w:iCs w:val="0"/>
            <w:color w:val="000000"/>
          </w:rPr>
          <w:fldChar w:fldCharType="end"/>
        </w:r>
        <w:r w:rsidR="00D9742C" w:rsidDel="00307946">
          <w:delText xml:space="preserve"> </w:delText>
        </w:r>
        <w:r w:rsidR="0086311F" w:rsidRPr="00B166D4" w:rsidDel="00307946">
          <w:rPr>
            <w:color w:val="000000"/>
          </w:rPr>
          <w:delText xml:space="preserve">for summary of best fit models). </w:delText>
        </w:r>
      </w:del>
    </w:p>
    <w:p w14:paraId="5A3C59FB" w14:textId="25773473" w:rsidR="00B11759" w:rsidRPr="00B166D4" w:rsidDel="00307946" w:rsidRDefault="0086311F">
      <w:pPr>
        <w:rPr>
          <w:del w:id="1541" w:author="Chasco, Brandon Edward" w:date="2020-08-26T11:38:00Z"/>
        </w:rPr>
      </w:pPr>
      <w:del w:id="1542" w:author="Chasco, Brandon Edward" w:date="2020-08-26T11:38:00Z">
        <w:r w:rsidRPr="00B166D4" w:rsidDel="00307946">
          <w:rPr>
            <w:noProof/>
          </w:rPr>
          <w:drawing>
            <wp:inline distT="0" distB="0" distL="0" distR="0" wp14:anchorId="1D1BC73A" wp14:editId="4DB6C679">
              <wp:extent cx="5943600" cy="59436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5943600"/>
                      </a:xfrm>
                      <a:prstGeom prst="rect">
                        <a:avLst/>
                      </a:prstGeom>
                      <a:ln/>
                    </pic:spPr>
                  </pic:pic>
                </a:graphicData>
              </a:graphic>
            </wp:inline>
          </w:drawing>
        </w:r>
      </w:del>
    </w:p>
    <w:bookmarkStart w:id="1543" w:name="_1y810tw" w:colFirst="0" w:colLast="0"/>
    <w:bookmarkEnd w:id="1543"/>
    <w:p w14:paraId="5854EA72" w14:textId="292559BC" w:rsidR="00B11759" w:rsidRPr="006226B0" w:rsidDel="00307946" w:rsidRDefault="00316CB8">
      <w:pPr>
        <w:pBdr>
          <w:top w:val="nil"/>
          <w:left w:val="nil"/>
          <w:bottom w:val="nil"/>
          <w:right w:val="nil"/>
          <w:between w:val="nil"/>
        </w:pBdr>
        <w:spacing w:after="200"/>
        <w:rPr>
          <w:del w:id="1544" w:author="Chasco, Brandon Edward" w:date="2020-08-26T11:38:00Z"/>
          <w:color w:val="000000"/>
        </w:rPr>
      </w:pPr>
      <w:del w:id="1545" w:author="Chasco, Brandon Edward" w:date="2020-08-26T11:38:00Z">
        <w:r w:rsidDel="00307946">
          <w:rPr>
            <w:color w:val="000000"/>
          </w:rPr>
          <w:fldChar w:fldCharType="begin"/>
        </w:r>
        <w:r w:rsidDel="00307946">
          <w:rPr>
            <w:color w:val="000000"/>
          </w:rPr>
          <w:delInstrText xml:space="preserve"> REF _Ref39563076 \h </w:delInstrText>
        </w:r>
        <w:r w:rsidDel="00307946">
          <w:rPr>
            <w:color w:val="000000"/>
          </w:rPr>
        </w:r>
        <w:r w:rsidDel="00307946">
          <w:rPr>
            <w:color w:val="000000"/>
          </w:rPr>
          <w:fldChar w:fldCharType="separate"/>
        </w:r>
        <w:r w:rsidR="00D27709" w:rsidDel="00307946">
          <w:delText>Fig</w:delText>
        </w:r>
      </w:del>
      <w:del w:id="1546" w:author="Chasco, Brandon Edward" w:date="2020-08-26T10:09:00Z">
        <w:r w:rsidR="00D27709" w:rsidDel="00590648">
          <w:delText>ure</w:delText>
        </w:r>
      </w:del>
      <w:del w:id="1547" w:author="Chasco, Brandon Edward" w:date="2020-08-26T11:38:00Z">
        <w:r w:rsidR="00D27709" w:rsidDel="00307946">
          <w:delText xml:space="preserve"> </w:delText>
        </w:r>
        <w:r w:rsidR="00D27709" w:rsidDel="00307946">
          <w:rPr>
            <w:noProof/>
          </w:rPr>
          <w:delText>2</w:delText>
        </w:r>
        <w:r w:rsidDel="00307946">
          <w:rPr>
            <w:color w:val="000000"/>
          </w:rPr>
          <w:fldChar w:fldCharType="end"/>
        </w:r>
        <w:r w:rsidR="0086311F" w:rsidRPr="00B166D4" w:rsidDel="00307946">
          <w:rPr>
            <w:color w:val="000000"/>
          </w:rPr>
          <w:delText xml:space="preserve">.  Relative importance of the different marine covariates for predicting the marine survival of hatchery (left column) and wild (right column) spring/summer Chinook salmon, where the aggregated weight of a covariate </w:delText>
        </w:r>
        <w:r w:rsidR="0086311F" w:rsidRPr="006226B0" w:rsidDel="00307946">
          <w:rPr>
            <w:color w:val="000000"/>
          </w:rPr>
          <w:delText xml:space="preserve">c </w:delText>
        </w:r>
        <w:r w:rsidR="0086311F" w:rsidRPr="00B166D4" w:rsidDel="00307946">
          <w:rPr>
            <w:color w:val="000000"/>
          </w:rPr>
          <w:delText xml:space="preserve">is equal to the sum of the AIC weights for all </w:delText>
        </w:r>
        <w:r w:rsidR="0086311F" w:rsidRPr="006226B0" w:rsidDel="00307946">
          <w:rPr>
            <w:color w:val="000000"/>
          </w:rPr>
          <w:delText xml:space="preserve">m </w:delText>
        </w:r>
        <w:r w:rsidR="0086311F" w:rsidRPr="00B166D4" w:rsidDel="00307946">
          <w:rPr>
            <w:color w:val="000000"/>
          </w:rPr>
          <w:delText xml:space="preserve">models containing covariate </w:delText>
        </w:r>
        <w:r w:rsidR="0086311F" w:rsidRPr="006226B0" w:rsidDel="00307946">
          <w:rPr>
            <w:color w:val="000000"/>
          </w:rPr>
          <w:delText>c</w:delText>
        </w:r>
        <w:r w:rsidR="0086311F" w:rsidRPr="00B166D4" w:rsidDel="00307946">
          <w:rPr>
            <w:color w:val="000000"/>
          </w:rPr>
          <w:delText xml:space="preserve">, divided by the total weight across all </w:delText>
        </w:r>
        <w:r w:rsidR="0086311F" w:rsidRPr="006226B0" w:rsidDel="00307946">
          <w:rPr>
            <w:color w:val="000000"/>
          </w:rPr>
          <w:delText xml:space="preserve">m </w:delText>
        </w:r>
        <w:r w:rsidR="0086311F" w:rsidRPr="00B166D4" w:rsidDel="00307946">
          <w:rPr>
            <w:color w:val="000000"/>
          </w:rPr>
          <w:delText xml:space="preserve">models, </w:delText>
        </w:r>
        <m:oMath>
          <m:f>
            <m:fPr>
              <m:ctrlPr>
                <w:rPr>
                  <w:rFonts w:ascii="Cambria Math" w:hAnsi="Cambria Math"/>
                </w:rPr>
              </m:ctrlPr>
            </m:fPr>
            <m:num>
              <m:nary>
                <m:naryPr>
                  <m:chr m:val="∑"/>
                  <m:ctrlPr>
                    <w:rPr>
                      <w:rFonts w:ascii="Cambria Math" w:eastAsia="Cambria Math" w:hAnsi="Cambria Math" w:cs="Cambria Math"/>
                      <w:color w:val="000000"/>
                    </w:rPr>
                  </m:ctrlPr>
                </m:naryPr>
                <m:sub>
                  <m:r>
                    <m:rPr>
                      <m:sty m:val="p"/>
                    </m:rPr>
                    <w:rPr>
                      <w:rFonts w:ascii="Cambria Math" w:eastAsia="Cambria Math" w:hAnsi="Cambria Math" w:cs="Cambria Math"/>
                      <w:color w:val="000000"/>
                    </w:rPr>
                    <m:t xml:space="preserve">c⊂m </m:t>
                  </m:r>
                </m:sub>
                <m:sup/>
                <m:e/>
              </m:nary>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e</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ΔAI</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C</m:t>
                          </m:r>
                        </m:e>
                        <m:sub>
                          <m:r>
                            <m:rPr>
                              <m:sty m:val="p"/>
                            </m:rPr>
                            <w:rPr>
                              <w:rFonts w:ascii="Cambria Math" w:eastAsia="Cambria Math" w:hAnsi="Cambria Math" w:cs="Cambria Math"/>
                              <w:color w:val="000000"/>
                            </w:rPr>
                            <m:t>m</m:t>
                          </m:r>
                        </m:sub>
                      </m:sSub>
                    </m:e>
                  </m:d>
                  <m:r>
                    <m:rPr>
                      <m:sty m:val="p"/>
                    </m:rPr>
                    <w:rPr>
                      <w:rFonts w:ascii="Cambria Math" w:eastAsia="Cambria Math" w:hAnsi="Cambria Math" w:cs="Cambria Math"/>
                      <w:color w:val="000000"/>
                    </w:rPr>
                    <m:t xml:space="preserve"> </m:t>
                  </m:r>
                </m:sup>
              </m:sSup>
            </m:num>
            <m:den>
              <m:nary>
                <m:naryPr>
                  <m:chr m:val="∑"/>
                  <m:ctrlPr>
                    <w:rPr>
                      <w:rFonts w:ascii="Cambria Math" w:eastAsia="Cambria Math" w:hAnsi="Cambria Math" w:cs="Cambria Math"/>
                      <w:color w:val="000000"/>
                    </w:rPr>
                  </m:ctrlPr>
                </m:naryPr>
                <m:sub>
                  <m:r>
                    <m:rPr>
                      <m:sty m:val="p"/>
                    </m:rPr>
                    <w:rPr>
                      <w:rFonts w:ascii="Cambria Math" w:eastAsia="Cambria Math" w:hAnsi="Cambria Math" w:cs="Cambria Math"/>
                      <w:color w:val="000000"/>
                    </w:rPr>
                    <m:t>m</m:t>
                  </m:r>
                </m:sub>
                <m:sup/>
                <m:e/>
              </m:nary>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e</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ΔAI</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C</m:t>
                          </m:r>
                        </m:e>
                        <m:sub>
                          <m:r>
                            <m:rPr>
                              <m:sty m:val="p"/>
                            </m:rPr>
                            <w:rPr>
                              <w:rFonts w:ascii="Cambria Math" w:eastAsia="Cambria Math" w:hAnsi="Cambria Math" w:cs="Cambria Math"/>
                              <w:color w:val="000000"/>
                            </w:rPr>
                            <m:t>m</m:t>
                          </m:r>
                        </m:sub>
                      </m:sSub>
                    </m:e>
                  </m:d>
                </m:sup>
              </m:sSup>
            </m:den>
          </m:f>
        </m:oMath>
        <w:r w:rsidR="0086311F" w:rsidRPr="00B166D4" w:rsidDel="00307946">
          <w:rPr>
            <w:color w:val="000000"/>
          </w:rPr>
          <w:delText>. The “blank” environmental variable is for models with no environmental predictors.</w:delText>
        </w:r>
      </w:del>
    </w:p>
    <w:p w14:paraId="4CB2F659" w14:textId="18F04EDA" w:rsidR="00B11759" w:rsidRPr="00B166D4" w:rsidDel="00F65155" w:rsidRDefault="0086311F">
      <w:pPr>
        <w:spacing w:after="0" w:line="240" w:lineRule="auto"/>
        <w:rPr>
          <w:del w:id="1548" w:author="Chasco, Brandon Edward" w:date="2020-08-26T11:03:00Z"/>
        </w:rPr>
      </w:pPr>
      <w:del w:id="1549" w:author="Chasco, Brandon Edward" w:date="2020-08-26T11:38:00Z">
        <w:r w:rsidRPr="00B166D4" w:rsidDel="00307946">
          <w:br w:type="page"/>
        </w:r>
      </w:del>
    </w:p>
    <w:p w14:paraId="08A1937F" w14:textId="560DB498" w:rsidR="00B11759" w:rsidRPr="00B166D4" w:rsidDel="00307946" w:rsidRDefault="00B11759">
      <w:pPr>
        <w:spacing w:after="0" w:line="240" w:lineRule="auto"/>
        <w:rPr>
          <w:del w:id="1550" w:author="Chasco, Brandon Edward" w:date="2020-08-26T11:38:00Z"/>
        </w:rPr>
        <w:pPrChange w:id="1551" w:author="Chasco, Brandon Edward" w:date="2020-08-26T11:03:00Z">
          <w:pPr/>
        </w:pPrChange>
      </w:pPr>
    </w:p>
    <w:p w14:paraId="39A4167A" w14:textId="3F07FA08" w:rsidR="00B11759" w:rsidRPr="00B166D4" w:rsidDel="00307946" w:rsidRDefault="0086311F">
      <w:pPr>
        <w:pBdr>
          <w:top w:val="nil"/>
          <w:left w:val="nil"/>
          <w:bottom w:val="nil"/>
          <w:right w:val="nil"/>
          <w:between w:val="nil"/>
        </w:pBdr>
        <w:spacing w:after="200"/>
        <w:rPr>
          <w:del w:id="1552" w:author="Chasco, Brandon Edward" w:date="2020-08-26T11:38:00Z"/>
          <w:color w:val="000000"/>
        </w:rPr>
      </w:pPr>
      <w:bookmarkStart w:id="1553" w:name="_4i7ojhp" w:colFirst="0" w:colLast="0"/>
      <w:bookmarkEnd w:id="1553"/>
      <w:del w:id="1554" w:author="Chasco, Brandon Edward" w:date="2020-08-26T11:38:00Z">
        <w:r w:rsidRPr="00B166D4" w:rsidDel="00307946">
          <w:rPr>
            <w:noProof/>
            <w:color w:val="000000"/>
          </w:rPr>
          <w:drawing>
            <wp:inline distT="0" distB="0" distL="0" distR="0" wp14:anchorId="77E8F7F4" wp14:editId="3F7D5057">
              <wp:extent cx="5715000" cy="76200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fig_DayxYearSurvival_ggplot.tiff"/>
                      <pic:cNvPicPr/>
                    </pic:nvPicPr>
                    <pic:blipFill>
                      <a:blip r:embed="rId11">
                        <a:extLst/>
                      </a:blip>
                      <a:stretch>
                        <a:fillRect/>
                      </a:stretch>
                    </pic:blipFill>
                    <pic:spPr>
                      <a:xfrm>
                        <a:off x="0" y="0"/>
                        <a:ext cx="5715000" cy="7620000"/>
                      </a:xfrm>
                      <a:prstGeom prst="rect">
                        <a:avLst/>
                      </a:prstGeom>
                    </pic:spPr>
                  </pic:pic>
                </a:graphicData>
              </a:graphic>
            </wp:inline>
          </w:drawing>
        </w:r>
      </w:del>
    </w:p>
    <w:p w14:paraId="66FF07A8" w14:textId="3AC16698" w:rsidR="00B11759" w:rsidRPr="00B166D4" w:rsidDel="00307946" w:rsidRDefault="00B11759">
      <w:pPr>
        <w:rPr>
          <w:del w:id="1555" w:author="Chasco, Brandon Edward" w:date="2020-08-26T11:38:00Z"/>
        </w:rPr>
      </w:pPr>
    </w:p>
    <w:p w14:paraId="60D5A0DB" w14:textId="28899ECD" w:rsidR="00B11759" w:rsidRPr="00B166D4" w:rsidDel="00307946" w:rsidRDefault="00B11759">
      <w:pPr>
        <w:pBdr>
          <w:top w:val="nil"/>
          <w:left w:val="nil"/>
          <w:bottom w:val="nil"/>
          <w:right w:val="nil"/>
          <w:between w:val="nil"/>
        </w:pBdr>
        <w:spacing w:after="200"/>
        <w:rPr>
          <w:del w:id="1556" w:author="Chasco, Brandon Edward" w:date="2020-08-26T11:38:00Z"/>
          <w:color w:val="000000"/>
        </w:rPr>
      </w:pPr>
      <w:bookmarkStart w:id="1557" w:name="_2xcytpi" w:colFirst="0" w:colLast="0"/>
      <w:bookmarkEnd w:id="1557"/>
    </w:p>
    <w:bookmarkStart w:id="1558" w:name="_1ci93xb" w:colFirst="0" w:colLast="0"/>
    <w:bookmarkEnd w:id="1558"/>
    <w:p w14:paraId="7E88CFD1" w14:textId="0567E33C" w:rsidR="00B11759" w:rsidRPr="00B166D4" w:rsidDel="00307946" w:rsidRDefault="00316CB8">
      <w:pPr>
        <w:pBdr>
          <w:top w:val="nil"/>
          <w:left w:val="nil"/>
          <w:bottom w:val="nil"/>
          <w:right w:val="nil"/>
          <w:between w:val="nil"/>
        </w:pBdr>
        <w:spacing w:after="200"/>
        <w:rPr>
          <w:del w:id="1559" w:author="Chasco, Brandon Edward" w:date="2020-08-26T11:38:00Z"/>
          <w:color w:val="000000"/>
        </w:rPr>
      </w:pPr>
      <w:del w:id="1560" w:author="Chasco, Brandon Edward" w:date="2020-08-26T11:38:00Z">
        <w:r w:rsidDel="00307946">
          <w:rPr>
            <w:color w:val="000000"/>
          </w:rPr>
          <w:fldChar w:fldCharType="begin"/>
        </w:r>
        <w:r w:rsidDel="00307946">
          <w:rPr>
            <w:color w:val="000000"/>
          </w:rPr>
          <w:delInstrText xml:space="preserve"> REF _Ref39563104 \h </w:delInstrText>
        </w:r>
        <w:r w:rsidDel="00307946">
          <w:rPr>
            <w:color w:val="000000"/>
          </w:rPr>
        </w:r>
        <w:r w:rsidDel="00307946">
          <w:rPr>
            <w:color w:val="000000"/>
          </w:rPr>
          <w:fldChar w:fldCharType="separate"/>
        </w:r>
        <w:r w:rsidR="00D27709" w:rsidDel="00307946">
          <w:delText>Fig</w:delText>
        </w:r>
      </w:del>
      <w:del w:id="1561" w:author="Chasco, Brandon Edward" w:date="2020-08-26T10:09:00Z">
        <w:r w:rsidR="00D27709" w:rsidDel="00590648">
          <w:delText>ure</w:delText>
        </w:r>
      </w:del>
      <w:del w:id="1562" w:author="Chasco, Brandon Edward" w:date="2020-08-26T11:38:00Z">
        <w:r w:rsidR="00D27709" w:rsidDel="00307946">
          <w:delText xml:space="preserve"> </w:delText>
        </w:r>
        <w:r w:rsidR="00D27709" w:rsidDel="00307946">
          <w:rPr>
            <w:noProof/>
          </w:rPr>
          <w:delText>3</w:delText>
        </w:r>
        <w:r w:rsidDel="00307946">
          <w:rPr>
            <w:color w:val="000000"/>
          </w:rPr>
          <w:fldChar w:fldCharType="end"/>
        </w:r>
        <w:r w:rsidR="0086311F" w:rsidRPr="00B166D4" w:rsidDel="00307946">
          <w:rPr>
            <w:color w:val="000000"/>
          </w:rPr>
          <w:delText xml:space="preserve">. The observed (dots), and maximum likelihood estimates (line) with 95% credible intervals (ribbons) for the marine survival wild (blue) and hatchery (red) origin Spring/Summer Chinook salmon past Bonneville dam from 2000 to 2015. Each point represents the mean survival of all fish detected at Bonneville Dam on a particular day and year. Annual samples sizes of the survivors and total PIT tagged hatchery (H) and wild (W) for are shown in each panel. To maintain the readability of individual panels, mean observed survivals greater than 0.2 are not plotted. </w:delText>
        </w:r>
      </w:del>
    </w:p>
    <w:p w14:paraId="61997218" w14:textId="7B3296E5" w:rsidR="00B11759" w:rsidRPr="00B166D4" w:rsidDel="00307946" w:rsidRDefault="0086311F">
      <w:pPr>
        <w:spacing w:after="0" w:line="240" w:lineRule="auto"/>
        <w:rPr>
          <w:del w:id="1563" w:author="Chasco, Brandon Edward" w:date="2020-08-26T11:38:00Z"/>
        </w:rPr>
      </w:pPr>
      <w:del w:id="1564" w:author="Chasco, Brandon Edward" w:date="2020-08-26T11:38:00Z">
        <w:r w:rsidRPr="00B166D4" w:rsidDel="00307946">
          <w:br w:type="page"/>
        </w:r>
      </w:del>
    </w:p>
    <w:p w14:paraId="56BAF595" w14:textId="5ED3D8AF" w:rsidR="00B11759" w:rsidRPr="00B166D4" w:rsidDel="00307946" w:rsidRDefault="00B11759">
      <w:pPr>
        <w:keepNext/>
        <w:pBdr>
          <w:top w:val="nil"/>
          <w:left w:val="nil"/>
          <w:bottom w:val="nil"/>
          <w:right w:val="nil"/>
          <w:between w:val="nil"/>
        </w:pBdr>
        <w:spacing w:after="200" w:line="240" w:lineRule="auto"/>
        <w:rPr>
          <w:del w:id="1565" w:author="Chasco, Brandon Edward" w:date="2020-08-26T11:38:00Z"/>
          <w:rFonts w:ascii="Calibri" w:eastAsia="Calibri" w:hAnsi="Calibri" w:cs="Calibri"/>
          <w:color w:val="000000"/>
        </w:rPr>
      </w:pPr>
    </w:p>
    <w:p w14:paraId="5D6C406D" w14:textId="49B91E7D" w:rsidR="00B11759" w:rsidRPr="00B166D4" w:rsidDel="00307946" w:rsidRDefault="0086311F">
      <w:pPr>
        <w:pBdr>
          <w:top w:val="nil"/>
          <w:left w:val="nil"/>
          <w:bottom w:val="nil"/>
          <w:right w:val="nil"/>
          <w:between w:val="nil"/>
        </w:pBdr>
        <w:spacing w:after="200"/>
        <w:rPr>
          <w:del w:id="1566" w:author="Chasco, Brandon Edward" w:date="2020-08-26T11:38:00Z"/>
          <w:color w:val="000000"/>
        </w:rPr>
      </w:pPr>
      <w:bookmarkStart w:id="1567" w:name="_3whwml4" w:colFirst="0" w:colLast="0"/>
      <w:bookmarkEnd w:id="1567"/>
      <w:del w:id="1568" w:author="Chasco, Brandon Edward" w:date="2020-08-26T11:38:00Z">
        <w:r w:rsidRPr="00B166D4" w:rsidDel="00307946">
          <w:rPr>
            <w:noProof/>
            <w:color w:val="000000"/>
          </w:rPr>
          <w:drawing>
            <wp:inline distT="0" distB="0" distL="0" distR="0" wp14:anchorId="457FE775" wp14:editId="56DF42C7">
              <wp:extent cx="5943600" cy="59436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5943600"/>
                      </a:xfrm>
                      <a:prstGeom prst="rect">
                        <a:avLst/>
                      </a:prstGeom>
                      <a:ln/>
                    </pic:spPr>
                  </pic:pic>
                </a:graphicData>
              </a:graphic>
            </wp:inline>
          </w:drawing>
        </w:r>
      </w:del>
    </w:p>
    <w:p w14:paraId="1CF073A3" w14:textId="2DB9053E" w:rsidR="00B11759" w:rsidRPr="00B166D4" w:rsidDel="00307946" w:rsidRDefault="00B11759">
      <w:pPr>
        <w:rPr>
          <w:del w:id="1569" w:author="Chasco, Brandon Edward" w:date="2020-08-26T11:38:00Z"/>
        </w:rPr>
      </w:pPr>
    </w:p>
    <w:bookmarkStart w:id="1570" w:name="_2bn6wsx" w:colFirst="0" w:colLast="0"/>
    <w:bookmarkEnd w:id="1570"/>
    <w:p w14:paraId="4F90E61E" w14:textId="563F58FD" w:rsidR="00B11759" w:rsidRPr="006226B0" w:rsidDel="00307946" w:rsidRDefault="00316CB8" w:rsidP="00CB353E">
      <w:pPr>
        <w:pStyle w:val="Caption"/>
        <w:rPr>
          <w:del w:id="1571" w:author="Chasco, Brandon Edward" w:date="2020-08-26T11:38:00Z"/>
          <w:color w:val="000000"/>
        </w:rPr>
      </w:pPr>
      <w:del w:id="1572" w:author="Chasco, Brandon Edward" w:date="2020-08-26T11:38:00Z">
        <w:r w:rsidDel="00307946">
          <w:rPr>
            <w:iCs w:val="0"/>
            <w:color w:val="000000"/>
          </w:rPr>
          <w:fldChar w:fldCharType="begin"/>
        </w:r>
        <w:r w:rsidDel="00307946">
          <w:rPr>
            <w:color w:val="000000"/>
          </w:rPr>
          <w:delInstrText xml:space="preserve"> REF _Ref39563135 \h </w:delInstrText>
        </w:r>
        <w:r w:rsidDel="00307946">
          <w:rPr>
            <w:iCs w:val="0"/>
            <w:color w:val="000000"/>
          </w:rPr>
        </w:r>
        <w:r w:rsidDel="00307946">
          <w:rPr>
            <w:iCs w:val="0"/>
            <w:color w:val="000000"/>
          </w:rPr>
          <w:fldChar w:fldCharType="separate"/>
        </w:r>
        <w:r w:rsidR="00D27709" w:rsidDel="00307946">
          <w:delText>Fig</w:delText>
        </w:r>
      </w:del>
      <w:del w:id="1573" w:author="Chasco, Brandon Edward" w:date="2020-08-26T10:09:00Z">
        <w:r w:rsidR="00D27709" w:rsidDel="00590648">
          <w:delText>ure</w:delText>
        </w:r>
      </w:del>
      <w:del w:id="1574" w:author="Chasco, Brandon Edward" w:date="2020-08-26T11:38:00Z">
        <w:r w:rsidR="00D27709" w:rsidDel="00307946">
          <w:delText xml:space="preserve"> </w:delText>
        </w:r>
        <w:r w:rsidR="00D27709" w:rsidDel="00307946">
          <w:rPr>
            <w:noProof/>
          </w:rPr>
          <w:delText>4</w:delText>
        </w:r>
        <w:r w:rsidDel="00307946">
          <w:rPr>
            <w:iCs w:val="0"/>
            <w:color w:val="000000"/>
          </w:rPr>
          <w:fldChar w:fldCharType="end"/>
        </w:r>
        <w:r w:rsidR="0086311F" w:rsidRPr="00B166D4" w:rsidDel="00307946">
          <w:rPr>
            <w:color w:val="000000"/>
          </w:rPr>
          <w:delText>.  Predicted smolt-to-adult survival by day for hatchery (red) and wild (blue) spring/summer Chinook salmon (upper panel) for best fit models for each rear type that include both day and day/year interactions</w:delText>
        </w:r>
        <w:r w:rsidR="00CB353E" w:rsidDel="00307946">
          <w:rPr>
            <w:color w:val="000000"/>
          </w:rPr>
          <w:delText>(</w:delText>
        </w:r>
        <w:r w:rsidR="00CB353E" w:rsidDel="00307946">
          <w:rPr>
            <w:iCs w:val="0"/>
            <w:color w:val="000000"/>
          </w:rPr>
          <w:fldChar w:fldCharType="begin"/>
        </w:r>
        <w:r w:rsidR="00CB353E" w:rsidDel="00307946">
          <w:rPr>
            <w:color w:val="000000"/>
          </w:rPr>
          <w:delInstrText xml:space="preserve"> REF _Ref39754795 \h </w:delInstrText>
        </w:r>
        <w:r w:rsidR="00CB353E" w:rsidDel="00307946">
          <w:rPr>
            <w:iCs w:val="0"/>
            <w:color w:val="000000"/>
          </w:rPr>
        </w:r>
        <w:r w:rsidR="00CB353E" w:rsidDel="00307946">
          <w:rPr>
            <w:iCs w:val="0"/>
            <w:color w:val="000000"/>
          </w:rPr>
          <w:fldChar w:fldCharType="separate"/>
        </w:r>
        <w:r w:rsidR="00D27709" w:rsidDel="00307946">
          <w:delText xml:space="preserve">Table </w:delText>
        </w:r>
        <w:r w:rsidR="00D27709" w:rsidDel="00307946">
          <w:rPr>
            <w:noProof/>
          </w:rPr>
          <w:delText>4</w:delText>
        </w:r>
        <w:r w:rsidR="00CB353E" w:rsidDel="00307946">
          <w:rPr>
            <w:iCs w:val="0"/>
            <w:color w:val="000000"/>
          </w:rPr>
          <w:fldChar w:fldCharType="end"/>
        </w:r>
        <w:r w:rsidR="00CB353E" w:rsidDel="00307946">
          <w:rPr>
            <w:color w:val="000000"/>
          </w:rPr>
          <w:delText>)</w:delText>
        </w:r>
        <w:r w:rsidR="0086311F" w:rsidRPr="00B166D4" w:rsidDel="00307946">
          <w:rPr>
            <w:color w:val="000000"/>
          </w:rPr>
          <w:delText>. Lines represent expected survivals and shaded regions represent 95% credible intervals. Average daily proportion (across all years) of smolts arriving to and migrating past Bonneville Dam (2000 to 2015) (lower panel).</w:delText>
        </w:r>
      </w:del>
    </w:p>
    <w:p w14:paraId="04D8E5B1" w14:textId="2AE9F349" w:rsidR="00B11759" w:rsidRPr="006226B0" w:rsidDel="00307946" w:rsidRDefault="0086311F">
      <w:pPr>
        <w:spacing w:after="0" w:line="240" w:lineRule="auto"/>
        <w:rPr>
          <w:del w:id="1575" w:author="Chasco, Brandon Edward" w:date="2020-08-26T11:38:00Z"/>
        </w:rPr>
      </w:pPr>
      <w:del w:id="1576" w:author="Chasco, Brandon Edward" w:date="2020-08-26T11:38:00Z">
        <w:r w:rsidRPr="00B166D4" w:rsidDel="00307946">
          <w:br w:type="page"/>
        </w:r>
      </w:del>
    </w:p>
    <w:p w14:paraId="0FF07425" w14:textId="6C26EE71" w:rsidR="00B11759" w:rsidRPr="00B166D4" w:rsidDel="00307946" w:rsidRDefault="00B11759">
      <w:pPr>
        <w:spacing w:after="0" w:line="240" w:lineRule="auto"/>
        <w:rPr>
          <w:del w:id="1577" w:author="Chasco, Brandon Edward" w:date="2020-08-26T11:38:00Z"/>
        </w:rPr>
      </w:pPr>
    </w:p>
    <w:p w14:paraId="16A475CD" w14:textId="2C96445C" w:rsidR="00B11759" w:rsidRPr="00B166D4" w:rsidDel="00307946" w:rsidRDefault="00B11759">
      <w:pPr>
        <w:pBdr>
          <w:top w:val="nil"/>
          <w:left w:val="nil"/>
          <w:bottom w:val="nil"/>
          <w:right w:val="nil"/>
          <w:between w:val="nil"/>
        </w:pBdr>
        <w:spacing w:after="200"/>
        <w:rPr>
          <w:del w:id="1578" w:author="Chasco, Brandon Edward" w:date="2020-08-26T11:38:00Z"/>
          <w:b/>
          <w:color w:val="000000"/>
        </w:rPr>
      </w:pPr>
    </w:p>
    <w:p w14:paraId="3E480274" w14:textId="166A73E9" w:rsidR="00B11759" w:rsidRPr="00B166D4" w:rsidDel="00307946" w:rsidRDefault="0086311F">
      <w:pPr>
        <w:keepNext/>
        <w:pBdr>
          <w:top w:val="nil"/>
          <w:left w:val="nil"/>
          <w:bottom w:val="nil"/>
          <w:right w:val="nil"/>
          <w:between w:val="nil"/>
        </w:pBdr>
        <w:spacing w:after="200" w:line="240" w:lineRule="auto"/>
        <w:rPr>
          <w:del w:id="1579" w:author="Chasco, Brandon Edward" w:date="2020-08-26T11:38:00Z"/>
          <w:rFonts w:ascii="Calibri" w:eastAsia="Calibri" w:hAnsi="Calibri" w:cs="Calibri"/>
          <w:color w:val="000000"/>
        </w:rPr>
      </w:pPr>
      <w:del w:id="1580" w:author="Chasco, Brandon Edward" w:date="2020-08-26T11:38:00Z">
        <w:r w:rsidRPr="00B166D4" w:rsidDel="00307946">
          <w:rPr>
            <w:rFonts w:ascii="Calibri" w:eastAsia="Calibri" w:hAnsi="Calibri" w:cs="Calibri"/>
            <w:noProof/>
            <w:color w:val="000000"/>
          </w:rPr>
          <w:drawing>
            <wp:inline distT="0" distB="0" distL="0" distR="0" wp14:anchorId="4E11ACE0" wp14:editId="1721EC63">
              <wp:extent cx="5943600" cy="44577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8" name="fig_AnnualSurv_ggplot.tiff"/>
                      <pic:cNvPicPr/>
                    </pic:nvPicPr>
                    <pic:blipFill>
                      <a:blip r:embed="rId13">
                        <a:extLst/>
                      </a:blip>
                      <a:stretch>
                        <a:fillRect/>
                      </a:stretch>
                    </pic:blipFill>
                    <pic:spPr>
                      <a:xfrm>
                        <a:off x="0" y="0"/>
                        <a:ext cx="5943600" cy="4457700"/>
                      </a:xfrm>
                      <a:prstGeom prst="rect">
                        <a:avLst/>
                      </a:prstGeom>
                    </pic:spPr>
                  </pic:pic>
                </a:graphicData>
              </a:graphic>
            </wp:inline>
          </w:drawing>
        </w:r>
      </w:del>
    </w:p>
    <w:bookmarkStart w:id="1581" w:name="_qsh70q" w:colFirst="0" w:colLast="0"/>
    <w:bookmarkEnd w:id="1581"/>
    <w:p w14:paraId="6B92F2D5" w14:textId="014F7B36" w:rsidR="00B11759" w:rsidRPr="006226B0" w:rsidDel="00307946" w:rsidRDefault="00316CB8">
      <w:pPr>
        <w:rPr>
          <w:del w:id="1582" w:author="Chasco, Brandon Edward" w:date="2020-08-26T11:38:00Z"/>
        </w:rPr>
      </w:pPr>
      <w:del w:id="1583" w:author="Chasco, Brandon Edward" w:date="2020-08-26T11:38:00Z">
        <w:r w:rsidDel="00307946">
          <w:fldChar w:fldCharType="begin"/>
        </w:r>
        <w:r w:rsidDel="00307946">
          <w:delInstrText xml:space="preserve"> REF _Ref39563185 \h </w:delInstrText>
        </w:r>
        <w:r w:rsidDel="00307946">
          <w:fldChar w:fldCharType="separate"/>
        </w:r>
        <w:r w:rsidR="00D27709" w:rsidDel="00307946">
          <w:delText>Fig</w:delText>
        </w:r>
      </w:del>
      <w:del w:id="1584" w:author="Chasco, Brandon Edward" w:date="2020-08-26T10:09:00Z">
        <w:r w:rsidR="00D27709" w:rsidDel="00590648">
          <w:delText>ure</w:delText>
        </w:r>
      </w:del>
      <w:del w:id="1585" w:author="Chasco, Brandon Edward" w:date="2020-08-26T11:38:00Z">
        <w:r w:rsidR="00D27709" w:rsidDel="00307946">
          <w:delText xml:space="preserve"> </w:delText>
        </w:r>
        <w:r w:rsidR="00D27709" w:rsidDel="00307946">
          <w:rPr>
            <w:noProof/>
          </w:rPr>
          <w:delText>5</w:delText>
        </w:r>
        <w:r w:rsidDel="00307946">
          <w:fldChar w:fldCharType="end"/>
        </w:r>
        <w:r w:rsidR="0086311F" w:rsidRPr="00B166D4" w:rsidDel="00307946">
          <w:delText xml:space="preserve">. Observed (points) and estimated (line) annual survival with 95% credible intervals (polygons) for hatchery (red) and wild (blue) spring/summer Chinook salmon from 2000 through 2015. </w:delText>
        </w:r>
      </w:del>
    </w:p>
    <w:p w14:paraId="7F7AB549" w14:textId="613680E9" w:rsidR="00B11759" w:rsidRPr="00B166D4" w:rsidDel="00307946" w:rsidRDefault="00B11759">
      <w:pPr>
        <w:rPr>
          <w:del w:id="1586" w:author="Chasco, Brandon Edward" w:date="2020-08-26T11:38:00Z"/>
        </w:rPr>
      </w:pPr>
    </w:p>
    <w:p w14:paraId="21899E8B" w14:textId="24ADD13C" w:rsidR="00B11759" w:rsidRPr="00B166D4" w:rsidDel="00307946" w:rsidRDefault="0086311F">
      <w:pPr>
        <w:rPr>
          <w:del w:id="1587" w:author="Chasco, Brandon Edward" w:date="2020-08-26T11:38:00Z"/>
        </w:rPr>
      </w:pPr>
      <w:del w:id="1588" w:author="Chasco, Brandon Edward" w:date="2020-08-26T11:38:00Z">
        <w:r w:rsidRPr="00B166D4" w:rsidDel="00307946">
          <w:rPr>
            <w:noProof/>
          </w:rPr>
          <w:drawing>
            <wp:inline distT="0" distB="0" distL="0" distR="0" wp14:anchorId="0B7651BB" wp14:editId="552A3C83">
              <wp:extent cx="4457829" cy="4457829"/>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457829" cy="4457829"/>
                      </a:xfrm>
                      <a:prstGeom prst="rect">
                        <a:avLst/>
                      </a:prstGeom>
                      <a:ln/>
                    </pic:spPr>
                  </pic:pic>
                </a:graphicData>
              </a:graphic>
            </wp:inline>
          </w:drawing>
        </w:r>
      </w:del>
    </w:p>
    <w:bookmarkStart w:id="1589" w:name="_3as4poj" w:colFirst="0" w:colLast="0"/>
    <w:bookmarkEnd w:id="1589"/>
    <w:p w14:paraId="3793F910" w14:textId="0D6545C1" w:rsidR="00B11759" w:rsidRPr="00B166D4" w:rsidDel="00307946" w:rsidRDefault="00316CB8" w:rsidP="00D9742C">
      <w:pPr>
        <w:pStyle w:val="Caption"/>
        <w:rPr>
          <w:del w:id="1590" w:author="Chasco, Brandon Edward" w:date="2020-08-26T11:38:00Z"/>
          <w:color w:val="000000"/>
        </w:rPr>
      </w:pPr>
      <w:del w:id="1591" w:author="Chasco, Brandon Edward" w:date="2020-08-26T11:38:00Z">
        <w:r w:rsidDel="00307946">
          <w:rPr>
            <w:iCs w:val="0"/>
            <w:color w:val="000000"/>
          </w:rPr>
          <w:fldChar w:fldCharType="begin"/>
        </w:r>
        <w:r w:rsidDel="00307946">
          <w:rPr>
            <w:color w:val="000000"/>
          </w:rPr>
          <w:delInstrText xml:space="preserve"> REF _Ref39563205 \h </w:delInstrText>
        </w:r>
        <w:r w:rsidDel="00307946">
          <w:rPr>
            <w:iCs w:val="0"/>
            <w:color w:val="000000"/>
          </w:rPr>
        </w:r>
        <w:r w:rsidDel="00307946">
          <w:rPr>
            <w:iCs w:val="0"/>
            <w:color w:val="000000"/>
          </w:rPr>
          <w:fldChar w:fldCharType="separate"/>
        </w:r>
        <w:r w:rsidR="00D27709" w:rsidDel="00307946">
          <w:delText>Fig</w:delText>
        </w:r>
      </w:del>
      <w:del w:id="1592" w:author="Chasco, Brandon Edward" w:date="2020-08-26T10:09:00Z">
        <w:r w:rsidR="00D27709" w:rsidDel="00590648">
          <w:delText>ure</w:delText>
        </w:r>
      </w:del>
      <w:del w:id="1593" w:author="Chasco, Brandon Edward" w:date="2020-08-26T11:38:00Z">
        <w:r w:rsidR="00D27709" w:rsidDel="00307946">
          <w:delText xml:space="preserve"> </w:delText>
        </w:r>
        <w:r w:rsidR="00D27709" w:rsidDel="00307946">
          <w:rPr>
            <w:noProof/>
          </w:rPr>
          <w:delText>6</w:delText>
        </w:r>
        <w:r w:rsidDel="00307946">
          <w:rPr>
            <w:iCs w:val="0"/>
            <w:color w:val="000000"/>
          </w:rPr>
          <w:fldChar w:fldCharType="end"/>
        </w:r>
        <w:r w:rsidR="0086311F" w:rsidRPr="00B166D4" w:rsidDel="00307946">
          <w:rPr>
            <w:color w:val="000000"/>
          </w:rPr>
          <w:delText xml:space="preserve">. Split violin plot comparing the percent difference (upper panel) between the estimated and true parameter values and the standard errors for the fixed effects </w:delText>
        </w:r>
        <m:oMath>
          <m:r>
            <m:rPr>
              <m:sty m:val="p"/>
            </m:rPr>
            <w:rPr>
              <w:rFonts w:ascii="Cambria Math" w:hAnsi="Cambria Math"/>
            </w:rPr>
            <m:t>μ</m:t>
          </m:r>
        </m:oMath>
        <w:r w:rsidR="0086311F" w:rsidRPr="00B166D4" w:rsidDel="00307946">
          <w:rPr>
            <w:color w:val="000000"/>
          </w:rPr>
          <w:delText xml:space="preserve">, </w:delText>
        </w:r>
        <m:oMath>
          <m:sSub>
            <m:sSubPr>
              <m:ctrlPr>
                <w:rPr>
                  <w:rFonts w:ascii="Cambria Math" w:eastAsia="Cambria Math" w:hAnsi="Cambria Math" w:cs="Cambria Math"/>
                  <w:color w:val="000000"/>
                </w:rPr>
              </m:ctrlPr>
            </m:sSubPr>
            <m:e>
              <m:r>
                <m:rPr>
                  <m:sty m:val="p"/>
                </m:rPr>
                <w:rPr>
                  <w:rFonts w:ascii="Cambria Math" w:hAnsi="Cambria Math"/>
                </w:rPr>
                <m:t>β</m:t>
              </m:r>
            </m:e>
            <m:sub>
              <m:r>
                <m:rPr>
                  <m:sty m:val="p"/>
                </m:rPr>
                <w:rPr>
                  <w:rFonts w:ascii="Cambria Math" w:eastAsia="Cambria Math" w:hAnsi="Cambria Math" w:cs="Cambria Math"/>
                  <w:color w:val="000000"/>
                </w:rPr>
                <m:t>CUI.spr</m:t>
              </m:r>
            </m:sub>
          </m:sSub>
        </m:oMath>
        <w:r w:rsidR="0086311F" w:rsidRPr="00B166D4" w:rsidDel="00307946">
          <w:rPr>
            <w:color w:val="000000"/>
          </w:rPr>
          <w:delText xml:space="preserve">, and </w:delText>
        </w:r>
        <m:oMath>
          <m:sSub>
            <m:sSubPr>
              <m:ctrlPr>
                <w:rPr>
                  <w:rFonts w:ascii="Cambria Math" w:eastAsia="Cambria Math" w:hAnsi="Cambria Math" w:cs="Cambria Math"/>
                  <w:color w:val="000000"/>
                </w:rPr>
              </m:ctrlPr>
            </m:sSubPr>
            <m:e>
              <m:r>
                <m:rPr>
                  <m:sty m:val="p"/>
                </m:rPr>
                <w:rPr>
                  <w:rFonts w:ascii="Cambria Math" w:hAnsi="Cambria Math"/>
                </w:rPr>
                <m:t>β</m:t>
              </m:r>
            </m:e>
            <m:sub>
              <m:r>
                <m:rPr>
                  <m:sty m:val="p"/>
                </m:rPr>
                <w:rPr>
                  <w:rFonts w:ascii="Cambria Math" w:eastAsia="Cambria Math" w:hAnsi="Cambria Math" w:cs="Cambria Math"/>
                  <w:color w:val="000000"/>
                </w:rPr>
                <m:t>PDO.sum</m:t>
              </m:r>
            </m:sub>
          </m:sSub>
        </m:oMath>
        <w:r w:rsidR="0086311F" w:rsidRPr="00B166D4" w:rsidDel="00307946">
          <w:rPr>
            <w:color w:val="000000"/>
          </w:rPr>
          <w:delText xml:space="preserve"> (lower panel) for the mixed-effect model with AR1 processes for day and day/year interaction (TMB; blue violins) and the fixed-effect model for day, day</w:delText>
        </w:r>
        <w:r w:rsidR="0086311F" w:rsidRPr="00B166D4" w:rsidDel="00307946">
          <w:rPr>
            <w:color w:val="000000"/>
            <w:vertAlign w:val="superscript"/>
          </w:rPr>
          <w:delText>2</w:delText>
        </w:r>
        <w:r w:rsidR="0086311F" w:rsidRPr="00B166D4" w:rsidDel="00307946">
          <w:rPr>
            <w:color w:val="000000"/>
          </w:rPr>
          <w:delText xml:space="preserve">, and day/year interaction (glm; red violins) fit to simulated data for wild spring/summer Chinook salmon. Simulated the data were generated from the model with the lowest AIC for wild fish </w:delText>
        </w:r>
        <w:r w:rsidR="00D9742C" w:rsidDel="00307946">
          <w:rPr>
            <w:color w:val="000000"/>
          </w:rPr>
          <w:delText xml:space="preserve">(see </w:delText>
        </w:r>
        <w:r w:rsidR="00D9742C" w:rsidDel="00307946">
          <w:rPr>
            <w:iCs w:val="0"/>
            <w:color w:val="000000"/>
          </w:rPr>
          <w:fldChar w:fldCharType="begin"/>
        </w:r>
        <w:r w:rsidR="00D9742C" w:rsidDel="00307946">
          <w:rPr>
            <w:color w:val="000000"/>
          </w:rPr>
          <w:delInstrText xml:space="preserve"> REF _Ref39754795 \h </w:delInstrText>
        </w:r>
        <w:r w:rsidR="00D9742C" w:rsidDel="00307946">
          <w:rPr>
            <w:iCs w:val="0"/>
            <w:color w:val="000000"/>
          </w:rPr>
        </w:r>
        <w:r w:rsidR="00D9742C" w:rsidDel="00307946">
          <w:rPr>
            <w:iCs w:val="0"/>
            <w:color w:val="000000"/>
          </w:rPr>
          <w:fldChar w:fldCharType="separate"/>
        </w:r>
        <w:r w:rsidR="00D27709" w:rsidDel="00307946">
          <w:delText xml:space="preserve">Table </w:delText>
        </w:r>
        <w:r w:rsidR="00D27709" w:rsidDel="00307946">
          <w:rPr>
            <w:noProof/>
          </w:rPr>
          <w:delText>4</w:delText>
        </w:r>
        <w:r w:rsidR="00D9742C" w:rsidDel="00307946">
          <w:rPr>
            <w:iCs w:val="0"/>
            <w:color w:val="000000"/>
          </w:rPr>
          <w:fldChar w:fldCharType="end"/>
        </w:r>
        <w:r w:rsidR="00D9742C" w:rsidDel="00307946">
          <w:rPr>
            <w:color w:val="000000"/>
          </w:rPr>
          <w:delText>)</w:delText>
        </w:r>
        <w:r w:rsidR="0086311F" w:rsidRPr="00B166D4" w:rsidDel="00307946">
          <w:rPr>
            <w:color w:val="000000"/>
          </w:rPr>
          <w:delText>. Horizontal lines represent median values for the violins and the horizontal blue line in panel (A) represents zero percent difference between the estimated and true parameter values.</w:delText>
        </w:r>
      </w:del>
    </w:p>
    <w:p w14:paraId="42C6A7FD" w14:textId="6A1F84B9" w:rsidR="00B11759" w:rsidRPr="00B166D4" w:rsidDel="00307946" w:rsidRDefault="0086311F">
      <w:pPr>
        <w:keepNext/>
        <w:pBdr>
          <w:top w:val="nil"/>
          <w:left w:val="nil"/>
          <w:bottom w:val="nil"/>
          <w:right w:val="nil"/>
          <w:between w:val="nil"/>
        </w:pBdr>
        <w:spacing w:after="200" w:line="240" w:lineRule="auto"/>
        <w:rPr>
          <w:del w:id="1594" w:author="Chasco, Brandon Edward" w:date="2020-08-26T11:38:00Z"/>
          <w:rFonts w:ascii="Calibri" w:eastAsia="Calibri" w:hAnsi="Calibri" w:cs="Calibri"/>
          <w:color w:val="000000"/>
        </w:rPr>
      </w:pPr>
      <w:del w:id="1595" w:author="Chasco, Brandon Edward" w:date="2020-08-26T11:38:00Z">
        <w:r w:rsidRPr="00B166D4" w:rsidDel="00307946">
          <w:rPr>
            <w:rFonts w:ascii="Calibri" w:eastAsia="Calibri" w:hAnsi="Calibri" w:cs="Calibri"/>
            <w:color w:val="000000"/>
          </w:rPr>
          <w:delText xml:space="preserve">       </w:delText>
        </w:r>
      </w:del>
    </w:p>
    <w:p w14:paraId="5A277232" w14:textId="5633A64B" w:rsidR="00B11759" w:rsidRPr="00B166D4" w:rsidDel="00307946" w:rsidRDefault="00B11759">
      <w:pPr>
        <w:pBdr>
          <w:top w:val="nil"/>
          <w:left w:val="nil"/>
          <w:bottom w:val="nil"/>
          <w:right w:val="nil"/>
          <w:between w:val="nil"/>
        </w:pBdr>
        <w:spacing w:after="200"/>
        <w:rPr>
          <w:del w:id="1596" w:author="Chasco, Brandon Edward" w:date="2020-08-26T11:38:00Z"/>
          <w:color w:val="000000"/>
        </w:rPr>
      </w:pPr>
    </w:p>
    <w:p w14:paraId="3654C779" w14:textId="024E4DD2" w:rsidR="00B11759" w:rsidRPr="00B166D4" w:rsidDel="00E1020B" w:rsidRDefault="0086311F">
      <w:pPr>
        <w:spacing w:after="0" w:line="240" w:lineRule="auto"/>
        <w:rPr>
          <w:del w:id="1597" w:author="Chasco, Brandon Edward" w:date="2020-08-26T11:40:00Z"/>
        </w:rPr>
      </w:pPr>
      <w:del w:id="1598" w:author="Chasco, Brandon Edward" w:date="2020-08-26T11:38:00Z">
        <w:r w:rsidRPr="00B166D4" w:rsidDel="00307946">
          <w:br w:type="page"/>
        </w:r>
      </w:del>
    </w:p>
    <w:p w14:paraId="6D754898" w14:textId="5519C06A" w:rsidR="00B11759" w:rsidRPr="00B166D4" w:rsidDel="00307946" w:rsidRDefault="0086311F">
      <w:pPr>
        <w:pBdr>
          <w:top w:val="nil"/>
          <w:left w:val="nil"/>
          <w:bottom w:val="nil"/>
          <w:right w:val="nil"/>
          <w:between w:val="nil"/>
        </w:pBdr>
        <w:spacing w:after="0" w:line="240" w:lineRule="auto"/>
        <w:rPr>
          <w:del w:id="1599" w:author="Chasco, Brandon Edward" w:date="2020-08-26T11:38:00Z"/>
          <w:b/>
          <w:color w:val="000000"/>
        </w:rPr>
        <w:pPrChange w:id="1600" w:author="Chasco, Brandon Edward" w:date="2020-08-26T11:40:00Z">
          <w:pPr>
            <w:pBdr>
              <w:top w:val="nil"/>
              <w:left w:val="nil"/>
              <w:bottom w:val="nil"/>
              <w:right w:val="nil"/>
              <w:between w:val="nil"/>
            </w:pBdr>
            <w:spacing w:after="200"/>
          </w:pPr>
        </w:pPrChange>
      </w:pPr>
      <w:del w:id="1601" w:author="Chasco, Brandon Edward" w:date="2020-08-26T11:38:00Z">
        <w:r w:rsidRPr="00B166D4" w:rsidDel="00307946">
          <w:rPr>
            <w:b/>
            <w:color w:val="000000"/>
          </w:rPr>
          <w:delText>Tables</w:delText>
        </w:r>
      </w:del>
    </w:p>
    <w:p w14:paraId="5C0ED687" w14:textId="57F773BB" w:rsidR="00D27709" w:rsidDel="00307946" w:rsidRDefault="00D27709" w:rsidP="00107154">
      <w:pPr>
        <w:rPr>
          <w:del w:id="1602" w:author="Chasco, Brandon Edward" w:date="2020-08-26T11:38:00Z"/>
        </w:rPr>
      </w:pPr>
      <w:bookmarkStart w:id="1603" w:name="_1pxezwc" w:colFirst="0" w:colLast="0"/>
      <w:bookmarkStart w:id="1604" w:name="_49x2ik5" w:colFirst="0" w:colLast="0"/>
      <w:bookmarkStart w:id="1605" w:name="_2p2csry" w:colFirst="0" w:colLast="0"/>
      <w:bookmarkStart w:id="1606" w:name="_147n2zr" w:colFirst="0" w:colLast="0"/>
      <w:bookmarkStart w:id="1607" w:name="_3o7alnk" w:colFirst="0" w:colLast="0"/>
      <w:bookmarkStart w:id="1608" w:name="_23ckvvd" w:colFirst="0" w:colLast="0"/>
      <w:bookmarkEnd w:id="1603"/>
      <w:bookmarkEnd w:id="1604"/>
      <w:bookmarkEnd w:id="1605"/>
      <w:bookmarkEnd w:id="1606"/>
      <w:bookmarkEnd w:id="1607"/>
      <w:bookmarkEnd w:id="1608"/>
    </w:p>
    <w:moveFromRangeStart w:id="1609" w:author="Chasco, Brandon Edward" w:date="2020-08-26T11:39:00Z" w:name="move49334406"/>
    <w:p w14:paraId="474610C7" w14:textId="117CEC32" w:rsidR="00E53084" w:rsidRPr="00B166D4" w:rsidDel="00E1020B" w:rsidRDefault="00CB353E" w:rsidP="00107154">
      <w:pPr>
        <w:rPr>
          <w:moveFrom w:id="1610" w:author="Chasco, Brandon Edward" w:date="2020-08-26T11:39:00Z"/>
          <w:color w:val="000000"/>
        </w:rPr>
      </w:pPr>
      <w:moveFrom w:id="1611" w:author="Chasco, Brandon Edward" w:date="2020-08-26T11:39:00Z">
        <w:r w:rsidDel="00E1020B">
          <w:fldChar w:fldCharType="begin"/>
        </w:r>
        <w:r w:rsidDel="00E1020B">
          <w:instrText xml:space="preserve"> REF _Ref39754173 \h </w:instrText>
        </w:r>
      </w:moveFrom>
      <w:del w:id="1612" w:author="Chasco, Brandon Edward" w:date="2020-08-26T11:39:00Z"/>
      <w:moveFrom w:id="1613" w:author="Chasco, Brandon Edward" w:date="2020-08-26T11:39:00Z">
        <w:r w:rsidDel="00E1020B">
          <w:fldChar w:fldCharType="separate"/>
        </w:r>
        <w:r w:rsidR="00D27709" w:rsidDel="00E1020B">
          <w:t xml:space="preserve">Table </w:t>
        </w:r>
        <w:r w:rsidR="00D27709" w:rsidDel="00E1020B">
          <w:rPr>
            <w:noProof/>
          </w:rPr>
          <w:t>1</w:t>
        </w:r>
        <w:r w:rsidR="00D27709" w:rsidDel="00E1020B">
          <w:t xml:space="preserve">. </w:t>
        </w:r>
        <w:r w:rsidR="00D27709" w:rsidRPr="00B166D4" w:rsidDel="00E1020B">
          <w:t>Sample size of hatchery and wild juvenile Chinook salmon from different watersheds within the Snake River Basin.</w:t>
        </w:r>
        <w:r w:rsidDel="00E1020B">
          <w:fldChar w:fldCharType="end"/>
        </w:r>
      </w:moveFrom>
    </w:p>
    <w:tbl>
      <w:tblPr>
        <w:tblStyle w:val="a"/>
        <w:tblW w:w="7908" w:type="dxa"/>
        <w:tblInd w:w="2" w:type="dxa"/>
        <w:tblLayout w:type="fixed"/>
        <w:tblLook w:val="0600" w:firstRow="0" w:lastRow="0" w:firstColumn="0" w:lastColumn="0" w:noHBand="1" w:noVBand="1"/>
      </w:tblPr>
      <w:tblGrid>
        <w:gridCol w:w="4938"/>
        <w:gridCol w:w="1530"/>
        <w:gridCol w:w="1440"/>
      </w:tblGrid>
      <w:tr w:rsidR="00E53084" w:rsidRPr="006226B0" w:rsidDel="00E1020B" w14:paraId="1A4E647D" w14:textId="2B0FDA02" w:rsidTr="00D9742C">
        <w:tc>
          <w:tcPr>
            <w:tcW w:w="4938" w:type="dxa"/>
            <w:tcBorders>
              <w:top w:val="single" w:sz="4" w:space="0" w:color="000000"/>
              <w:bottom w:val="single" w:sz="4" w:space="0" w:color="000000"/>
            </w:tcBorders>
            <w:shd w:val="clear" w:color="auto" w:fill="auto"/>
            <w:tcMar>
              <w:top w:w="100" w:type="dxa"/>
              <w:left w:w="100" w:type="dxa"/>
              <w:bottom w:w="100" w:type="dxa"/>
              <w:right w:w="100" w:type="dxa"/>
            </w:tcMar>
          </w:tcPr>
          <w:p w14:paraId="65FE7157" w14:textId="7C7C8271" w:rsidR="00E53084" w:rsidRPr="00B166D4" w:rsidDel="00E1020B" w:rsidRDefault="00E53084" w:rsidP="00D9742C">
            <w:pPr>
              <w:widowControl w:val="0"/>
              <w:pBdr>
                <w:top w:val="nil"/>
                <w:left w:val="nil"/>
                <w:bottom w:val="nil"/>
                <w:right w:val="nil"/>
                <w:between w:val="nil"/>
              </w:pBdr>
              <w:spacing w:after="0" w:line="240" w:lineRule="auto"/>
              <w:rPr>
                <w:moveFrom w:id="1614" w:author="Chasco, Brandon Edward" w:date="2020-08-26T11:39:00Z"/>
              </w:rPr>
            </w:pPr>
            <w:moveFrom w:id="1615" w:author="Chasco, Brandon Edward" w:date="2020-08-26T11:39:00Z">
              <w:r w:rsidRPr="00B166D4" w:rsidDel="00E1020B">
                <w:t>Watershed</w:t>
              </w:r>
            </w:moveFrom>
          </w:p>
        </w:tc>
        <w:tc>
          <w:tcPr>
            <w:tcW w:w="1530" w:type="dxa"/>
            <w:tcBorders>
              <w:top w:val="single" w:sz="4" w:space="0" w:color="000000"/>
              <w:bottom w:val="single" w:sz="4" w:space="0" w:color="000000"/>
            </w:tcBorders>
            <w:shd w:val="clear" w:color="auto" w:fill="auto"/>
            <w:tcMar>
              <w:top w:w="100" w:type="dxa"/>
              <w:left w:w="100" w:type="dxa"/>
              <w:bottom w:w="100" w:type="dxa"/>
              <w:right w:w="100" w:type="dxa"/>
            </w:tcMar>
          </w:tcPr>
          <w:p w14:paraId="6D4F141C" w14:textId="4FA52522" w:rsidR="00E53084" w:rsidRPr="00B166D4" w:rsidDel="00E1020B" w:rsidRDefault="00E53084" w:rsidP="00D9742C">
            <w:pPr>
              <w:widowControl w:val="0"/>
              <w:pBdr>
                <w:top w:val="nil"/>
                <w:left w:val="nil"/>
                <w:bottom w:val="nil"/>
                <w:right w:val="nil"/>
                <w:between w:val="nil"/>
              </w:pBdr>
              <w:spacing w:after="0" w:line="240" w:lineRule="auto"/>
              <w:jc w:val="right"/>
              <w:rPr>
                <w:moveFrom w:id="1616" w:author="Chasco, Brandon Edward" w:date="2020-08-26T11:39:00Z"/>
              </w:rPr>
            </w:pPr>
            <w:moveFrom w:id="1617" w:author="Chasco, Brandon Edward" w:date="2020-08-26T11:39:00Z">
              <w:r w:rsidRPr="00B166D4" w:rsidDel="00E1020B">
                <w:t>Hatchery</w:t>
              </w:r>
            </w:moveFrom>
          </w:p>
        </w:tc>
        <w:tc>
          <w:tcPr>
            <w:tcW w:w="1440" w:type="dxa"/>
            <w:tcBorders>
              <w:top w:val="single" w:sz="4" w:space="0" w:color="000000"/>
              <w:bottom w:val="single" w:sz="4" w:space="0" w:color="000000"/>
            </w:tcBorders>
            <w:shd w:val="clear" w:color="auto" w:fill="auto"/>
            <w:tcMar>
              <w:top w:w="100" w:type="dxa"/>
              <w:left w:w="100" w:type="dxa"/>
              <w:bottom w:w="100" w:type="dxa"/>
              <w:right w:w="100" w:type="dxa"/>
            </w:tcMar>
          </w:tcPr>
          <w:p w14:paraId="0DC35988" w14:textId="0D8E66F1" w:rsidR="00E53084" w:rsidRPr="00B166D4" w:rsidDel="00E1020B" w:rsidRDefault="00E53084" w:rsidP="00D9742C">
            <w:pPr>
              <w:widowControl w:val="0"/>
              <w:pBdr>
                <w:top w:val="nil"/>
                <w:left w:val="nil"/>
                <w:bottom w:val="nil"/>
                <w:right w:val="nil"/>
                <w:between w:val="nil"/>
              </w:pBdr>
              <w:spacing w:after="0" w:line="240" w:lineRule="auto"/>
              <w:jc w:val="right"/>
              <w:rPr>
                <w:moveFrom w:id="1618" w:author="Chasco, Brandon Edward" w:date="2020-08-26T11:39:00Z"/>
              </w:rPr>
            </w:pPr>
            <w:moveFrom w:id="1619" w:author="Chasco, Brandon Edward" w:date="2020-08-26T11:39:00Z">
              <w:r w:rsidRPr="00B166D4" w:rsidDel="00E1020B">
                <w:t>Wild</w:t>
              </w:r>
            </w:moveFrom>
          </w:p>
        </w:tc>
      </w:tr>
      <w:tr w:rsidR="00E53084" w:rsidRPr="006226B0" w:rsidDel="00E1020B" w14:paraId="26F61BA4" w14:textId="7B4CD6B0" w:rsidTr="00D9742C">
        <w:tc>
          <w:tcPr>
            <w:tcW w:w="4938" w:type="dxa"/>
            <w:tcBorders>
              <w:top w:val="single" w:sz="4" w:space="0" w:color="000000"/>
            </w:tcBorders>
            <w:tcMar>
              <w:top w:w="100" w:type="dxa"/>
              <w:left w:w="100" w:type="dxa"/>
              <w:bottom w:w="100" w:type="dxa"/>
              <w:right w:w="100" w:type="dxa"/>
            </w:tcMar>
          </w:tcPr>
          <w:p w14:paraId="4C71DE16" w14:textId="1A2B49E2" w:rsidR="00E53084" w:rsidRPr="006226B0" w:rsidDel="00E1020B" w:rsidRDefault="00E53084" w:rsidP="00D9742C">
            <w:pPr>
              <w:widowControl w:val="0"/>
              <w:spacing w:after="0" w:line="240" w:lineRule="auto"/>
              <w:rPr>
                <w:moveFrom w:id="1620" w:author="Chasco, Brandon Edward" w:date="2020-08-26T11:39:00Z"/>
              </w:rPr>
            </w:pPr>
            <w:moveFrom w:id="1621" w:author="Chasco, Brandon Edward" w:date="2020-08-26T11:39:00Z">
              <w:r w:rsidRPr="006226B0" w:rsidDel="00E1020B">
                <w:t>Clearwater</w:t>
              </w:r>
            </w:moveFrom>
          </w:p>
        </w:tc>
        <w:tc>
          <w:tcPr>
            <w:tcW w:w="1530" w:type="dxa"/>
            <w:tcBorders>
              <w:top w:val="single" w:sz="4" w:space="0" w:color="000000"/>
            </w:tcBorders>
            <w:tcMar>
              <w:top w:w="100" w:type="dxa"/>
              <w:left w:w="100" w:type="dxa"/>
              <w:bottom w:w="100" w:type="dxa"/>
              <w:right w:w="100" w:type="dxa"/>
            </w:tcMar>
          </w:tcPr>
          <w:p w14:paraId="4761C131" w14:textId="09BE1DB3" w:rsidR="00E53084" w:rsidRPr="006226B0" w:rsidDel="00E1020B" w:rsidRDefault="00E53084" w:rsidP="00D9742C">
            <w:pPr>
              <w:widowControl w:val="0"/>
              <w:spacing w:after="0" w:line="240" w:lineRule="auto"/>
              <w:jc w:val="right"/>
              <w:rPr>
                <w:moveFrom w:id="1622" w:author="Chasco, Brandon Edward" w:date="2020-08-26T11:39:00Z"/>
              </w:rPr>
            </w:pPr>
            <w:moveFrom w:id="1623" w:author="Chasco, Brandon Edward" w:date="2020-08-26T11:39:00Z">
              <w:r w:rsidRPr="006226B0" w:rsidDel="00E1020B">
                <w:t>88,895</w:t>
              </w:r>
            </w:moveFrom>
          </w:p>
        </w:tc>
        <w:tc>
          <w:tcPr>
            <w:tcW w:w="1440" w:type="dxa"/>
            <w:tcBorders>
              <w:top w:val="single" w:sz="4" w:space="0" w:color="000000"/>
            </w:tcBorders>
            <w:tcMar>
              <w:top w:w="100" w:type="dxa"/>
              <w:left w:w="100" w:type="dxa"/>
              <w:bottom w:w="100" w:type="dxa"/>
              <w:right w:w="100" w:type="dxa"/>
            </w:tcMar>
          </w:tcPr>
          <w:p w14:paraId="0C3D4E6B" w14:textId="5D861126" w:rsidR="00E53084" w:rsidRPr="006226B0" w:rsidDel="00E1020B" w:rsidRDefault="00E53084" w:rsidP="00D9742C">
            <w:pPr>
              <w:widowControl w:val="0"/>
              <w:spacing w:after="0" w:line="240" w:lineRule="auto"/>
              <w:jc w:val="right"/>
              <w:rPr>
                <w:moveFrom w:id="1624" w:author="Chasco, Brandon Edward" w:date="2020-08-26T11:39:00Z"/>
              </w:rPr>
            </w:pPr>
            <w:moveFrom w:id="1625" w:author="Chasco, Brandon Edward" w:date="2020-08-26T11:39:00Z">
              <w:r w:rsidRPr="006226B0" w:rsidDel="00E1020B">
                <w:t>4,512</w:t>
              </w:r>
            </w:moveFrom>
          </w:p>
        </w:tc>
      </w:tr>
      <w:tr w:rsidR="00E53084" w:rsidRPr="006226B0" w:rsidDel="00E1020B" w14:paraId="76236A1C" w14:textId="57993544" w:rsidTr="00D9742C">
        <w:tc>
          <w:tcPr>
            <w:tcW w:w="4938" w:type="dxa"/>
            <w:tcMar>
              <w:top w:w="100" w:type="dxa"/>
              <w:left w:w="100" w:type="dxa"/>
              <w:bottom w:w="100" w:type="dxa"/>
              <w:right w:w="100" w:type="dxa"/>
            </w:tcMar>
          </w:tcPr>
          <w:p w14:paraId="4A8F21F8" w14:textId="4DD50FC1" w:rsidR="00E53084" w:rsidRPr="006226B0" w:rsidDel="00E1020B" w:rsidRDefault="00E53084" w:rsidP="00D9742C">
            <w:pPr>
              <w:widowControl w:val="0"/>
              <w:spacing w:after="0" w:line="240" w:lineRule="auto"/>
              <w:rPr>
                <w:moveFrom w:id="1626" w:author="Chasco, Brandon Edward" w:date="2020-08-26T11:39:00Z"/>
              </w:rPr>
            </w:pPr>
            <w:moveFrom w:id="1627" w:author="Chasco, Brandon Edward" w:date="2020-08-26T11:39:00Z">
              <w:r w:rsidRPr="006226B0" w:rsidDel="00E1020B">
                <w:t>Grande Rhonde and Wallowa</w:t>
              </w:r>
            </w:moveFrom>
          </w:p>
        </w:tc>
        <w:tc>
          <w:tcPr>
            <w:tcW w:w="1530" w:type="dxa"/>
            <w:tcMar>
              <w:top w:w="100" w:type="dxa"/>
              <w:left w:w="100" w:type="dxa"/>
              <w:bottom w:w="100" w:type="dxa"/>
              <w:right w:w="100" w:type="dxa"/>
            </w:tcMar>
          </w:tcPr>
          <w:p w14:paraId="7016F431" w14:textId="01CA35A9" w:rsidR="00E53084" w:rsidRPr="006226B0" w:rsidDel="00E1020B" w:rsidRDefault="00E53084" w:rsidP="00D9742C">
            <w:pPr>
              <w:widowControl w:val="0"/>
              <w:spacing w:after="0" w:line="240" w:lineRule="auto"/>
              <w:jc w:val="right"/>
              <w:rPr>
                <w:moveFrom w:id="1628" w:author="Chasco, Brandon Edward" w:date="2020-08-26T11:39:00Z"/>
              </w:rPr>
            </w:pPr>
            <w:moveFrom w:id="1629" w:author="Chasco, Brandon Edward" w:date="2020-08-26T11:39:00Z">
              <w:r w:rsidRPr="006226B0" w:rsidDel="00E1020B">
                <w:t>16,956</w:t>
              </w:r>
            </w:moveFrom>
          </w:p>
        </w:tc>
        <w:tc>
          <w:tcPr>
            <w:tcW w:w="1440" w:type="dxa"/>
            <w:tcMar>
              <w:top w:w="100" w:type="dxa"/>
              <w:left w:w="100" w:type="dxa"/>
              <w:bottom w:w="100" w:type="dxa"/>
              <w:right w:w="100" w:type="dxa"/>
            </w:tcMar>
          </w:tcPr>
          <w:p w14:paraId="3BA2F87B" w14:textId="45794001" w:rsidR="00E53084" w:rsidRPr="006226B0" w:rsidDel="00E1020B" w:rsidRDefault="00E53084" w:rsidP="00D9742C">
            <w:pPr>
              <w:widowControl w:val="0"/>
              <w:spacing w:after="0" w:line="240" w:lineRule="auto"/>
              <w:jc w:val="right"/>
              <w:rPr>
                <w:moveFrom w:id="1630" w:author="Chasco, Brandon Edward" w:date="2020-08-26T11:39:00Z"/>
              </w:rPr>
            </w:pPr>
            <w:moveFrom w:id="1631" w:author="Chasco, Brandon Edward" w:date="2020-08-26T11:39:00Z">
              <w:r w:rsidRPr="006226B0" w:rsidDel="00E1020B">
                <w:t>5,636</w:t>
              </w:r>
            </w:moveFrom>
          </w:p>
        </w:tc>
      </w:tr>
      <w:tr w:rsidR="00E53084" w:rsidRPr="006226B0" w:rsidDel="00E1020B" w14:paraId="5FC48942" w14:textId="7A8FFF86" w:rsidTr="00D9742C">
        <w:tc>
          <w:tcPr>
            <w:tcW w:w="4938" w:type="dxa"/>
            <w:tcMar>
              <w:top w:w="100" w:type="dxa"/>
              <w:left w:w="100" w:type="dxa"/>
              <w:bottom w:w="100" w:type="dxa"/>
              <w:right w:w="100" w:type="dxa"/>
            </w:tcMar>
          </w:tcPr>
          <w:p w14:paraId="47AAB5CC" w14:textId="2B9D4673" w:rsidR="00E53084" w:rsidRPr="006226B0" w:rsidDel="00E1020B" w:rsidRDefault="00E53084" w:rsidP="00D9742C">
            <w:pPr>
              <w:widowControl w:val="0"/>
              <w:spacing w:after="0" w:line="240" w:lineRule="auto"/>
              <w:rPr>
                <w:moveFrom w:id="1632" w:author="Chasco, Brandon Edward" w:date="2020-08-26T11:39:00Z"/>
              </w:rPr>
            </w:pPr>
            <w:moveFrom w:id="1633" w:author="Chasco, Brandon Edward" w:date="2020-08-26T11:39:00Z">
              <w:r w:rsidRPr="006226B0" w:rsidDel="00E1020B">
                <w:t>Imnaha, Pahsimeroi, South Fork Salmon</w:t>
              </w:r>
            </w:moveFrom>
          </w:p>
        </w:tc>
        <w:tc>
          <w:tcPr>
            <w:tcW w:w="1530" w:type="dxa"/>
            <w:tcMar>
              <w:top w:w="100" w:type="dxa"/>
              <w:left w:w="100" w:type="dxa"/>
              <w:bottom w:w="100" w:type="dxa"/>
              <w:right w:w="100" w:type="dxa"/>
            </w:tcMar>
          </w:tcPr>
          <w:p w14:paraId="7B0D363C" w14:textId="4BA46DF6" w:rsidR="00E53084" w:rsidRPr="006226B0" w:rsidDel="00E1020B" w:rsidRDefault="00E53084" w:rsidP="00D9742C">
            <w:pPr>
              <w:widowControl w:val="0"/>
              <w:spacing w:after="0" w:line="240" w:lineRule="auto"/>
              <w:jc w:val="right"/>
              <w:rPr>
                <w:moveFrom w:id="1634" w:author="Chasco, Brandon Edward" w:date="2020-08-26T11:39:00Z"/>
              </w:rPr>
            </w:pPr>
            <w:moveFrom w:id="1635" w:author="Chasco, Brandon Edward" w:date="2020-08-26T11:39:00Z">
              <w:r w:rsidRPr="006226B0" w:rsidDel="00E1020B">
                <w:t>60,215</w:t>
              </w:r>
            </w:moveFrom>
          </w:p>
        </w:tc>
        <w:tc>
          <w:tcPr>
            <w:tcW w:w="1440" w:type="dxa"/>
            <w:tcMar>
              <w:top w:w="100" w:type="dxa"/>
              <w:left w:w="100" w:type="dxa"/>
              <w:bottom w:w="100" w:type="dxa"/>
              <w:right w:w="100" w:type="dxa"/>
            </w:tcMar>
          </w:tcPr>
          <w:p w14:paraId="44E6A7EA" w14:textId="7E1B5B71" w:rsidR="00E53084" w:rsidRPr="006226B0" w:rsidDel="00E1020B" w:rsidRDefault="00E53084" w:rsidP="00D9742C">
            <w:pPr>
              <w:widowControl w:val="0"/>
              <w:spacing w:after="0" w:line="240" w:lineRule="auto"/>
              <w:jc w:val="right"/>
              <w:rPr>
                <w:moveFrom w:id="1636" w:author="Chasco, Brandon Edward" w:date="2020-08-26T11:39:00Z"/>
              </w:rPr>
            </w:pPr>
            <w:moveFrom w:id="1637" w:author="Chasco, Brandon Edward" w:date="2020-08-26T11:39:00Z">
              <w:r w:rsidRPr="006226B0" w:rsidDel="00E1020B">
                <w:t>14,622</w:t>
              </w:r>
            </w:moveFrom>
          </w:p>
        </w:tc>
      </w:tr>
      <w:tr w:rsidR="00E53084" w:rsidRPr="006226B0" w:rsidDel="00E1020B" w14:paraId="0E2F9DDF" w14:textId="7EC3CB6D" w:rsidTr="00D9742C">
        <w:tc>
          <w:tcPr>
            <w:tcW w:w="4938" w:type="dxa"/>
            <w:tcMar>
              <w:top w:w="100" w:type="dxa"/>
              <w:left w:w="100" w:type="dxa"/>
              <w:bottom w:w="100" w:type="dxa"/>
              <w:right w:w="100" w:type="dxa"/>
            </w:tcMar>
          </w:tcPr>
          <w:p w14:paraId="11D28D3C" w14:textId="014AB317" w:rsidR="00E53084" w:rsidRPr="006226B0" w:rsidDel="00E1020B" w:rsidRDefault="00E53084" w:rsidP="00D9742C">
            <w:pPr>
              <w:widowControl w:val="0"/>
              <w:spacing w:after="0" w:line="240" w:lineRule="auto"/>
              <w:rPr>
                <w:moveFrom w:id="1638" w:author="Chasco, Brandon Edward" w:date="2020-08-26T11:39:00Z"/>
              </w:rPr>
            </w:pPr>
            <w:moveFrom w:id="1639" w:author="Chasco, Brandon Edward" w:date="2020-08-26T11:39:00Z">
              <w:r w:rsidRPr="006226B0" w:rsidDel="00E1020B">
                <w:t>Little Salmon</w:t>
              </w:r>
            </w:moveFrom>
          </w:p>
        </w:tc>
        <w:tc>
          <w:tcPr>
            <w:tcW w:w="1530" w:type="dxa"/>
            <w:tcMar>
              <w:top w:w="100" w:type="dxa"/>
              <w:left w:w="100" w:type="dxa"/>
              <w:bottom w:w="100" w:type="dxa"/>
              <w:right w:w="100" w:type="dxa"/>
            </w:tcMar>
          </w:tcPr>
          <w:p w14:paraId="5580EB9F" w14:textId="29C53320" w:rsidR="00E53084" w:rsidRPr="006226B0" w:rsidDel="00E1020B" w:rsidRDefault="00E53084" w:rsidP="00D9742C">
            <w:pPr>
              <w:widowControl w:val="0"/>
              <w:spacing w:after="0" w:line="240" w:lineRule="auto"/>
              <w:jc w:val="right"/>
              <w:rPr>
                <w:moveFrom w:id="1640" w:author="Chasco, Brandon Edward" w:date="2020-08-26T11:39:00Z"/>
              </w:rPr>
            </w:pPr>
            <w:moveFrom w:id="1641" w:author="Chasco, Brandon Edward" w:date="2020-08-26T11:39:00Z">
              <w:r w:rsidRPr="006226B0" w:rsidDel="00E1020B">
                <w:t>69,016</w:t>
              </w:r>
            </w:moveFrom>
          </w:p>
        </w:tc>
        <w:tc>
          <w:tcPr>
            <w:tcW w:w="1440" w:type="dxa"/>
            <w:tcMar>
              <w:top w:w="100" w:type="dxa"/>
              <w:left w:w="100" w:type="dxa"/>
              <w:bottom w:w="100" w:type="dxa"/>
              <w:right w:w="100" w:type="dxa"/>
            </w:tcMar>
          </w:tcPr>
          <w:p w14:paraId="4DDC0EC6" w14:textId="0D472E31" w:rsidR="00E53084" w:rsidRPr="006226B0" w:rsidDel="00E1020B" w:rsidRDefault="00E53084" w:rsidP="00D9742C">
            <w:pPr>
              <w:widowControl w:val="0"/>
              <w:spacing w:after="0" w:line="240" w:lineRule="auto"/>
              <w:jc w:val="right"/>
              <w:rPr>
                <w:moveFrom w:id="1642" w:author="Chasco, Brandon Edward" w:date="2020-08-26T11:39:00Z"/>
              </w:rPr>
            </w:pPr>
            <w:moveFrom w:id="1643" w:author="Chasco, Brandon Edward" w:date="2020-08-26T11:39:00Z">
              <w:r w:rsidRPr="006226B0" w:rsidDel="00E1020B">
                <w:t>8</w:t>
              </w:r>
            </w:moveFrom>
          </w:p>
        </w:tc>
      </w:tr>
      <w:tr w:rsidR="00E53084" w:rsidRPr="006226B0" w:rsidDel="00E1020B" w14:paraId="69964BDC" w14:textId="0E8DDE1C" w:rsidTr="00D9742C">
        <w:tc>
          <w:tcPr>
            <w:tcW w:w="4938" w:type="dxa"/>
            <w:tcMar>
              <w:top w:w="100" w:type="dxa"/>
              <w:left w:w="100" w:type="dxa"/>
              <w:bottom w:w="100" w:type="dxa"/>
              <w:right w:w="100" w:type="dxa"/>
            </w:tcMar>
          </w:tcPr>
          <w:p w14:paraId="53C8229E" w14:textId="386010F1" w:rsidR="00E53084" w:rsidRPr="006226B0" w:rsidDel="00E1020B" w:rsidRDefault="00E53084" w:rsidP="00D9742C">
            <w:pPr>
              <w:widowControl w:val="0"/>
              <w:spacing w:after="0" w:line="240" w:lineRule="auto"/>
              <w:rPr>
                <w:moveFrom w:id="1644" w:author="Chasco, Brandon Edward" w:date="2020-08-26T11:39:00Z"/>
              </w:rPr>
            </w:pPr>
            <w:moveFrom w:id="1645" w:author="Chasco, Brandon Edward" w:date="2020-08-26T11:39:00Z">
              <w:r w:rsidRPr="006226B0" w:rsidDel="00E1020B">
                <w:t>Lower Snake and Tucannon</w:t>
              </w:r>
            </w:moveFrom>
          </w:p>
        </w:tc>
        <w:tc>
          <w:tcPr>
            <w:tcW w:w="1530" w:type="dxa"/>
            <w:tcMar>
              <w:top w:w="100" w:type="dxa"/>
              <w:left w:w="100" w:type="dxa"/>
              <w:bottom w:w="100" w:type="dxa"/>
              <w:right w:w="100" w:type="dxa"/>
            </w:tcMar>
          </w:tcPr>
          <w:p w14:paraId="3FE4E07D" w14:textId="5876C4D7" w:rsidR="00E53084" w:rsidRPr="006226B0" w:rsidDel="00E1020B" w:rsidRDefault="00E53084" w:rsidP="00D9742C">
            <w:pPr>
              <w:widowControl w:val="0"/>
              <w:spacing w:after="0" w:line="240" w:lineRule="auto"/>
              <w:jc w:val="right"/>
              <w:rPr>
                <w:moveFrom w:id="1646" w:author="Chasco, Brandon Edward" w:date="2020-08-26T11:39:00Z"/>
              </w:rPr>
            </w:pPr>
            <w:moveFrom w:id="1647" w:author="Chasco, Brandon Edward" w:date="2020-08-26T11:39:00Z">
              <w:r w:rsidRPr="006226B0" w:rsidDel="00E1020B">
                <w:t>11,125</w:t>
              </w:r>
            </w:moveFrom>
          </w:p>
        </w:tc>
        <w:tc>
          <w:tcPr>
            <w:tcW w:w="1440" w:type="dxa"/>
            <w:tcMar>
              <w:top w:w="100" w:type="dxa"/>
              <w:left w:w="100" w:type="dxa"/>
              <w:bottom w:w="100" w:type="dxa"/>
              <w:right w:w="100" w:type="dxa"/>
            </w:tcMar>
          </w:tcPr>
          <w:p w14:paraId="4A84F420" w14:textId="5F6A5D65" w:rsidR="00E53084" w:rsidRPr="006226B0" w:rsidDel="00E1020B" w:rsidRDefault="00E53084" w:rsidP="00D9742C">
            <w:pPr>
              <w:widowControl w:val="0"/>
              <w:spacing w:after="0" w:line="240" w:lineRule="auto"/>
              <w:jc w:val="right"/>
              <w:rPr>
                <w:moveFrom w:id="1648" w:author="Chasco, Brandon Edward" w:date="2020-08-26T11:39:00Z"/>
              </w:rPr>
            </w:pPr>
            <w:moveFrom w:id="1649" w:author="Chasco, Brandon Edward" w:date="2020-08-26T11:39:00Z">
              <w:r w:rsidRPr="006226B0" w:rsidDel="00E1020B">
                <w:t>988</w:t>
              </w:r>
            </w:moveFrom>
          </w:p>
        </w:tc>
      </w:tr>
      <w:tr w:rsidR="00E53084" w:rsidRPr="006226B0" w:rsidDel="00E1020B" w14:paraId="321015A9" w14:textId="3FA31BA1" w:rsidTr="00D9742C">
        <w:tc>
          <w:tcPr>
            <w:tcW w:w="4938" w:type="dxa"/>
            <w:tcMar>
              <w:top w:w="100" w:type="dxa"/>
              <w:left w:w="100" w:type="dxa"/>
              <w:bottom w:w="100" w:type="dxa"/>
              <w:right w:w="100" w:type="dxa"/>
            </w:tcMar>
          </w:tcPr>
          <w:p w14:paraId="45E927C4" w14:textId="738E99A8" w:rsidR="00E53084" w:rsidRPr="006226B0" w:rsidDel="00E1020B" w:rsidRDefault="00E53084" w:rsidP="00D9742C">
            <w:pPr>
              <w:widowControl w:val="0"/>
              <w:spacing w:after="0" w:line="240" w:lineRule="auto"/>
              <w:rPr>
                <w:moveFrom w:id="1650" w:author="Chasco, Brandon Edward" w:date="2020-08-26T11:39:00Z"/>
              </w:rPr>
            </w:pPr>
            <w:moveFrom w:id="1651" w:author="Chasco, Brandon Edward" w:date="2020-08-26T11:39:00Z">
              <w:r w:rsidRPr="006226B0" w:rsidDel="00E1020B">
                <w:t>Middle Fork Salmon</w:t>
              </w:r>
            </w:moveFrom>
          </w:p>
        </w:tc>
        <w:tc>
          <w:tcPr>
            <w:tcW w:w="1530" w:type="dxa"/>
            <w:tcMar>
              <w:top w:w="100" w:type="dxa"/>
              <w:left w:w="100" w:type="dxa"/>
              <w:bottom w:w="100" w:type="dxa"/>
              <w:right w:w="100" w:type="dxa"/>
            </w:tcMar>
          </w:tcPr>
          <w:p w14:paraId="1CA752D0" w14:textId="40A9B8CB" w:rsidR="00E53084" w:rsidRPr="006226B0" w:rsidDel="00E1020B" w:rsidRDefault="00E53084" w:rsidP="00D9742C">
            <w:pPr>
              <w:widowControl w:val="0"/>
              <w:spacing w:after="0" w:line="240" w:lineRule="auto"/>
              <w:jc w:val="right"/>
              <w:rPr>
                <w:moveFrom w:id="1652" w:author="Chasco, Brandon Edward" w:date="2020-08-26T11:39:00Z"/>
              </w:rPr>
            </w:pPr>
            <w:moveFrom w:id="1653" w:author="Chasco, Brandon Edward" w:date="2020-08-26T11:39:00Z">
              <w:r w:rsidRPr="006226B0" w:rsidDel="00E1020B">
                <w:t>0</w:t>
              </w:r>
            </w:moveFrom>
          </w:p>
        </w:tc>
        <w:tc>
          <w:tcPr>
            <w:tcW w:w="1440" w:type="dxa"/>
            <w:tcMar>
              <w:top w:w="100" w:type="dxa"/>
              <w:left w:w="100" w:type="dxa"/>
              <w:bottom w:w="100" w:type="dxa"/>
              <w:right w:w="100" w:type="dxa"/>
            </w:tcMar>
          </w:tcPr>
          <w:p w14:paraId="5A20A969" w14:textId="4A2319D7" w:rsidR="00E53084" w:rsidRPr="006226B0" w:rsidDel="00E1020B" w:rsidRDefault="00E53084" w:rsidP="00D9742C">
            <w:pPr>
              <w:widowControl w:val="0"/>
              <w:spacing w:after="0" w:line="240" w:lineRule="auto"/>
              <w:jc w:val="right"/>
              <w:rPr>
                <w:moveFrom w:id="1654" w:author="Chasco, Brandon Edward" w:date="2020-08-26T11:39:00Z"/>
              </w:rPr>
            </w:pPr>
            <w:moveFrom w:id="1655" w:author="Chasco, Brandon Edward" w:date="2020-08-26T11:39:00Z">
              <w:r w:rsidRPr="006226B0" w:rsidDel="00E1020B">
                <w:t>3,714</w:t>
              </w:r>
            </w:moveFrom>
          </w:p>
        </w:tc>
      </w:tr>
      <w:tr w:rsidR="00E53084" w:rsidRPr="006226B0" w:rsidDel="00E1020B" w14:paraId="228719CC" w14:textId="2ABAF7D3" w:rsidTr="00D9742C">
        <w:tc>
          <w:tcPr>
            <w:tcW w:w="4938" w:type="dxa"/>
            <w:tcBorders>
              <w:bottom w:val="single" w:sz="4" w:space="0" w:color="000000"/>
            </w:tcBorders>
            <w:tcMar>
              <w:top w:w="100" w:type="dxa"/>
              <w:left w:w="100" w:type="dxa"/>
              <w:bottom w:w="100" w:type="dxa"/>
              <w:right w:w="100" w:type="dxa"/>
            </w:tcMar>
          </w:tcPr>
          <w:p w14:paraId="2E1BB92E" w14:textId="7DB45563" w:rsidR="00E53084" w:rsidRPr="006226B0" w:rsidDel="00E1020B" w:rsidRDefault="00E53084" w:rsidP="00D9742C">
            <w:pPr>
              <w:widowControl w:val="0"/>
              <w:spacing w:after="0" w:line="240" w:lineRule="auto"/>
              <w:rPr>
                <w:moveFrom w:id="1656" w:author="Chasco, Brandon Edward" w:date="2020-08-26T11:39:00Z"/>
              </w:rPr>
            </w:pPr>
            <w:moveFrom w:id="1657" w:author="Chasco, Brandon Edward" w:date="2020-08-26T11:39:00Z">
              <w:r w:rsidRPr="006226B0" w:rsidDel="00E1020B">
                <w:t>Upper Salmon River (above Yankee Fork) and Lemhi</w:t>
              </w:r>
            </w:moveFrom>
          </w:p>
        </w:tc>
        <w:tc>
          <w:tcPr>
            <w:tcW w:w="1530" w:type="dxa"/>
            <w:tcBorders>
              <w:bottom w:val="single" w:sz="4" w:space="0" w:color="000000"/>
            </w:tcBorders>
            <w:tcMar>
              <w:top w:w="100" w:type="dxa"/>
              <w:left w:w="100" w:type="dxa"/>
              <w:bottom w:w="100" w:type="dxa"/>
              <w:right w:w="100" w:type="dxa"/>
            </w:tcMar>
          </w:tcPr>
          <w:p w14:paraId="789BE9CE" w14:textId="0A3CBFDD" w:rsidR="00E53084" w:rsidRPr="006226B0" w:rsidDel="00E1020B" w:rsidRDefault="00E53084" w:rsidP="00D9742C">
            <w:pPr>
              <w:widowControl w:val="0"/>
              <w:spacing w:after="0" w:line="240" w:lineRule="auto"/>
              <w:jc w:val="right"/>
              <w:rPr>
                <w:moveFrom w:id="1658" w:author="Chasco, Brandon Edward" w:date="2020-08-26T11:39:00Z"/>
              </w:rPr>
            </w:pPr>
            <w:moveFrom w:id="1659" w:author="Chasco, Brandon Edward" w:date="2020-08-26T11:39:00Z">
              <w:r w:rsidRPr="006226B0" w:rsidDel="00E1020B">
                <w:t>5,589</w:t>
              </w:r>
            </w:moveFrom>
          </w:p>
        </w:tc>
        <w:tc>
          <w:tcPr>
            <w:tcW w:w="1440" w:type="dxa"/>
            <w:tcBorders>
              <w:bottom w:val="single" w:sz="4" w:space="0" w:color="000000"/>
            </w:tcBorders>
            <w:tcMar>
              <w:top w:w="100" w:type="dxa"/>
              <w:left w:w="100" w:type="dxa"/>
              <w:bottom w:w="100" w:type="dxa"/>
              <w:right w:w="100" w:type="dxa"/>
            </w:tcMar>
          </w:tcPr>
          <w:p w14:paraId="10658AB6" w14:textId="57992F5D" w:rsidR="00E53084" w:rsidRPr="006226B0" w:rsidDel="00E1020B" w:rsidRDefault="00E53084" w:rsidP="00D9742C">
            <w:pPr>
              <w:widowControl w:val="0"/>
              <w:spacing w:after="0" w:line="240" w:lineRule="auto"/>
              <w:jc w:val="right"/>
              <w:rPr>
                <w:moveFrom w:id="1660" w:author="Chasco, Brandon Edward" w:date="2020-08-26T11:39:00Z"/>
              </w:rPr>
            </w:pPr>
            <w:moveFrom w:id="1661" w:author="Chasco, Brandon Edward" w:date="2020-08-26T11:39:00Z">
              <w:r w:rsidRPr="006226B0" w:rsidDel="00E1020B">
                <w:t>4,384</w:t>
              </w:r>
            </w:moveFrom>
          </w:p>
        </w:tc>
      </w:tr>
      <w:tr w:rsidR="00E53084" w:rsidRPr="006226B0" w:rsidDel="00E1020B" w14:paraId="0CA7CCF0" w14:textId="7BB83057" w:rsidTr="00D9742C">
        <w:tc>
          <w:tcPr>
            <w:tcW w:w="4938" w:type="dxa"/>
            <w:tcBorders>
              <w:top w:val="single" w:sz="4" w:space="0" w:color="000000"/>
              <w:bottom w:val="single" w:sz="4" w:space="0" w:color="000000"/>
            </w:tcBorders>
            <w:tcMar>
              <w:top w:w="100" w:type="dxa"/>
              <w:left w:w="100" w:type="dxa"/>
              <w:bottom w:w="100" w:type="dxa"/>
              <w:right w:w="100" w:type="dxa"/>
            </w:tcMar>
          </w:tcPr>
          <w:p w14:paraId="33F56AFF" w14:textId="61C228DA" w:rsidR="00E53084" w:rsidRPr="006226B0" w:rsidDel="00E1020B" w:rsidRDefault="00E53084" w:rsidP="00D9742C">
            <w:pPr>
              <w:widowControl w:val="0"/>
              <w:spacing w:after="0" w:line="240" w:lineRule="auto"/>
              <w:rPr>
                <w:moveFrom w:id="1662" w:author="Chasco, Brandon Edward" w:date="2020-08-26T11:39:00Z"/>
              </w:rPr>
            </w:pPr>
            <w:moveFrom w:id="1663" w:author="Chasco, Brandon Edward" w:date="2020-08-26T11:39:00Z">
              <w:r w:rsidRPr="006226B0" w:rsidDel="00E1020B">
                <w:t>Total</w:t>
              </w:r>
            </w:moveFrom>
          </w:p>
        </w:tc>
        <w:tc>
          <w:tcPr>
            <w:tcW w:w="1530" w:type="dxa"/>
            <w:tcBorders>
              <w:top w:val="single" w:sz="4" w:space="0" w:color="000000"/>
              <w:bottom w:val="single" w:sz="4" w:space="0" w:color="000000"/>
            </w:tcBorders>
            <w:tcMar>
              <w:top w:w="100" w:type="dxa"/>
              <w:left w:w="100" w:type="dxa"/>
              <w:bottom w:w="100" w:type="dxa"/>
              <w:right w:w="100" w:type="dxa"/>
            </w:tcMar>
          </w:tcPr>
          <w:p w14:paraId="691681D7" w14:textId="70A60CCF" w:rsidR="00E53084" w:rsidRPr="006226B0" w:rsidDel="00E1020B" w:rsidRDefault="00E53084" w:rsidP="00D9742C">
            <w:pPr>
              <w:widowControl w:val="0"/>
              <w:spacing w:after="0" w:line="240" w:lineRule="auto"/>
              <w:jc w:val="right"/>
              <w:rPr>
                <w:moveFrom w:id="1664" w:author="Chasco, Brandon Edward" w:date="2020-08-26T11:39:00Z"/>
              </w:rPr>
            </w:pPr>
            <w:moveFrom w:id="1665" w:author="Chasco, Brandon Edward" w:date="2020-08-26T11:39:00Z">
              <w:r w:rsidRPr="006226B0" w:rsidDel="00E1020B">
                <w:t>251,796</w:t>
              </w:r>
            </w:moveFrom>
          </w:p>
        </w:tc>
        <w:tc>
          <w:tcPr>
            <w:tcW w:w="1440" w:type="dxa"/>
            <w:tcBorders>
              <w:top w:val="single" w:sz="4" w:space="0" w:color="000000"/>
              <w:bottom w:val="single" w:sz="4" w:space="0" w:color="000000"/>
            </w:tcBorders>
            <w:tcMar>
              <w:top w:w="100" w:type="dxa"/>
              <w:left w:w="100" w:type="dxa"/>
              <w:bottom w:w="100" w:type="dxa"/>
              <w:right w:w="100" w:type="dxa"/>
            </w:tcMar>
          </w:tcPr>
          <w:p w14:paraId="1F8000B4" w14:textId="2D464455" w:rsidR="00E53084" w:rsidRPr="006226B0" w:rsidDel="00E1020B" w:rsidRDefault="00E53084" w:rsidP="00D9742C">
            <w:pPr>
              <w:widowControl w:val="0"/>
              <w:spacing w:after="0" w:line="240" w:lineRule="auto"/>
              <w:jc w:val="right"/>
              <w:rPr>
                <w:moveFrom w:id="1666" w:author="Chasco, Brandon Edward" w:date="2020-08-26T11:39:00Z"/>
              </w:rPr>
            </w:pPr>
            <w:moveFrom w:id="1667" w:author="Chasco, Brandon Edward" w:date="2020-08-26T11:39:00Z">
              <w:r w:rsidRPr="006226B0" w:rsidDel="00E1020B">
                <w:t>33,864</w:t>
              </w:r>
            </w:moveFrom>
          </w:p>
        </w:tc>
      </w:tr>
    </w:tbl>
    <w:p w14:paraId="7F6FDB2C" w14:textId="64237409" w:rsidR="00D27709" w:rsidDel="00E1020B" w:rsidRDefault="00D27709" w:rsidP="00CB353E">
      <w:pPr>
        <w:pBdr>
          <w:top w:val="nil"/>
          <w:left w:val="nil"/>
          <w:bottom w:val="nil"/>
          <w:right w:val="nil"/>
          <w:between w:val="nil"/>
        </w:pBdr>
        <w:spacing w:after="200"/>
        <w:rPr>
          <w:moveFrom w:id="1668" w:author="Chasco, Brandon Edward" w:date="2020-08-26T11:39:00Z"/>
          <w:color w:val="000000"/>
        </w:rPr>
      </w:pPr>
    </w:p>
    <w:moveFromRangeEnd w:id="1609"/>
    <w:p w14:paraId="12D0C6EA" w14:textId="202F031A" w:rsidR="00D27709" w:rsidRDefault="00D27709">
      <w:pPr>
        <w:rPr>
          <w:color w:val="000000"/>
        </w:rPr>
      </w:pPr>
      <w:del w:id="1669" w:author="Chasco, Brandon Edward" w:date="2020-08-26T11:40:00Z">
        <w:r w:rsidDel="00E1020B">
          <w:rPr>
            <w:color w:val="000000"/>
          </w:rPr>
          <w:br w:type="page"/>
        </w:r>
      </w:del>
    </w:p>
    <w:p w14:paraId="7B1122B8" w14:textId="364F63E7" w:rsidR="00E53084" w:rsidRPr="00B166D4" w:rsidDel="00E1020B" w:rsidRDefault="00CB353E" w:rsidP="00CB353E">
      <w:pPr>
        <w:pBdr>
          <w:top w:val="nil"/>
          <w:left w:val="nil"/>
          <w:bottom w:val="nil"/>
          <w:right w:val="nil"/>
          <w:between w:val="nil"/>
        </w:pBdr>
        <w:spacing w:after="200"/>
        <w:rPr>
          <w:del w:id="1670" w:author="Chasco, Brandon Edward" w:date="2020-08-26T11:40:00Z"/>
          <w:color w:val="000000"/>
        </w:rPr>
      </w:pPr>
      <w:del w:id="1671" w:author="Chasco, Brandon Edward" w:date="2020-08-26T11:40:00Z">
        <w:r w:rsidDel="00E1020B">
          <w:rPr>
            <w:color w:val="000000"/>
          </w:rPr>
          <w:fldChar w:fldCharType="begin"/>
        </w:r>
        <w:r w:rsidDel="00E1020B">
          <w:rPr>
            <w:color w:val="000000"/>
          </w:rPr>
          <w:delInstrText xml:space="preserve"> REF _Ref39754194 \h </w:delInstrText>
        </w:r>
        <w:r w:rsidDel="00E1020B">
          <w:rPr>
            <w:color w:val="000000"/>
          </w:rPr>
        </w:r>
        <w:r w:rsidDel="00E1020B">
          <w:rPr>
            <w:color w:val="000000"/>
          </w:rPr>
          <w:fldChar w:fldCharType="separate"/>
        </w:r>
        <w:r w:rsidR="00D27709" w:rsidDel="00E1020B">
          <w:delText xml:space="preserve">Table </w:delText>
        </w:r>
        <w:r w:rsidR="00D27709" w:rsidDel="00E1020B">
          <w:rPr>
            <w:noProof/>
          </w:rPr>
          <w:delText>2</w:delText>
        </w:r>
        <w:r w:rsidR="00D27709" w:rsidDel="00E1020B">
          <w:delText xml:space="preserve">. </w:delText>
        </w:r>
        <w:r w:rsidR="00D27709" w:rsidRPr="00B166D4" w:rsidDel="00E1020B">
          <w:delText xml:space="preserve">Description of the environmental variable names, the years of available data, and the </w:delText>
        </w:r>
        <w:r w:rsidR="00D27709" w:rsidRPr="00532405" w:rsidDel="00E1020B">
          <w:delText>website location of the data.</w:delText>
        </w:r>
        <w:r w:rsidDel="00E1020B">
          <w:rPr>
            <w:color w:val="000000"/>
          </w:rPr>
          <w:fldChar w:fldCharType="end"/>
        </w:r>
        <w:r w:rsidDel="00E1020B">
          <w:rPr>
            <w:color w:val="000000"/>
          </w:rPr>
          <w:delText xml:space="preserve"> </w:delText>
        </w:r>
      </w:del>
    </w:p>
    <w:tbl>
      <w:tblPr>
        <w:tblStyle w:val="a0"/>
        <w:tblW w:w="9795" w:type="dxa"/>
        <w:tblBorders>
          <w:top w:val="nil"/>
          <w:left w:val="nil"/>
          <w:bottom w:val="nil"/>
          <w:right w:val="nil"/>
          <w:insideH w:val="nil"/>
          <w:insideV w:val="nil"/>
        </w:tblBorders>
        <w:tblLayout w:type="fixed"/>
        <w:tblLook w:val="0600" w:firstRow="0" w:lastRow="0" w:firstColumn="0" w:lastColumn="0" w:noHBand="1" w:noVBand="1"/>
      </w:tblPr>
      <w:tblGrid>
        <w:gridCol w:w="1800"/>
        <w:gridCol w:w="2985"/>
        <w:gridCol w:w="1395"/>
        <w:gridCol w:w="3615"/>
      </w:tblGrid>
      <w:tr w:rsidR="00E53084" w:rsidRPr="006226B0" w:rsidDel="00E1020B" w14:paraId="17244DB8" w14:textId="1FAB995F" w:rsidTr="00D9742C">
        <w:trPr>
          <w:trHeight w:val="660"/>
          <w:del w:id="1672" w:author="Chasco, Brandon Edward" w:date="2020-08-26T11:40:00Z"/>
        </w:trPr>
        <w:tc>
          <w:tcPr>
            <w:tcW w:w="1800" w:type="dxa"/>
            <w:tcBorders>
              <w:top w:val="single" w:sz="8" w:space="0" w:color="000000"/>
              <w:left w:val="nil"/>
              <w:bottom w:val="single" w:sz="8" w:space="0" w:color="000000"/>
              <w:right w:val="nil"/>
            </w:tcBorders>
            <w:tcMar>
              <w:top w:w="100" w:type="dxa"/>
              <w:left w:w="100" w:type="dxa"/>
              <w:bottom w:w="100" w:type="dxa"/>
              <w:right w:w="100" w:type="dxa"/>
            </w:tcMar>
          </w:tcPr>
          <w:p w14:paraId="5B6DD3DE" w14:textId="1EB872F5" w:rsidR="00E53084" w:rsidRPr="00B166D4" w:rsidDel="00E1020B" w:rsidRDefault="00E53084" w:rsidP="00D9742C">
            <w:pPr>
              <w:spacing w:after="0" w:line="240" w:lineRule="auto"/>
              <w:ind w:left="100"/>
              <w:rPr>
                <w:del w:id="1673" w:author="Chasco, Brandon Edward" w:date="2020-08-26T11:40:00Z"/>
                <w:b/>
                <w:sz w:val="18"/>
                <w:szCs w:val="18"/>
              </w:rPr>
            </w:pPr>
            <w:del w:id="1674" w:author="Chasco, Brandon Edward" w:date="2020-08-26T11:40:00Z">
              <w:r w:rsidRPr="00B166D4" w:rsidDel="00E1020B">
                <w:rPr>
                  <w:b/>
                  <w:sz w:val="18"/>
                  <w:szCs w:val="18"/>
                </w:rPr>
                <w:delText>Variable</w:delText>
              </w:r>
            </w:del>
          </w:p>
        </w:tc>
        <w:tc>
          <w:tcPr>
            <w:tcW w:w="2985" w:type="dxa"/>
            <w:tcBorders>
              <w:top w:val="single" w:sz="8" w:space="0" w:color="000000"/>
              <w:left w:val="nil"/>
              <w:bottom w:val="single" w:sz="8" w:space="0" w:color="000000"/>
              <w:right w:val="nil"/>
            </w:tcBorders>
            <w:tcMar>
              <w:top w:w="100" w:type="dxa"/>
              <w:left w:w="100" w:type="dxa"/>
              <w:bottom w:w="100" w:type="dxa"/>
              <w:right w:w="100" w:type="dxa"/>
            </w:tcMar>
          </w:tcPr>
          <w:p w14:paraId="1F65E290" w14:textId="251ED2E8" w:rsidR="00E53084" w:rsidRPr="00B166D4" w:rsidDel="00E1020B" w:rsidRDefault="00E53084" w:rsidP="00D9742C">
            <w:pPr>
              <w:spacing w:after="0" w:line="240" w:lineRule="auto"/>
              <w:ind w:left="100"/>
              <w:rPr>
                <w:del w:id="1675" w:author="Chasco, Brandon Edward" w:date="2020-08-26T11:40:00Z"/>
                <w:b/>
                <w:sz w:val="18"/>
                <w:szCs w:val="18"/>
              </w:rPr>
            </w:pPr>
            <w:del w:id="1676" w:author="Chasco, Brandon Edward" w:date="2020-08-26T11:40:00Z">
              <w:r w:rsidRPr="00B166D4" w:rsidDel="00E1020B">
                <w:rPr>
                  <w:b/>
                  <w:sz w:val="18"/>
                  <w:szCs w:val="18"/>
                </w:rPr>
                <w:delText>Description</w:delText>
              </w:r>
            </w:del>
          </w:p>
        </w:tc>
        <w:tc>
          <w:tcPr>
            <w:tcW w:w="1395" w:type="dxa"/>
            <w:tcBorders>
              <w:top w:val="single" w:sz="8" w:space="0" w:color="000000"/>
              <w:left w:val="nil"/>
              <w:bottom w:val="single" w:sz="8" w:space="0" w:color="000000"/>
              <w:right w:val="nil"/>
            </w:tcBorders>
            <w:tcMar>
              <w:top w:w="100" w:type="dxa"/>
              <w:left w:w="100" w:type="dxa"/>
              <w:bottom w:w="100" w:type="dxa"/>
              <w:right w:w="100" w:type="dxa"/>
            </w:tcMar>
          </w:tcPr>
          <w:p w14:paraId="22B16BE8" w14:textId="2A8DE713" w:rsidR="00E53084" w:rsidRPr="00B166D4" w:rsidDel="00E1020B" w:rsidRDefault="00E53084" w:rsidP="00D9742C">
            <w:pPr>
              <w:spacing w:after="0" w:line="240" w:lineRule="auto"/>
              <w:ind w:left="100"/>
              <w:rPr>
                <w:del w:id="1677" w:author="Chasco, Brandon Edward" w:date="2020-08-26T11:40:00Z"/>
                <w:b/>
                <w:sz w:val="18"/>
                <w:szCs w:val="18"/>
              </w:rPr>
            </w:pPr>
            <w:del w:id="1678" w:author="Chasco, Brandon Edward" w:date="2020-08-26T11:40:00Z">
              <w:r w:rsidRPr="00B166D4" w:rsidDel="00E1020B">
                <w:rPr>
                  <w:b/>
                  <w:sz w:val="18"/>
                  <w:szCs w:val="18"/>
                </w:rPr>
                <w:delText>Years Available</w:delText>
              </w:r>
            </w:del>
          </w:p>
        </w:tc>
        <w:tc>
          <w:tcPr>
            <w:tcW w:w="3615" w:type="dxa"/>
            <w:tcBorders>
              <w:top w:val="single" w:sz="8" w:space="0" w:color="000000"/>
              <w:left w:val="nil"/>
              <w:bottom w:val="single" w:sz="8" w:space="0" w:color="000000"/>
              <w:right w:val="nil"/>
            </w:tcBorders>
            <w:tcMar>
              <w:top w:w="100" w:type="dxa"/>
              <w:left w:w="100" w:type="dxa"/>
              <w:bottom w:w="100" w:type="dxa"/>
              <w:right w:w="100" w:type="dxa"/>
            </w:tcMar>
          </w:tcPr>
          <w:p w14:paraId="0B856299" w14:textId="45E5E5BF" w:rsidR="00E53084" w:rsidRPr="00B166D4" w:rsidDel="00E1020B" w:rsidRDefault="00E53084" w:rsidP="00D9742C">
            <w:pPr>
              <w:spacing w:after="0" w:line="240" w:lineRule="auto"/>
              <w:ind w:left="100"/>
              <w:rPr>
                <w:del w:id="1679" w:author="Chasco, Brandon Edward" w:date="2020-08-26T11:40:00Z"/>
                <w:b/>
                <w:sz w:val="18"/>
                <w:szCs w:val="18"/>
              </w:rPr>
            </w:pPr>
            <w:del w:id="1680" w:author="Chasco, Brandon Edward" w:date="2020-08-26T11:40:00Z">
              <w:r w:rsidRPr="00B166D4" w:rsidDel="00E1020B">
                <w:rPr>
                  <w:b/>
                  <w:sz w:val="18"/>
                  <w:szCs w:val="18"/>
                </w:rPr>
                <w:delText>URL / Source</w:delText>
              </w:r>
            </w:del>
          </w:p>
        </w:tc>
      </w:tr>
      <w:tr w:rsidR="00E53084" w:rsidRPr="006226B0" w:rsidDel="00E1020B" w14:paraId="3852E32C" w14:textId="38CAE528" w:rsidTr="00D9742C">
        <w:trPr>
          <w:trHeight w:val="800"/>
          <w:del w:id="1681" w:author="Chasco, Brandon Edward" w:date="2020-08-26T11:40:00Z"/>
        </w:trPr>
        <w:tc>
          <w:tcPr>
            <w:tcW w:w="1800" w:type="dxa"/>
            <w:tcBorders>
              <w:top w:val="nil"/>
              <w:left w:val="nil"/>
              <w:bottom w:val="nil"/>
              <w:right w:val="nil"/>
            </w:tcBorders>
            <w:shd w:val="clear" w:color="auto" w:fill="C0C0C0"/>
            <w:tcMar>
              <w:top w:w="100" w:type="dxa"/>
              <w:left w:w="100" w:type="dxa"/>
              <w:bottom w:w="100" w:type="dxa"/>
              <w:right w:w="100" w:type="dxa"/>
            </w:tcMar>
          </w:tcPr>
          <w:p w14:paraId="66C63FEB" w14:textId="152781D8" w:rsidR="00E53084" w:rsidRPr="006226B0" w:rsidDel="00E1020B" w:rsidRDefault="00E53084" w:rsidP="00D9742C">
            <w:pPr>
              <w:spacing w:after="0" w:line="240" w:lineRule="auto"/>
              <w:ind w:left="100"/>
              <w:rPr>
                <w:del w:id="1682" w:author="Chasco, Brandon Edward" w:date="2020-08-26T11:40:00Z"/>
                <w:b/>
                <w:sz w:val="18"/>
                <w:szCs w:val="18"/>
              </w:rPr>
            </w:pPr>
            <w:del w:id="1683" w:author="Chasco, Brandon Edward" w:date="2020-08-26T11:40:00Z">
              <w:r w:rsidRPr="006226B0" w:rsidDel="00E1020B">
                <w:rPr>
                  <w:b/>
                  <w:sz w:val="18"/>
                  <w:szCs w:val="18"/>
                </w:rPr>
                <w:delText>CRflow.spr</w:delText>
              </w:r>
            </w:del>
          </w:p>
          <w:p w14:paraId="5E8EFD6D" w14:textId="27ACF504" w:rsidR="00E53084" w:rsidRPr="006226B0" w:rsidDel="00E1020B" w:rsidRDefault="00E53084" w:rsidP="00D9742C">
            <w:pPr>
              <w:spacing w:after="0" w:line="240" w:lineRule="auto"/>
              <w:ind w:left="100"/>
              <w:rPr>
                <w:del w:id="1684" w:author="Chasco, Brandon Edward" w:date="2020-08-26T11:40:00Z"/>
                <w:b/>
                <w:sz w:val="18"/>
                <w:szCs w:val="18"/>
              </w:rPr>
            </w:pPr>
            <w:del w:id="1685" w:author="Chasco, Brandon Edward" w:date="2020-08-26T11:40:00Z">
              <w:r w:rsidRPr="006226B0" w:rsidDel="00E1020B">
                <w:rPr>
                  <w:b/>
                  <w:sz w:val="18"/>
                  <w:szCs w:val="18"/>
                </w:rPr>
                <w:delText>CRflow.sum</w:delText>
              </w:r>
            </w:del>
          </w:p>
        </w:tc>
        <w:tc>
          <w:tcPr>
            <w:tcW w:w="2985" w:type="dxa"/>
            <w:tcBorders>
              <w:top w:val="nil"/>
              <w:left w:val="nil"/>
              <w:bottom w:val="nil"/>
              <w:right w:val="nil"/>
            </w:tcBorders>
            <w:shd w:val="clear" w:color="auto" w:fill="C0C0C0"/>
            <w:tcMar>
              <w:top w:w="100" w:type="dxa"/>
              <w:left w:w="100" w:type="dxa"/>
              <w:bottom w:w="100" w:type="dxa"/>
              <w:right w:w="100" w:type="dxa"/>
            </w:tcMar>
          </w:tcPr>
          <w:p w14:paraId="2E9D1D62" w14:textId="3140611D" w:rsidR="00E53084" w:rsidRPr="006226B0" w:rsidDel="00E1020B" w:rsidRDefault="00E53084" w:rsidP="00D9742C">
            <w:pPr>
              <w:spacing w:after="0" w:line="240" w:lineRule="auto"/>
              <w:ind w:left="100"/>
              <w:rPr>
                <w:del w:id="1686" w:author="Chasco, Brandon Edward" w:date="2020-08-26T11:40:00Z"/>
                <w:sz w:val="18"/>
                <w:szCs w:val="18"/>
              </w:rPr>
            </w:pPr>
            <w:del w:id="1687" w:author="Chasco, Brandon Edward" w:date="2020-08-26T11:40:00Z">
              <w:r w:rsidRPr="006226B0" w:rsidDel="00E1020B">
                <w:rPr>
                  <w:sz w:val="18"/>
                  <w:szCs w:val="18"/>
                </w:rPr>
                <w:delText>Seasonal Columbia River flow as measured at The Dalles Dam (USGS site 14105700)</w:delText>
              </w:r>
            </w:del>
          </w:p>
        </w:tc>
        <w:tc>
          <w:tcPr>
            <w:tcW w:w="1395" w:type="dxa"/>
            <w:tcBorders>
              <w:top w:val="nil"/>
              <w:left w:val="nil"/>
              <w:bottom w:val="nil"/>
              <w:right w:val="nil"/>
            </w:tcBorders>
            <w:shd w:val="clear" w:color="auto" w:fill="C0C0C0"/>
            <w:tcMar>
              <w:top w:w="100" w:type="dxa"/>
              <w:left w:w="100" w:type="dxa"/>
              <w:bottom w:w="100" w:type="dxa"/>
              <w:right w:w="100" w:type="dxa"/>
            </w:tcMar>
          </w:tcPr>
          <w:p w14:paraId="5C7D09D3" w14:textId="0DDA5407" w:rsidR="00E53084" w:rsidRPr="006226B0" w:rsidDel="00E1020B" w:rsidRDefault="00E53084" w:rsidP="00D9742C">
            <w:pPr>
              <w:spacing w:after="0" w:line="240" w:lineRule="auto"/>
              <w:ind w:left="100"/>
              <w:rPr>
                <w:del w:id="1688" w:author="Chasco, Brandon Edward" w:date="2020-08-26T11:40:00Z"/>
                <w:sz w:val="18"/>
                <w:szCs w:val="18"/>
              </w:rPr>
            </w:pPr>
            <w:del w:id="1689" w:author="Chasco, Brandon Edward" w:date="2020-08-26T11:40:00Z">
              <w:r w:rsidRPr="006226B0" w:rsidDel="00E1020B">
                <w:rPr>
                  <w:sz w:val="18"/>
                  <w:szCs w:val="18"/>
                </w:rPr>
                <w:delText>1978-present</w:delText>
              </w:r>
            </w:del>
          </w:p>
        </w:tc>
        <w:tc>
          <w:tcPr>
            <w:tcW w:w="3615" w:type="dxa"/>
            <w:tcBorders>
              <w:top w:val="nil"/>
              <w:left w:val="nil"/>
              <w:bottom w:val="nil"/>
              <w:right w:val="nil"/>
            </w:tcBorders>
            <w:shd w:val="clear" w:color="auto" w:fill="C0C0C0"/>
            <w:tcMar>
              <w:top w:w="100" w:type="dxa"/>
              <w:left w:w="100" w:type="dxa"/>
              <w:bottom w:w="100" w:type="dxa"/>
              <w:right w:w="100" w:type="dxa"/>
            </w:tcMar>
          </w:tcPr>
          <w:p w14:paraId="43EEB998" w14:textId="0BD656C1" w:rsidR="00E53084" w:rsidRPr="006226B0" w:rsidDel="00E1020B" w:rsidRDefault="00E53084" w:rsidP="00D9742C">
            <w:pPr>
              <w:spacing w:after="0" w:line="240" w:lineRule="auto"/>
              <w:ind w:left="100"/>
              <w:rPr>
                <w:del w:id="1690" w:author="Chasco, Brandon Edward" w:date="2020-08-26T11:40:00Z"/>
                <w:sz w:val="18"/>
                <w:szCs w:val="18"/>
              </w:rPr>
            </w:pPr>
            <w:del w:id="1691" w:author="Chasco, Brandon Edward" w:date="2020-08-26T11:40:00Z">
              <w:r w:rsidRPr="006226B0" w:rsidDel="00E1020B">
                <w:rPr>
                  <w:sz w:val="18"/>
                  <w:szCs w:val="18"/>
                </w:rPr>
                <w:delText>http://waterservices.usgs.gov/rest/DV-Service.html</w:delText>
              </w:r>
            </w:del>
          </w:p>
        </w:tc>
      </w:tr>
      <w:tr w:rsidR="00E53084" w:rsidRPr="006226B0" w:rsidDel="00E1020B" w14:paraId="46D07ABE" w14:textId="2637E71F" w:rsidTr="00D9742C">
        <w:trPr>
          <w:trHeight w:val="860"/>
          <w:del w:id="1692" w:author="Chasco, Brandon Edward" w:date="2020-08-26T11:40:00Z"/>
        </w:trPr>
        <w:tc>
          <w:tcPr>
            <w:tcW w:w="1800" w:type="dxa"/>
            <w:tcBorders>
              <w:top w:val="nil"/>
              <w:left w:val="nil"/>
              <w:bottom w:val="nil"/>
              <w:right w:val="nil"/>
            </w:tcBorders>
            <w:tcMar>
              <w:top w:w="100" w:type="dxa"/>
              <w:left w:w="100" w:type="dxa"/>
              <w:bottom w:w="100" w:type="dxa"/>
              <w:right w:w="100" w:type="dxa"/>
            </w:tcMar>
          </w:tcPr>
          <w:p w14:paraId="5EE1D87D" w14:textId="5AC60E77" w:rsidR="00E53084" w:rsidRPr="006226B0" w:rsidDel="00E1020B" w:rsidRDefault="00E53084" w:rsidP="00D9742C">
            <w:pPr>
              <w:spacing w:after="0" w:line="240" w:lineRule="auto"/>
              <w:ind w:left="100"/>
              <w:rPr>
                <w:del w:id="1693" w:author="Chasco, Brandon Edward" w:date="2020-08-26T11:40:00Z"/>
                <w:b/>
                <w:sz w:val="18"/>
                <w:szCs w:val="18"/>
              </w:rPr>
            </w:pPr>
            <w:del w:id="1694" w:author="Chasco, Brandon Edward" w:date="2020-08-26T11:40:00Z">
              <w:r w:rsidRPr="006226B0" w:rsidDel="00E1020B">
                <w:rPr>
                  <w:b/>
                  <w:sz w:val="18"/>
                  <w:szCs w:val="18"/>
                </w:rPr>
                <w:delText>CRtemp.spr</w:delText>
              </w:r>
            </w:del>
          </w:p>
          <w:p w14:paraId="193B1485" w14:textId="7B25CA63" w:rsidR="00E53084" w:rsidRPr="006226B0" w:rsidDel="00E1020B" w:rsidRDefault="00E53084" w:rsidP="00D9742C">
            <w:pPr>
              <w:spacing w:after="0" w:line="240" w:lineRule="auto"/>
              <w:ind w:left="100"/>
              <w:rPr>
                <w:del w:id="1695" w:author="Chasco, Brandon Edward" w:date="2020-08-26T11:40:00Z"/>
                <w:b/>
                <w:sz w:val="18"/>
                <w:szCs w:val="18"/>
              </w:rPr>
            </w:pPr>
            <w:del w:id="1696" w:author="Chasco, Brandon Edward" w:date="2020-08-26T11:40:00Z">
              <w:r w:rsidRPr="006226B0" w:rsidDel="00E1020B">
                <w:rPr>
                  <w:b/>
                  <w:sz w:val="18"/>
                  <w:szCs w:val="18"/>
                </w:rPr>
                <w:delText>CRtemp.sum</w:delText>
              </w:r>
            </w:del>
          </w:p>
        </w:tc>
        <w:tc>
          <w:tcPr>
            <w:tcW w:w="2985" w:type="dxa"/>
            <w:tcBorders>
              <w:top w:val="nil"/>
              <w:left w:val="nil"/>
              <w:bottom w:val="nil"/>
              <w:right w:val="nil"/>
            </w:tcBorders>
            <w:tcMar>
              <w:top w:w="100" w:type="dxa"/>
              <w:left w:w="100" w:type="dxa"/>
              <w:bottom w:w="100" w:type="dxa"/>
              <w:right w:w="100" w:type="dxa"/>
            </w:tcMar>
          </w:tcPr>
          <w:p w14:paraId="0A8EF561" w14:textId="60EFF051" w:rsidR="00E53084" w:rsidRPr="006226B0" w:rsidDel="00E1020B" w:rsidRDefault="00E53084" w:rsidP="00D9742C">
            <w:pPr>
              <w:spacing w:after="0" w:line="240" w:lineRule="auto"/>
              <w:ind w:left="100"/>
              <w:rPr>
                <w:del w:id="1697" w:author="Chasco, Brandon Edward" w:date="2020-08-26T11:40:00Z"/>
                <w:sz w:val="18"/>
                <w:szCs w:val="18"/>
              </w:rPr>
            </w:pPr>
            <w:del w:id="1698" w:author="Chasco, Brandon Edward" w:date="2020-08-26T11:40:00Z">
              <w:r w:rsidRPr="006226B0" w:rsidDel="00E1020B">
                <w:rPr>
                  <w:sz w:val="18"/>
                  <w:szCs w:val="18"/>
                </w:rPr>
                <w:delText>Seasonal Columbia River temperatures at The Dalles Dam (USGS site 14105700)</w:delText>
              </w:r>
            </w:del>
          </w:p>
        </w:tc>
        <w:tc>
          <w:tcPr>
            <w:tcW w:w="1395" w:type="dxa"/>
            <w:tcBorders>
              <w:top w:val="nil"/>
              <w:left w:val="nil"/>
              <w:bottom w:val="nil"/>
              <w:right w:val="nil"/>
            </w:tcBorders>
            <w:tcMar>
              <w:top w:w="100" w:type="dxa"/>
              <w:left w:w="100" w:type="dxa"/>
              <w:bottom w:w="100" w:type="dxa"/>
              <w:right w:w="100" w:type="dxa"/>
            </w:tcMar>
          </w:tcPr>
          <w:p w14:paraId="29685385" w14:textId="6FE3434B" w:rsidR="00E53084" w:rsidRPr="006226B0" w:rsidDel="00E1020B" w:rsidRDefault="00E53084" w:rsidP="00D9742C">
            <w:pPr>
              <w:spacing w:after="0" w:line="240" w:lineRule="auto"/>
              <w:ind w:left="100"/>
              <w:rPr>
                <w:del w:id="1699" w:author="Chasco, Brandon Edward" w:date="2020-08-26T11:40:00Z"/>
                <w:sz w:val="18"/>
                <w:szCs w:val="18"/>
              </w:rPr>
            </w:pPr>
            <w:del w:id="1700" w:author="Chasco, Brandon Edward" w:date="2020-08-26T11:40:00Z">
              <w:r w:rsidRPr="006226B0" w:rsidDel="00E1020B">
                <w:rPr>
                  <w:sz w:val="18"/>
                  <w:szCs w:val="18"/>
                </w:rPr>
                <w:delText>1997-present</w:delText>
              </w:r>
            </w:del>
          </w:p>
        </w:tc>
        <w:tc>
          <w:tcPr>
            <w:tcW w:w="3615" w:type="dxa"/>
            <w:tcBorders>
              <w:top w:val="nil"/>
              <w:left w:val="nil"/>
              <w:bottom w:val="nil"/>
              <w:right w:val="nil"/>
            </w:tcBorders>
            <w:tcMar>
              <w:top w:w="100" w:type="dxa"/>
              <w:left w:w="100" w:type="dxa"/>
              <w:bottom w:w="100" w:type="dxa"/>
              <w:right w:w="100" w:type="dxa"/>
            </w:tcMar>
          </w:tcPr>
          <w:p w14:paraId="2258E185" w14:textId="7C99755A" w:rsidR="00E53084" w:rsidRPr="006226B0" w:rsidDel="00E1020B" w:rsidRDefault="00E53084" w:rsidP="00D9742C">
            <w:pPr>
              <w:spacing w:after="0" w:line="240" w:lineRule="auto"/>
              <w:ind w:left="100"/>
              <w:rPr>
                <w:del w:id="1701" w:author="Chasco, Brandon Edward" w:date="2020-08-26T11:40:00Z"/>
                <w:sz w:val="18"/>
                <w:szCs w:val="18"/>
              </w:rPr>
            </w:pPr>
            <w:del w:id="1702" w:author="Chasco, Brandon Edward" w:date="2020-08-26T11:40:00Z">
              <w:r w:rsidRPr="006226B0" w:rsidDel="00E1020B">
                <w:rPr>
                  <w:sz w:val="18"/>
                  <w:szCs w:val="18"/>
                </w:rPr>
                <w:delText>http://waterservices.usgs.gov/rest/DV-Service.html</w:delText>
              </w:r>
            </w:del>
          </w:p>
        </w:tc>
      </w:tr>
      <w:tr w:rsidR="00E53084" w:rsidRPr="006226B0" w:rsidDel="00E1020B" w14:paraId="4FFF7CAF" w14:textId="31304C75" w:rsidTr="00D9742C">
        <w:trPr>
          <w:trHeight w:val="1060"/>
          <w:del w:id="1703" w:author="Chasco, Brandon Edward" w:date="2020-08-26T11:40:00Z"/>
        </w:trPr>
        <w:tc>
          <w:tcPr>
            <w:tcW w:w="1800" w:type="dxa"/>
            <w:tcBorders>
              <w:top w:val="nil"/>
              <w:left w:val="nil"/>
              <w:bottom w:val="nil"/>
              <w:right w:val="nil"/>
            </w:tcBorders>
            <w:shd w:val="clear" w:color="auto" w:fill="C0C0C0"/>
            <w:tcMar>
              <w:top w:w="100" w:type="dxa"/>
              <w:left w:w="100" w:type="dxa"/>
              <w:bottom w:w="100" w:type="dxa"/>
              <w:right w:w="100" w:type="dxa"/>
            </w:tcMar>
          </w:tcPr>
          <w:p w14:paraId="4701932E" w14:textId="49AA599E" w:rsidR="00E53084" w:rsidRPr="006226B0" w:rsidDel="00E1020B" w:rsidRDefault="00E53084" w:rsidP="00D9742C">
            <w:pPr>
              <w:spacing w:after="0" w:line="240" w:lineRule="auto"/>
              <w:ind w:left="100"/>
              <w:rPr>
                <w:del w:id="1704" w:author="Chasco, Brandon Edward" w:date="2020-08-26T11:40:00Z"/>
                <w:b/>
                <w:sz w:val="18"/>
                <w:szCs w:val="18"/>
              </w:rPr>
            </w:pPr>
            <w:del w:id="1705" w:author="Chasco, Brandon Edward" w:date="2020-08-26T11:40:00Z">
              <w:r w:rsidRPr="006226B0" w:rsidDel="00E1020B">
                <w:rPr>
                  <w:b/>
                  <w:sz w:val="18"/>
                  <w:szCs w:val="18"/>
                </w:rPr>
                <w:delText>cui.win</w:delText>
              </w:r>
            </w:del>
          </w:p>
          <w:p w14:paraId="2278227B" w14:textId="273CD592" w:rsidR="00E53084" w:rsidRPr="006226B0" w:rsidDel="00E1020B" w:rsidRDefault="00E53084" w:rsidP="00D9742C">
            <w:pPr>
              <w:spacing w:after="0" w:line="240" w:lineRule="auto"/>
              <w:ind w:left="100"/>
              <w:rPr>
                <w:del w:id="1706" w:author="Chasco, Brandon Edward" w:date="2020-08-26T11:40:00Z"/>
                <w:b/>
                <w:sz w:val="18"/>
                <w:szCs w:val="18"/>
              </w:rPr>
            </w:pPr>
            <w:del w:id="1707" w:author="Chasco, Brandon Edward" w:date="2020-08-26T11:40:00Z">
              <w:r w:rsidRPr="006226B0" w:rsidDel="00E1020B">
                <w:rPr>
                  <w:b/>
                  <w:sz w:val="18"/>
                  <w:szCs w:val="18"/>
                </w:rPr>
                <w:delText>cui.spr</w:delText>
              </w:r>
            </w:del>
          </w:p>
          <w:p w14:paraId="75CF8932" w14:textId="63DA0D57" w:rsidR="00E53084" w:rsidRPr="006226B0" w:rsidDel="00E1020B" w:rsidRDefault="00E53084" w:rsidP="00D9742C">
            <w:pPr>
              <w:spacing w:after="0" w:line="240" w:lineRule="auto"/>
              <w:ind w:left="100"/>
              <w:rPr>
                <w:del w:id="1708" w:author="Chasco, Brandon Edward" w:date="2020-08-26T11:40:00Z"/>
                <w:b/>
                <w:sz w:val="18"/>
                <w:szCs w:val="18"/>
              </w:rPr>
            </w:pPr>
            <w:del w:id="1709" w:author="Chasco, Brandon Edward" w:date="2020-08-26T11:40:00Z">
              <w:r w:rsidRPr="006226B0" w:rsidDel="00E1020B">
                <w:rPr>
                  <w:b/>
                  <w:sz w:val="18"/>
                  <w:szCs w:val="18"/>
                </w:rPr>
                <w:delText>cui.sum</w:delText>
              </w:r>
            </w:del>
          </w:p>
          <w:p w14:paraId="35CF2C11" w14:textId="3F3EB180" w:rsidR="00E53084" w:rsidRPr="006226B0" w:rsidDel="00E1020B" w:rsidRDefault="00E53084" w:rsidP="00D9742C">
            <w:pPr>
              <w:spacing w:after="0" w:line="240" w:lineRule="auto"/>
              <w:ind w:left="100"/>
              <w:rPr>
                <w:del w:id="1710" w:author="Chasco, Brandon Edward" w:date="2020-08-26T11:40:00Z"/>
                <w:b/>
                <w:sz w:val="18"/>
                <w:szCs w:val="18"/>
              </w:rPr>
            </w:pPr>
            <w:del w:id="1711" w:author="Chasco, Brandon Edward" w:date="2020-08-26T11:40:00Z">
              <w:r w:rsidRPr="006226B0" w:rsidDel="00E1020B">
                <w:rPr>
                  <w:b/>
                  <w:sz w:val="18"/>
                  <w:szCs w:val="18"/>
                </w:rPr>
                <w:delText>cui.aut</w:delText>
              </w:r>
            </w:del>
          </w:p>
        </w:tc>
        <w:tc>
          <w:tcPr>
            <w:tcW w:w="2985" w:type="dxa"/>
            <w:tcBorders>
              <w:top w:val="nil"/>
              <w:left w:val="nil"/>
              <w:bottom w:val="nil"/>
              <w:right w:val="nil"/>
            </w:tcBorders>
            <w:shd w:val="clear" w:color="auto" w:fill="C0C0C0"/>
            <w:tcMar>
              <w:top w:w="100" w:type="dxa"/>
              <w:left w:w="100" w:type="dxa"/>
              <w:bottom w:w="100" w:type="dxa"/>
              <w:right w:w="100" w:type="dxa"/>
            </w:tcMar>
          </w:tcPr>
          <w:p w14:paraId="67DA470A" w14:textId="632C4EBE" w:rsidR="00E53084" w:rsidRPr="006226B0" w:rsidDel="00E1020B" w:rsidRDefault="00E53084" w:rsidP="00D9742C">
            <w:pPr>
              <w:spacing w:after="0" w:line="240" w:lineRule="auto"/>
              <w:ind w:left="100"/>
              <w:rPr>
                <w:del w:id="1712" w:author="Chasco, Brandon Edward" w:date="2020-08-26T11:40:00Z"/>
                <w:sz w:val="18"/>
                <w:szCs w:val="18"/>
              </w:rPr>
            </w:pPr>
            <w:del w:id="1713" w:author="Chasco, Brandon Edward" w:date="2020-08-26T11:40:00Z">
              <w:r w:rsidRPr="006226B0" w:rsidDel="00E1020B">
                <w:rPr>
                  <w:sz w:val="18"/>
                  <w:szCs w:val="18"/>
                </w:rPr>
                <w:delText>Seasonal coastal upwelling index</w:delText>
              </w:r>
            </w:del>
          </w:p>
        </w:tc>
        <w:tc>
          <w:tcPr>
            <w:tcW w:w="1395" w:type="dxa"/>
            <w:tcBorders>
              <w:top w:val="nil"/>
              <w:left w:val="nil"/>
              <w:bottom w:val="nil"/>
              <w:right w:val="nil"/>
            </w:tcBorders>
            <w:shd w:val="clear" w:color="auto" w:fill="C0C0C0"/>
            <w:tcMar>
              <w:top w:w="100" w:type="dxa"/>
              <w:left w:w="100" w:type="dxa"/>
              <w:bottom w:w="100" w:type="dxa"/>
              <w:right w:w="100" w:type="dxa"/>
            </w:tcMar>
          </w:tcPr>
          <w:p w14:paraId="3BE433AF" w14:textId="35D5C7A9" w:rsidR="00E53084" w:rsidRPr="006226B0" w:rsidDel="00E1020B" w:rsidRDefault="00E53084" w:rsidP="00D9742C">
            <w:pPr>
              <w:spacing w:after="0" w:line="240" w:lineRule="auto"/>
              <w:ind w:left="100"/>
              <w:rPr>
                <w:del w:id="1714" w:author="Chasco, Brandon Edward" w:date="2020-08-26T11:40:00Z"/>
                <w:sz w:val="18"/>
                <w:szCs w:val="18"/>
              </w:rPr>
            </w:pPr>
            <w:del w:id="1715" w:author="Chasco, Brandon Edward" w:date="2020-08-26T11:40:00Z">
              <w:r w:rsidRPr="006226B0" w:rsidDel="00E1020B">
                <w:rPr>
                  <w:sz w:val="18"/>
                  <w:szCs w:val="18"/>
                </w:rPr>
                <w:delText>1946-present</w:delText>
              </w:r>
            </w:del>
          </w:p>
        </w:tc>
        <w:tc>
          <w:tcPr>
            <w:tcW w:w="3615" w:type="dxa"/>
            <w:tcBorders>
              <w:top w:val="nil"/>
              <w:left w:val="nil"/>
              <w:bottom w:val="nil"/>
              <w:right w:val="nil"/>
            </w:tcBorders>
            <w:shd w:val="clear" w:color="auto" w:fill="C0C0C0"/>
            <w:tcMar>
              <w:top w:w="100" w:type="dxa"/>
              <w:left w:w="100" w:type="dxa"/>
              <w:bottom w:w="100" w:type="dxa"/>
              <w:right w:w="100" w:type="dxa"/>
            </w:tcMar>
          </w:tcPr>
          <w:p w14:paraId="3C9F8D60" w14:textId="655962CD" w:rsidR="00E53084" w:rsidRPr="006226B0" w:rsidDel="00E1020B" w:rsidRDefault="00E53084" w:rsidP="00D9742C">
            <w:pPr>
              <w:spacing w:after="0" w:line="240" w:lineRule="auto"/>
              <w:ind w:left="100"/>
              <w:rPr>
                <w:del w:id="1716" w:author="Chasco, Brandon Edward" w:date="2020-08-26T11:40:00Z"/>
                <w:sz w:val="18"/>
                <w:szCs w:val="18"/>
              </w:rPr>
            </w:pPr>
            <w:del w:id="1717" w:author="Chasco, Brandon Edward" w:date="2020-08-26T11:40:00Z">
              <w:r w:rsidRPr="006226B0" w:rsidDel="00E1020B">
                <w:rPr>
                  <w:sz w:val="18"/>
                  <w:szCs w:val="18"/>
                </w:rPr>
                <w:delText>http://www.pfeg.noaa.gov/products/PFELData/upwell/monthly/upanoms.mon</w:delText>
              </w:r>
            </w:del>
          </w:p>
        </w:tc>
      </w:tr>
      <w:tr w:rsidR="00E53084" w:rsidRPr="006226B0" w:rsidDel="00E1020B" w14:paraId="3864AFB7" w14:textId="201F6299" w:rsidTr="00D9742C">
        <w:trPr>
          <w:trHeight w:val="1060"/>
          <w:del w:id="1718" w:author="Chasco, Brandon Edward" w:date="2020-08-26T11:40:00Z"/>
        </w:trPr>
        <w:tc>
          <w:tcPr>
            <w:tcW w:w="1800" w:type="dxa"/>
            <w:tcBorders>
              <w:top w:val="nil"/>
              <w:left w:val="nil"/>
              <w:bottom w:val="nil"/>
              <w:right w:val="nil"/>
            </w:tcBorders>
            <w:tcMar>
              <w:top w:w="100" w:type="dxa"/>
              <w:left w:w="100" w:type="dxa"/>
              <w:bottom w:w="100" w:type="dxa"/>
              <w:right w:w="100" w:type="dxa"/>
            </w:tcMar>
          </w:tcPr>
          <w:p w14:paraId="175F1321" w14:textId="24F1F341" w:rsidR="00E53084" w:rsidRPr="006226B0" w:rsidDel="00E1020B" w:rsidRDefault="00E53084" w:rsidP="00D9742C">
            <w:pPr>
              <w:spacing w:after="0" w:line="240" w:lineRule="auto"/>
              <w:ind w:left="100"/>
              <w:rPr>
                <w:del w:id="1719" w:author="Chasco, Brandon Edward" w:date="2020-08-26T11:40:00Z"/>
                <w:b/>
                <w:sz w:val="18"/>
                <w:szCs w:val="18"/>
              </w:rPr>
            </w:pPr>
            <w:del w:id="1720" w:author="Chasco, Brandon Edward" w:date="2020-08-26T11:40:00Z">
              <w:r w:rsidRPr="006226B0" w:rsidDel="00E1020B">
                <w:rPr>
                  <w:b/>
                  <w:sz w:val="18"/>
                  <w:szCs w:val="18"/>
                </w:rPr>
                <w:delText>mei.win</w:delText>
              </w:r>
            </w:del>
          </w:p>
          <w:p w14:paraId="356D8C64" w14:textId="710DDAC7" w:rsidR="00E53084" w:rsidRPr="006226B0" w:rsidDel="00E1020B" w:rsidRDefault="00E53084" w:rsidP="00D9742C">
            <w:pPr>
              <w:spacing w:after="0" w:line="240" w:lineRule="auto"/>
              <w:ind w:left="100"/>
              <w:rPr>
                <w:del w:id="1721" w:author="Chasco, Brandon Edward" w:date="2020-08-26T11:40:00Z"/>
                <w:b/>
                <w:sz w:val="18"/>
                <w:szCs w:val="18"/>
              </w:rPr>
            </w:pPr>
            <w:del w:id="1722" w:author="Chasco, Brandon Edward" w:date="2020-08-26T11:40:00Z">
              <w:r w:rsidRPr="006226B0" w:rsidDel="00E1020B">
                <w:rPr>
                  <w:b/>
                  <w:sz w:val="18"/>
                  <w:szCs w:val="18"/>
                </w:rPr>
                <w:delText>mei.spr</w:delText>
              </w:r>
            </w:del>
          </w:p>
          <w:p w14:paraId="46AFA308" w14:textId="3B8F0026" w:rsidR="00E53084" w:rsidRPr="006226B0" w:rsidDel="00E1020B" w:rsidRDefault="00E53084" w:rsidP="00D9742C">
            <w:pPr>
              <w:spacing w:after="0" w:line="240" w:lineRule="auto"/>
              <w:ind w:left="100"/>
              <w:rPr>
                <w:del w:id="1723" w:author="Chasco, Brandon Edward" w:date="2020-08-26T11:40:00Z"/>
                <w:b/>
                <w:sz w:val="18"/>
                <w:szCs w:val="18"/>
              </w:rPr>
            </w:pPr>
            <w:del w:id="1724" w:author="Chasco, Brandon Edward" w:date="2020-08-26T11:40:00Z">
              <w:r w:rsidRPr="006226B0" w:rsidDel="00E1020B">
                <w:rPr>
                  <w:b/>
                  <w:sz w:val="18"/>
                  <w:szCs w:val="18"/>
                </w:rPr>
                <w:delText>mei.sum</w:delText>
              </w:r>
            </w:del>
          </w:p>
          <w:p w14:paraId="5B0E476A" w14:textId="0940B9CE" w:rsidR="00E53084" w:rsidRPr="006226B0" w:rsidDel="00E1020B" w:rsidRDefault="00E53084" w:rsidP="00D9742C">
            <w:pPr>
              <w:spacing w:after="0" w:line="240" w:lineRule="auto"/>
              <w:ind w:left="100"/>
              <w:rPr>
                <w:del w:id="1725" w:author="Chasco, Brandon Edward" w:date="2020-08-26T11:40:00Z"/>
                <w:b/>
                <w:sz w:val="18"/>
                <w:szCs w:val="18"/>
              </w:rPr>
            </w:pPr>
            <w:del w:id="1726" w:author="Chasco, Brandon Edward" w:date="2020-08-26T11:40:00Z">
              <w:r w:rsidRPr="006226B0" w:rsidDel="00E1020B">
                <w:rPr>
                  <w:b/>
                  <w:sz w:val="18"/>
                  <w:szCs w:val="18"/>
                </w:rPr>
                <w:delText>mei.aut</w:delText>
              </w:r>
            </w:del>
          </w:p>
        </w:tc>
        <w:tc>
          <w:tcPr>
            <w:tcW w:w="2985" w:type="dxa"/>
            <w:tcBorders>
              <w:top w:val="nil"/>
              <w:left w:val="nil"/>
              <w:bottom w:val="nil"/>
              <w:right w:val="nil"/>
            </w:tcBorders>
            <w:tcMar>
              <w:top w:w="100" w:type="dxa"/>
              <w:left w:w="100" w:type="dxa"/>
              <w:bottom w:w="100" w:type="dxa"/>
              <w:right w:w="100" w:type="dxa"/>
            </w:tcMar>
          </w:tcPr>
          <w:p w14:paraId="4DD6A1B9" w14:textId="1324C837" w:rsidR="00E53084" w:rsidRPr="006226B0" w:rsidDel="00E1020B" w:rsidRDefault="00E53084" w:rsidP="00D9742C">
            <w:pPr>
              <w:spacing w:after="0" w:line="240" w:lineRule="auto"/>
              <w:ind w:left="100"/>
              <w:rPr>
                <w:del w:id="1727" w:author="Chasco, Brandon Edward" w:date="2020-08-26T11:40:00Z"/>
                <w:sz w:val="18"/>
                <w:szCs w:val="18"/>
              </w:rPr>
            </w:pPr>
            <w:del w:id="1728" w:author="Chasco, Brandon Edward" w:date="2020-08-26T11:40:00Z">
              <w:r w:rsidRPr="006226B0" w:rsidDel="00E1020B">
                <w:rPr>
                  <w:sz w:val="18"/>
                  <w:szCs w:val="18"/>
                </w:rPr>
                <w:delText>Seasonal Multivariate ENSO Index</w:delText>
              </w:r>
            </w:del>
          </w:p>
        </w:tc>
        <w:tc>
          <w:tcPr>
            <w:tcW w:w="1395" w:type="dxa"/>
            <w:tcBorders>
              <w:top w:val="nil"/>
              <w:left w:val="nil"/>
              <w:bottom w:val="nil"/>
              <w:right w:val="nil"/>
            </w:tcBorders>
            <w:tcMar>
              <w:top w:w="100" w:type="dxa"/>
              <w:left w:w="100" w:type="dxa"/>
              <w:bottom w:w="100" w:type="dxa"/>
              <w:right w:w="100" w:type="dxa"/>
            </w:tcMar>
          </w:tcPr>
          <w:p w14:paraId="3E07057B" w14:textId="05219830" w:rsidR="00E53084" w:rsidRPr="006226B0" w:rsidDel="00E1020B" w:rsidRDefault="00E53084" w:rsidP="00D9742C">
            <w:pPr>
              <w:spacing w:after="0" w:line="240" w:lineRule="auto"/>
              <w:ind w:left="100"/>
              <w:rPr>
                <w:del w:id="1729" w:author="Chasco, Brandon Edward" w:date="2020-08-26T11:40:00Z"/>
                <w:sz w:val="18"/>
                <w:szCs w:val="18"/>
              </w:rPr>
            </w:pPr>
            <w:del w:id="1730" w:author="Chasco, Brandon Edward" w:date="2020-08-26T11:40:00Z">
              <w:r w:rsidRPr="006226B0" w:rsidDel="00E1020B">
                <w:rPr>
                  <w:sz w:val="18"/>
                  <w:szCs w:val="18"/>
                </w:rPr>
                <w:delText>1950-present</w:delText>
              </w:r>
            </w:del>
          </w:p>
        </w:tc>
        <w:tc>
          <w:tcPr>
            <w:tcW w:w="3615" w:type="dxa"/>
            <w:tcBorders>
              <w:top w:val="nil"/>
              <w:left w:val="nil"/>
              <w:bottom w:val="nil"/>
              <w:right w:val="nil"/>
            </w:tcBorders>
            <w:tcMar>
              <w:top w:w="100" w:type="dxa"/>
              <w:left w:w="100" w:type="dxa"/>
              <w:bottom w:w="100" w:type="dxa"/>
              <w:right w:w="100" w:type="dxa"/>
            </w:tcMar>
          </w:tcPr>
          <w:p w14:paraId="2E6A2044" w14:textId="74D8115F" w:rsidR="00E53084" w:rsidRPr="006226B0" w:rsidDel="00E1020B" w:rsidRDefault="00E53084" w:rsidP="00D9742C">
            <w:pPr>
              <w:spacing w:after="0" w:line="240" w:lineRule="auto"/>
              <w:ind w:left="100"/>
              <w:rPr>
                <w:del w:id="1731" w:author="Chasco, Brandon Edward" w:date="2020-08-26T11:40:00Z"/>
                <w:sz w:val="18"/>
                <w:szCs w:val="18"/>
              </w:rPr>
            </w:pPr>
            <w:del w:id="1732" w:author="Chasco, Brandon Edward" w:date="2020-08-26T11:40:00Z">
              <w:r w:rsidRPr="006226B0" w:rsidDel="00E1020B">
                <w:rPr>
                  <w:sz w:val="18"/>
                  <w:szCs w:val="18"/>
                </w:rPr>
                <w:delText>https://www.esrl.noaa.gov/psd/enso/mei/</w:delText>
              </w:r>
            </w:del>
          </w:p>
        </w:tc>
      </w:tr>
      <w:tr w:rsidR="00E53084" w:rsidRPr="006226B0" w:rsidDel="00E1020B" w14:paraId="059C3DE6" w14:textId="198F47C2" w:rsidTr="00D9742C">
        <w:trPr>
          <w:trHeight w:val="1120"/>
          <w:del w:id="1733" w:author="Chasco, Brandon Edward" w:date="2020-08-26T11:40:00Z"/>
        </w:trPr>
        <w:tc>
          <w:tcPr>
            <w:tcW w:w="1800" w:type="dxa"/>
            <w:tcBorders>
              <w:top w:val="nil"/>
              <w:left w:val="nil"/>
              <w:bottom w:val="nil"/>
              <w:right w:val="nil"/>
            </w:tcBorders>
            <w:shd w:val="clear" w:color="auto" w:fill="C0C0C0"/>
            <w:tcMar>
              <w:top w:w="100" w:type="dxa"/>
              <w:left w:w="100" w:type="dxa"/>
              <w:bottom w:w="100" w:type="dxa"/>
              <w:right w:w="100" w:type="dxa"/>
            </w:tcMar>
          </w:tcPr>
          <w:p w14:paraId="09B5BF40" w14:textId="6F164F70" w:rsidR="00E53084" w:rsidRPr="006226B0" w:rsidDel="00E1020B" w:rsidRDefault="00E53084" w:rsidP="00D9742C">
            <w:pPr>
              <w:spacing w:after="0" w:line="240" w:lineRule="auto"/>
              <w:ind w:left="100"/>
              <w:rPr>
                <w:del w:id="1734" w:author="Chasco, Brandon Edward" w:date="2020-08-26T11:40:00Z"/>
                <w:b/>
                <w:sz w:val="18"/>
                <w:szCs w:val="18"/>
              </w:rPr>
            </w:pPr>
            <w:del w:id="1735" w:author="Chasco, Brandon Edward" w:date="2020-08-26T11:40:00Z">
              <w:r w:rsidRPr="006226B0" w:rsidDel="00E1020B">
                <w:rPr>
                  <w:b/>
                  <w:sz w:val="18"/>
                  <w:szCs w:val="18"/>
                </w:rPr>
                <w:delText>npgo.win</w:delText>
              </w:r>
            </w:del>
          </w:p>
          <w:p w14:paraId="1C769D78" w14:textId="45F25CF2" w:rsidR="00E53084" w:rsidRPr="006226B0" w:rsidDel="00E1020B" w:rsidRDefault="00E53084" w:rsidP="00D9742C">
            <w:pPr>
              <w:spacing w:after="0" w:line="240" w:lineRule="auto"/>
              <w:ind w:left="100"/>
              <w:rPr>
                <w:del w:id="1736" w:author="Chasco, Brandon Edward" w:date="2020-08-26T11:40:00Z"/>
                <w:b/>
                <w:sz w:val="18"/>
                <w:szCs w:val="18"/>
              </w:rPr>
            </w:pPr>
            <w:del w:id="1737" w:author="Chasco, Brandon Edward" w:date="2020-08-26T11:40:00Z">
              <w:r w:rsidRPr="006226B0" w:rsidDel="00E1020B">
                <w:rPr>
                  <w:b/>
                  <w:sz w:val="18"/>
                  <w:szCs w:val="18"/>
                </w:rPr>
                <w:delText>npgo.spr</w:delText>
              </w:r>
            </w:del>
          </w:p>
          <w:p w14:paraId="0D83C64F" w14:textId="7DE4810F" w:rsidR="00E53084" w:rsidRPr="006226B0" w:rsidDel="00E1020B" w:rsidRDefault="00E53084" w:rsidP="00D9742C">
            <w:pPr>
              <w:spacing w:after="0" w:line="240" w:lineRule="auto"/>
              <w:ind w:left="100"/>
              <w:rPr>
                <w:del w:id="1738" w:author="Chasco, Brandon Edward" w:date="2020-08-26T11:40:00Z"/>
                <w:b/>
                <w:sz w:val="18"/>
                <w:szCs w:val="18"/>
              </w:rPr>
            </w:pPr>
            <w:del w:id="1739" w:author="Chasco, Brandon Edward" w:date="2020-08-26T11:40:00Z">
              <w:r w:rsidRPr="006226B0" w:rsidDel="00E1020B">
                <w:rPr>
                  <w:b/>
                  <w:sz w:val="18"/>
                  <w:szCs w:val="18"/>
                </w:rPr>
                <w:delText>npgo.sum</w:delText>
              </w:r>
            </w:del>
          </w:p>
          <w:p w14:paraId="135B83A4" w14:textId="423811CA" w:rsidR="00E53084" w:rsidRPr="006226B0" w:rsidDel="00E1020B" w:rsidRDefault="00E53084" w:rsidP="00D9742C">
            <w:pPr>
              <w:spacing w:after="0" w:line="240" w:lineRule="auto"/>
              <w:ind w:left="100"/>
              <w:rPr>
                <w:del w:id="1740" w:author="Chasco, Brandon Edward" w:date="2020-08-26T11:40:00Z"/>
                <w:b/>
                <w:sz w:val="18"/>
                <w:szCs w:val="18"/>
              </w:rPr>
            </w:pPr>
            <w:del w:id="1741" w:author="Chasco, Brandon Edward" w:date="2020-08-26T11:40:00Z">
              <w:r w:rsidRPr="006226B0" w:rsidDel="00E1020B">
                <w:rPr>
                  <w:b/>
                  <w:sz w:val="18"/>
                  <w:szCs w:val="18"/>
                </w:rPr>
                <w:delText>npgo.aut</w:delText>
              </w:r>
            </w:del>
          </w:p>
        </w:tc>
        <w:tc>
          <w:tcPr>
            <w:tcW w:w="2985" w:type="dxa"/>
            <w:tcBorders>
              <w:top w:val="nil"/>
              <w:left w:val="nil"/>
              <w:bottom w:val="nil"/>
              <w:right w:val="nil"/>
            </w:tcBorders>
            <w:shd w:val="clear" w:color="auto" w:fill="C0C0C0"/>
            <w:tcMar>
              <w:top w:w="100" w:type="dxa"/>
              <w:left w:w="100" w:type="dxa"/>
              <w:bottom w:w="100" w:type="dxa"/>
              <w:right w:w="100" w:type="dxa"/>
            </w:tcMar>
          </w:tcPr>
          <w:p w14:paraId="38D5F43C" w14:textId="7C0F373D" w:rsidR="00E53084" w:rsidRPr="006226B0" w:rsidDel="00E1020B" w:rsidRDefault="00E53084" w:rsidP="00D9742C">
            <w:pPr>
              <w:spacing w:after="0" w:line="240" w:lineRule="auto"/>
              <w:ind w:left="100"/>
              <w:rPr>
                <w:del w:id="1742" w:author="Chasco, Brandon Edward" w:date="2020-08-26T11:40:00Z"/>
                <w:sz w:val="18"/>
                <w:szCs w:val="18"/>
              </w:rPr>
            </w:pPr>
            <w:del w:id="1743" w:author="Chasco, Brandon Edward" w:date="2020-08-26T11:40:00Z">
              <w:r w:rsidRPr="006226B0" w:rsidDel="00E1020B">
                <w:rPr>
                  <w:sz w:val="18"/>
                  <w:szCs w:val="18"/>
                </w:rPr>
                <w:delText>Seasonal North Pacific Gyre Oscillation</w:delText>
              </w:r>
            </w:del>
          </w:p>
        </w:tc>
        <w:tc>
          <w:tcPr>
            <w:tcW w:w="1395" w:type="dxa"/>
            <w:tcBorders>
              <w:top w:val="nil"/>
              <w:left w:val="nil"/>
              <w:bottom w:val="nil"/>
              <w:right w:val="nil"/>
            </w:tcBorders>
            <w:shd w:val="clear" w:color="auto" w:fill="C0C0C0"/>
            <w:tcMar>
              <w:top w:w="100" w:type="dxa"/>
              <w:left w:w="100" w:type="dxa"/>
              <w:bottom w:w="100" w:type="dxa"/>
              <w:right w:w="100" w:type="dxa"/>
            </w:tcMar>
          </w:tcPr>
          <w:p w14:paraId="03076A7B" w14:textId="6EC71C96" w:rsidR="00E53084" w:rsidRPr="006226B0" w:rsidDel="00E1020B" w:rsidRDefault="00E53084" w:rsidP="00D9742C">
            <w:pPr>
              <w:spacing w:after="0" w:line="240" w:lineRule="auto"/>
              <w:ind w:left="100"/>
              <w:rPr>
                <w:del w:id="1744" w:author="Chasco, Brandon Edward" w:date="2020-08-26T11:40:00Z"/>
                <w:sz w:val="18"/>
                <w:szCs w:val="18"/>
              </w:rPr>
            </w:pPr>
            <w:del w:id="1745" w:author="Chasco, Brandon Edward" w:date="2020-08-26T11:40:00Z">
              <w:r w:rsidRPr="006226B0" w:rsidDel="00E1020B">
                <w:rPr>
                  <w:sz w:val="18"/>
                  <w:szCs w:val="18"/>
                </w:rPr>
                <w:delText>1950-present</w:delText>
              </w:r>
            </w:del>
          </w:p>
        </w:tc>
        <w:tc>
          <w:tcPr>
            <w:tcW w:w="3615" w:type="dxa"/>
            <w:tcBorders>
              <w:top w:val="nil"/>
              <w:left w:val="nil"/>
              <w:bottom w:val="nil"/>
              <w:right w:val="nil"/>
            </w:tcBorders>
            <w:shd w:val="clear" w:color="auto" w:fill="C0C0C0"/>
            <w:tcMar>
              <w:top w:w="100" w:type="dxa"/>
              <w:left w:w="100" w:type="dxa"/>
              <w:bottom w:w="100" w:type="dxa"/>
              <w:right w:w="100" w:type="dxa"/>
            </w:tcMar>
          </w:tcPr>
          <w:p w14:paraId="4E8CAB80" w14:textId="67A0A964" w:rsidR="00E53084" w:rsidRPr="006226B0" w:rsidDel="00E1020B" w:rsidRDefault="00E53084" w:rsidP="00D9742C">
            <w:pPr>
              <w:spacing w:after="0" w:line="240" w:lineRule="auto"/>
              <w:ind w:left="100"/>
              <w:rPr>
                <w:del w:id="1746" w:author="Chasco, Brandon Edward" w:date="2020-08-26T11:40:00Z"/>
                <w:sz w:val="18"/>
                <w:szCs w:val="18"/>
              </w:rPr>
            </w:pPr>
            <w:del w:id="1747" w:author="Chasco, Brandon Edward" w:date="2020-08-26T11:40:00Z">
              <w:r w:rsidRPr="006226B0" w:rsidDel="00E1020B">
                <w:rPr>
                  <w:sz w:val="18"/>
                  <w:szCs w:val="18"/>
                </w:rPr>
                <w:delText>http://www.o3d.org/npgo/npgo.php</w:delText>
              </w:r>
            </w:del>
          </w:p>
        </w:tc>
      </w:tr>
      <w:tr w:rsidR="00E53084" w:rsidRPr="006226B0" w:rsidDel="00E1020B" w14:paraId="15B67AAE" w14:textId="39C117CB" w:rsidTr="00D9742C">
        <w:trPr>
          <w:trHeight w:val="1000"/>
          <w:del w:id="1748" w:author="Chasco, Brandon Edward" w:date="2020-08-26T11:40:00Z"/>
        </w:trPr>
        <w:tc>
          <w:tcPr>
            <w:tcW w:w="1800" w:type="dxa"/>
            <w:tcBorders>
              <w:top w:val="nil"/>
              <w:left w:val="nil"/>
              <w:bottom w:val="nil"/>
              <w:right w:val="nil"/>
            </w:tcBorders>
            <w:tcMar>
              <w:top w:w="100" w:type="dxa"/>
              <w:left w:w="100" w:type="dxa"/>
              <w:bottom w:w="100" w:type="dxa"/>
              <w:right w:w="100" w:type="dxa"/>
            </w:tcMar>
          </w:tcPr>
          <w:p w14:paraId="55FF565A" w14:textId="28C09C91" w:rsidR="00E53084" w:rsidRPr="006226B0" w:rsidDel="00E1020B" w:rsidRDefault="00E53084" w:rsidP="00D9742C">
            <w:pPr>
              <w:spacing w:after="0" w:line="240" w:lineRule="auto"/>
              <w:ind w:left="100"/>
              <w:rPr>
                <w:del w:id="1749" w:author="Chasco, Brandon Edward" w:date="2020-08-26T11:40:00Z"/>
                <w:b/>
                <w:sz w:val="18"/>
                <w:szCs w:val="18"/>
              </w:rPr>
            </w:pPr>
            <w:del w:id="1750" w:author="Chasco, Brandon Edward" w:date="2020-08-26T11:40:00Z">
              <w:r w:rsidRPr="006226B0" w:rsidDel="00E1020B">
                <w:rPr>
                  <w:b/>
                  <w:sz w:val="18"/>
                  <w:szCs w:val="18"/>
                </w:rPr>
                <w:delText>npi.win</w:delText>
              </w:r>
            </w:del>
          </w:p>
          <w:p w14:paraId="3FA0A492" w14:textId="00433E45" w:rsidR="00E53084" w:rsidRPr="006226B0" w:rsidDel="00E1020B" w:rsidRDefault="00E53084" w:rsidP="00D9742C">
            <w:pPr>
              <w:spacing w:after="0" w:line="240" w:lineRule="auto"/>
              <w:ind w:left="100"/>
              <w:rPr>
                <w:del w:id="1751" w:author="Chasco, Brandon Edward" w:date="2020-08-26T11:40:00Z"/>
                <w:b/>
                <w:sz w:val="18"/>
                <w:szCs w:val="18"/>
              </w:rPr>
            </w:pPr>
            <w:del w:id="1752" w:author="Chasco, Brandon Edward" w:date="2020-08-26T11:40:00Z">
              <w:r w:rsidRPr="006226B0" w:rsidDel="00E1020B">
                <w:rPr>
                  <w:b/>
                  <w:sz w:val="18"/>
                  <w:szCs w:val="18"/>
                </w:rPr>
                <w:delText>npi.spr</w:delText>
              </w:r>
            </w:del>
          </w:p>
          <w:p w14:paraId="10D641C5" w14:textId="2EB89D82" w:rsidR="00E53084" w:rsidRPr="006226B0" w:rsidDel="00E1020B" w:rsidRDefault="00E53084" w:rsidP="00D9742C">
            <w:pPr>
              <w:spacing w:after="0" w:line="240" w:lineRule="auto"/>
              <w:ind w:left="100"/>
              <w:rPr>
                <w:del w:id="1753" w:author="Chasco, Brandon Edward" w:date="2020-08-26T11:40:00Z"/>
                <w:b/>
                <w:sz w:val="18"/>
                <w:szCs w:val="18"/>
              </w:rPr>
            </w:pPr>
            <w:del w:id="1754" w:author="Chasco, Brandon Edward" w:date="2020-08-26T11:40:00Z">
              <w:r w:rsidRPr="006226B0" w:rsidDel="00E1020B">
                <w:rPr>
                  <w:b/>
                  <w:sz w:val="18"/>
                  <w:szCs w:val="18"/>
                </w:rPr>
                <w:delText>npi.sum</w:delText>
              </w:r>
            </w:del>
          </w:p>
          <w:p w14:paraId="06A5D60C" w14:textId="7B7F3FCB" w:rsidR="00E53084" w:rsidRPr="006226B0" w:rsidDel="00E1020B" w:rsidRDefault="00E53084" w:rsidP="00D9742C">
            <w:pPr>
              <w:spacing w:after="0" w:line="240" w:lineRule="auto"/>
              <w:ind w:left="100"/>
              <w:rPr>
                <w:del w:id="1755" w:author="Chasco, Brandon Edward" w:date="2020-08-26T11:40:00Z"/>
                <w:b/>
                <w:sz w:val="18"/>
                <w:szCs w:val="18"/>
              </w:rPr>
            </w:pPr>
            <w:del w:id="1756" w:author="Chasco, Brandon Edward" w:date="2020-08-26T11:40:00Z">
              <w:r w:rsidRPr="006226B0" w:rsidDel="00E1020B">
                <w:rPr>
                  <w:b/>
                  <w:sz w:val="18"/>
                  <w:szCs w:val="18"/>
                </w:rPr>
                <w:delText>npi.aut</w:delText>
              </w:r>
            </w:del>
          </w:p>
        </w:tc>
        <w:tc>
          <w:tcPr>
            <w:tcW w:w="2985" w:type="dxa"/>
            <w:tcBorders>
              <w:top w:val="nil"/>
              <w:left w:val="nil"/>
              <w:bottom w:val="nil"/>
              <w:right w:val="nil"/>
            </w:tcBorders>
            <w:tcMar>
              <w:top w:w="100" w:type="dxa"/>
              <w:left w:w="100" w:type="dxa"/>
              <w:bottom w:w="100" w:type="dxa"/>
              <w:right w:w="100" w:type="dxa"/>
            </w:tcMar>
          </w:tcPr>
          <w:p w14:paraId="231135AC" w14:textId="53FFC0B6" w:rsidR="00E53084" w:rsidRPr="006226B0" w:rsidDel="00E1020B" w:rsidRDefault="00E53084" w:rsidP="00D9742C">
            <w:pPr>
              <w:spacing w:after="0" w:line="240" w:lineRule="auto"/>
              <w:ind w:left="100"/>
              <w:rPr>
                <w:del w:id="1757" w:author="Chasco, Brandon Edward" w:date="2020-08-26T11:40:00Z"/>
                <w:sz w:val="18"/>
                <w:szCs w:val="18"/>
              </w:rPr>
            </w:pPr>
            <w:del w:id="1758" w:author="Chasco, Brandon Edward" w:date="2020-08-26T11:40:00Z">
              <w:r w:rsidRPr="006226B0" w:rsidDel="00E1020B">
                <w:rPr>
                  <w:sz w:val="18"/>
                  <w:szCs w:val="18"/>
                </w:rPr>
                <w:delText>Seasonal North Pacific Index (index of Aleutian Low Pressure)</w:delText>
              </w:r>
            </w:del>
          </w:p>
        </w:tc>
        <w:tc>
          <w:tcPr>
            <w:tcW w:w="1395" w:type="dxa"/>
            <w:tcBorders>
              <w:top w:val="nil"/>
              <w:left w:val="nil"/>
              <w:bottom w:val="nil"/>
              <w:right w:val="nil"/>
            </w:tcBorders>
            <w:tcMar>
              <w:top w:w="100" w:type="dxa"/>
              <w:left w:w="100" w:type="dxa"/>
              <w:bottom w:w="100" w:type="dxa"/>
              <w:right w:w="100" w:type="dxa"/>
            </w:tcMar>
          </w:tcPr>
          <w:p w14:paraId="6644BA82" w14:textId="1590F2C4" w:rsidR="00E53084" w:rsidRPr="006226B0" w:rsidDel="00E1020B" w:rsidRDefault="00E53084" w:rsidP="00D9742C">
            <w:pPr>
              <w:spacing w:after="0" w:line="240" w:lineRule="auto"/>
              <w:ind w:left="100"/>
              <w:rPr>
                <w:del w:id="1759" w:author="Chasco, Brandon Edward" w:date="2020-08-26T11:40:00Z"/>
                <w:sz w:val="18"/>
                <w:szCs w:val="18"/>
              </w:rPr>
            </w:pPr>
            <w:del w:id="1760" w:author="Chasco, Brandon Edward" w:date="2020-08-26T11:40:00Z">
              <w:r w:rsidRPr="006226B0" w:rsidDel="00E1020B">
                <w:rPr>
                  <w:sz w:val="18"/>
                  <w:szCs w:val="18"/>
                </w:rPr>
                <w:delText>1899-present</w:delText>
              </w:r>
            </w:del>
          </w:p>
        </w:tc>
        <w:tc>
          <w:tcPr>
            <w:tcW w:w="3615" w:type="dxa"/>
            <w:tcBorders>
              <w:top w:val="nil"/>
              <w:left w:val="nil"/>
              <w:bottom w:val="nil"/>
              <w:right w:val="nil"/>
            </w:tcBorders>
            <w:tcMar>
              <w:top w:w="100" w:type="dxa"/>
              <w:left w:w="100" w:type="dxa"/>
              <w:bottom w:w="100" w:type="dxa"/>
              <w:right w:w="100" w:type="dxa"/>
            </w:tcMar>
          </w:tcPr>
          <w:p w14:paraId="75B401D0" w14:textId="74BE0B36" w:rsidR="00E53084" w:rsidRPr="006226B0" w:rsidDel="00E1020B" w:rsidRDefault="00E53084" w:rsidP="00D9742C">
            <w:pPr>
              <w:spacing w:after="0" w:line="240" w:lineRule="auto"/>
              <w:ind w:left="100"/>
              <w:rPr>
                <w:del w:id="1761" w:author="Chasco, Brandon Edward" w:date="2020-08-26T11:40:00Z"/>
                <w:sz w:val="18"/>
                <w:szCs w:val="18"/>
              </w:rPr>
            </w:pPr>
            <w:del w:id="1762" w:author="Chasco, Brandon Edward" w:date="2020-08-26T11:40:00Z">
              <w:r w:rsidRPr="006226B0" w:rsidDel="00E1020B">
                <w:rPr>
                  <w:sz w:val="18"/>
                  <w:szCs w:val="18"/>
                </w:rPr>
                <w:delText>https://climatedataguide.ucar.edu/sites/default/files/npindex_monthly.txt</w:delText>
              </w:r>
            </w:del>
          </w:p>
        </w:tc>
      </w:tr>
      <w:tr w:rsidR="00E53084" w:rsidRPr="006226B0" w:rsidDel="00E1020B" w14:paraId="4837129F" w14:textId="7C08CE4C" w:rsidTr="00D9742C">
        <w:trPr>
          <w:trHeight w:val="1020"/>
          <w:del w:id="1763" w:author="Chasco, Brandon Edward" w:date="2020-08-26T11:40:00Z"/>
        </w:trPr>
        <w:tc>
          <w:tcPr>
            <w:tcW w:w="1800" w:type="dxa"/>
            <w:tcBorders>
              <w:top w:val="nil"/>
              <w:left w:val="nil"/>
              <w:bottom w:val="nil"/>
              <w:right w:val="nil"/>
            </w:tcBorders>
            <w:shd w:val="clear" w:color="auto" w:fill="C0C0C0"/>
            <w:tcMar>
              <w:top w:w="100" w:type="dxa"/>
              <w:left w:w="100" w:type="dxa"/>
              <w:bottom w:w="100" w:type="dxa"/>
              <w:right w:w="100" w:type="dxa"/>
            </w:tcMar>
          </w:tcPr>
          <w:p w14:paraId="148D3144" w14:textId="3FBAA648" w:rsidR="00E53084" w:rsidRPr="006226B0" w:rsidDel="00E1020B" w:rsidRDefault="00E53084" w:rsidP="00D9742C">
            <w:pPr>
              <w:spacing w:after="0" w:line="240" w:lineRule="auto"/>
              <w:ind w:left="100"/>
              <w:rPr>
                <w:del w:id="1764" w:author="Chasco, Brandon Edward" w:date="2020-08-26T11:40:00Z"/>
                <w:b/>
                <w:sz w:val="18"/>
                <w:szCs w:val="18"/>
              </w:rPr>
            </w:pPr>
            <w:del w:id="1765" w:author="Chasco, Brandon Edward" w:date="2020-08-26T11:40:00Z">
              <w:r w:rsidRPr="006226B0" w:rsidDel="00E1020B">
                <w:rPr>
                  <w:b/>
                  <w:sz w:val="18"/>
                  <w:szCs w:val="18"/>
                </w:rPr>
                <w:delText>oni.win</w:delText>
              </w:r>
            </w:del>
          </w:p>
          <w:p w14:paraId="07A7BF32" w14:textId="7689E255" w:rsidR="00E53084" w:rsidRPr="006226B0" w:rsidDel="00E1020B" w:rsidRDefault="00E53084" w:rsidP="00D9742C">
            <w:pPr>
              <w:spacing w:after="0" w:line="240" w:lineRule="auto"/>
              <w:ind w:left="100"/>
              <w:rPr>
                <w:del w:id="1766" w:author="Chasco, Brandon Edward" w:date="2020-08-26T11:40:00Z"/>
                <w:b/>
                <w:sz w:val="18"/>
                <w:szCs w:val="18"/>
              </w:rPr>
            </w:pPr>
            <w:del w:id="1767" w:author="Chasco, Brandon Edward" w:date="2020-08-26T11:40:00Z">
              <w:r w:rsidRPr="006226B0" w:rsidDel="00E1020B">
                <w:rPr>
                  <w:b/>
                  <w:sz w:val="18"/>
                  <w:szCs w:val="18"/>
                </w:rPr>
                <w:delText>oni.spr</w:delText>
              </w:r>
            </w:del>
          </w:p>
          <w:p w14:paraId="495E8B33" w14:textId="22BCD057" w:rsidR="00E53084" w:rsidRPr="006226B0" w:rsidDel="00E1020B" w:rsidRDefault="00E53084" w:rsidP="00D9742C">
            <w:pPr>
              <w:spacing w:after="0" w:line="240" w:lineRule="auto"/>
              <w:ind w:left="100"/>
              <w:rPr>
                <w:del w:id="1768" w:author="Chasco, Brandon Edward" w:date="2020-08-26T11:40:00Z"/>
                <w:b/>
                <w:sz w:val="18"/>
                <w:szCs w:val="18"/>
              </w:rPr>
            </w:pPr>
            <w:del w:id="1769" w:author="Chasco, Brandon Edward" w:date="2020-08-26T11:40:00Z">
              <w:r w:rsidRPr="006226B0" w:rsidDel="00E1020B">
                <w:rPr>
                  <w:b/>
                  <w:sz w:val="18"/>
                  <w:szCs w:val="18"/>
                </w:rPr>
                <w:delText>oni.sum</w:delText>
              </w:r>
            </w:del>
          </w:p>
          <w:p w14:paraId="4B0EF98B" w14:textId="40915E04" w:rsidR="00E53084" w:rsidRPr="006226B0" w:rsidDel="00E1020B" w:rsidRDefault="00E53084" w:rsidP="00D9742C">
            <w:pPr>
              <w:spacing w:after="0" w:line="240" w:lineRule="auto"/>
              <w:ind w:left="100"/>
              <w:rPr>
                <w:del w:id="1770" w:author="Chasco, Brandon Edward" w:date="2020-08-26T11:40:00Z"/>
                <w:b/>
                <w:sz w:val="18"/>
                <w:szCs w:val="18"/>
              </w:rPr>
            </w:pPr>
            <w:del w:id="1771" w:author="Chasco, Brandon Edward" w:date="2020-08-26T11:40:00Z">
              <w:r w:rsidRPr="006226B0" w:rsidDel="00E1020B">
                <w:rPr>
                  <w:b/>
                  <w:sz w:val="18"/>
                  <w:szCs w:val="18"/>
                </w:rPr>
                <w:delText>oni.aut</w:delText>
              </w:r>
            </w:del>
          </w:p>
        </w:tc>
        <w:tc>
          <w:tcPr>
            <w:tcW w:w="2985" w:type="dxa"/>
            <w:tcBorders>
              <w:top w:val="nil"/>
              <w:left w:val="nil"/>
              <w:bottom w:val="nil"/>
              <w:right w:val="nil"/>
            </w:tcBorders>
            <w:shd w:val="clear" w:color="auto" w:fill="C0C0C0"/>
            <w:tcMar>
              <w:top w:w="100" w:type="dxa"/>
              <w:left w:w="100" w:type="dxa"/>
              <w:bottom w:w="100" w:type="dxa"/>
              <w:right w:w="100" w:type="dxa"/>
            </w:tcMar>
          </w:tcPr>
          <w:p w14:paraId="1888376B" w14:textId="23D09313" w:rsidR="00E53084" w:rsidRPr="006226B0" w:rsidDel="00E1020B" w:rsidRDefault="00E53084" w:rsidP="00D9742C">
            <w:pPr>
              <w:spacing w:after="0" w:line="240" w:lineRule="auto"/>
              <w:ind w:left="100"/>
              <w:rPr>
                <w:del w:id="1772" w:author="Chasco, Brandon Edward" w:date="2020-08-26T11:40:00Z"/>
                <w:sz w:val="18"/>
                <w:szCs w:val="18"/>
              </w:rPr>
            </w:pPr>
            <w:del w:id="1773" w:author="Chasco, Brandon Edward" w:date="2020-08-26T11:40:00Z">
              <w:r w:rsidRPr="006226B0" w:rsidDel="00E1020B">
                <w:rPr>
                  <w:sz w:val="18"/>
                  <w:szCs w:val="18"/>
                </w:rPr>
                <w:delText>Seasonal Oceanic Niño Index</w:delText>
              </w:r>
            </w:del>
          </w:p>
        </w:tc>
        <w:tc>
          <w:tcPr>
            <w:tcW w:w="1395" w:type="dxa"/>
            <w:tcBorders>
              <w:top w:val="nil"/>
              <w:left w:val="nil"/>
              <w:bottom w:val="nil"/>
              <w:right w:val="nil"/>
            </w:tcBorders>
            <w:shd w:val="clear" w:color="auto" w:fill="C0C0C0"/>
            <w:tcMar>
              <w:top w:w="100" w:type="dxa"/>
              <w:left w:w="100" w:type="dxa"/>
              <w:bottom w:w="100" w:type="dxa"/>
              <w:right w:w="100" w:type="dxa"/>
            </w:tcMar>
          </w:tcPr>
          <w:p w14:paraId="3CC2C941" w14:textId="13A70EA8" w:rsidR="00E53084" w:rsidRPr="006226B0" w:rsidDel="00E1020B" w:rsidRDefault="00E53084" w:rsidP="00D9742C">
            <w:pPr>
              <w:spacing w:after="0" w:line="240" w:lineRule="auto"/>
              <w:ind w:left="100"/>
              <w:rPr>
                <w:del w:id="1774" w:author="Chasco, Brandon Edward" w:date="2020-08-26T11:40:00Z"/>
                <w:sz w:val="18"/>
                <w:szCs w:val="18"/>
              </w:rPr>
            </w:pPr>
            <w:del w:id="1775" w:author="Chasco, Brandon Edward" w:date="2020-08-26T11:40:00Z">
              <w:r w:rsidRPr="006226B0" w:rsidDel="00E1020B">
                <w:rPr>
                  <w:sz w:val="18"/>
                  <w:szCs w:val="18"/>
                </w:rPr>
                <w:delText>1950-present</w:delText>
              </w:r>
            </w:del>
          </w:p>
        </w:tc>
        <w:tc>
          <w:tcPr>
            <w:tcW w:w="3615" w:type="dxa"/>
            <w:tcBorders>
              <w:top w:val="nil"/>
              <w:left w:val="nil"/>
              <w:bottom w:val="nil"/>
              <w:right w:val="nil"/>
            </w:tcBorders>
            <w:shd w:val="clear" w:color="auto" w:fill="C0C0C0"/>
            <w:tcMar>
              <w:top w:w="100" w:type="dxa"/>
              <w:left w:w="100" w:type="dxa"/>
              <w:bottom w:w="100" w:type="dxa"/>
              <w:right w:w="100" w:type="dxa"/>
            </w:tcMar>
          </w:tcPr>
          <w:p w14:paraId="17AFA419" w14:textId="4C15D13C" w:rsidR="00E53084" w:rsidRPr="006226B0" w:rsidDel="00E1020B" w:rsidRDefault="00E53084" w:rsidP="00D9742C">
            <w:pPr>
              <w:spacing w:after="0" w:line="240" w:lineRule="auto"/>
              <w:ind w:left="100"/>
              <w:rPr>
                <w:del w:id="1776" w:author="Chasco, Brandon Edward" w:date="2020-08-26T11:40:00Z"/>
                <w:sz w:val="18"/>
                <w:szCs w:val="18"/>
              </w:rPr>
            </w:pPr>
            <w:del w:id="1777" w:author="Chasco, Brandon Edward" w:date="2020-08-26T11:40:00Z">
              <w:r w:rsidRPr="006226B0" w:rsidDel="00E1020B">
                <w:rPr>
                  <w:sz w:val="18"/>
                  <w:szCs w:val="18"/>
                </w:rPr>
                <w:delText>http://www.cpc.ncep.noaa.gov/products/analysis_monitoring/ensostuff/ensoyears.shtml</w:delText>
              </w:r>
            </w:del>
          </w:p>
        </w:tc>
      </w:tr>
      <w:tr w:rsidR="00E53084" w:rsidRPr="006226B0" w:rsidDel="00E1020B" w14:paraId="3157D18D" w14:textId="00066654" w:rsidTr="00D9742C">
        <w:trPr>
          <w:trHeight w:val="1040"/>
          <w:del w:id="1778" w:author="Chasco, Brandon Edward" w:date="2020-08-26T11:40:00Z"/>
        </w:trPr>
        <w:tc>
          <w:tcPr>
            <w:tcW w:w="1800" w:type="dxa"/>
            <w:tcBorders>
              <w:top w:val="nil"/>
              <w:left w:val="nil"/>
              <w:right w:val="nil"/>
            </w:tcBorders>
            <w:shd w:val="clear" w:color="auto" w:fill="auto"/>
            <w:tcMar>
              <w:top w:w="100" w:type="dxa"/>
              <w:left w:w="100" w:type="dxa"/>
              <w:bottom w:w="100" w:type="dxa"/>
              <w:right w:w="100" w:type="dxa"/>
            </w:tcMar>
          </w:tcPr>
          <w:p w14:paraId="03D238CE" w14:textId="78DF4233" w:rsidR="00E53084" w:rsidRPr="006226B0" w:rsidDel="00E1020B" w:rsidRDefault="00E53084" w:rsidP="00D9742C">
            <w:pPr>
              <w:spacing w:after="0" w:line="240" w:lineRule="auto"/>
              <w:ind w:left="100"/>
              <w:rPr>
                <w:del w:id="1779" w:author="Chasco, Brandon Edward" w:date="2020-08-26T11:40:00Z"/>
                <w:b/>
                <w:sz w:val="18"/>
                <w:szCs w:val="18"/>
              </w:rPr>
            </w:pPr>
            <w:del w:id="1780" w:author="Chasco, Brandon Edward" w:date="2020-08-26T11:40:00Z">
              <w:r w:rsidRPr="006226B0" w:rsidDel="00E1020B">
                <w:rPr>
                  <w:b/>
                  <w:sz w:val="18"/>
                  <w:szCs w:val="18"/>
                </w:rPr>
                <w:delText>ersstWACoast.win</w:delText>
              </w:r>
            </w:del>
          </w:p>
          <w:p w14:paraId="32D9DE8D" w14:textId="27FBA3D4" w:rsidR="00E53084" w:rsidRPr="006226B0" w:rsidDel="00E1020B" w:rsidRDefault="00E53084" w:rsidP="00D9742C">
            <w:pPr>
              <w:spacing w:after="0" w:line="240" w:lineRule="auto"/>
              <w:ind w:left="100"/>
              <w:rPr>
                <w:del w:id="1781" w:author="Chasco, Brandon Edward" w:date="2020-08-26T11:40:00Z"/>
                <w:b/>
                <w:sz w:val="18"/>
                <w:szCs w:val="18"/>
              </w:rPr>
            </w:pPr>
            <w:del w:id="1782" w:author="Chasco, Brandon Edward" w:date="2020-08-26T11:40:00Z">
              <w:r w:rsidRPr="006226B0" w:rsidDel="00E1020B">
                <w:rPr>
                  <w:b/>
                  <w:sz w:val="18"/>
                  <w:szCs w:val="18"/>
                </w:rPr>
                <w:delText>ersstWACoast.spr</w:delText>
              </w:r>
            </w:del>
          </w:p>
          <w:p w14:paraId="6B3B8509" w14:textId="7BC8B4E2" w:rsidR="00E53084" w:rsidRPr="006226B0" w:rsidDel="00E1020B" w:rsidRDefault="00E53084" w:rsidP="00D9742C">
            <w:pPr>
              <w:spacing w:after="0" w:line="240" w:lineRule="auto"/>
              <w:ind w:left="100"/>
              <w:rPr>
                <w:del w:id="1783" w:author="Chasco, Brandon Edward" w:date="2020-08-26T11:40:00Z"/>
                <w:b/>
                <w:sz w:val="18"/>
                <w:szCs w:val="18"/>
              </w:rPr>
            </w:pPr>
            <w:del w:id="1784" w:author="Chasco, Brandon Edward" w:date="2020-08-26T11:40:00Z">
              <w:r w:rsidRPr="006226B0" w:rsidDel="00E1020B">
                <w:rPr>
                  <w:b/>
                  <w:sz w:val="18"/>
                  <w:szCs w:val="18"/>
                </w:rPr>
                <w:delText>ersstWACoast.sum</w:delText>
              </w:r>
            </w:del>
          </w:p>
          <w:p w14:paraId="656BA4DA" w14:textId="5DD03D22" w:rsidR="00E53084" w:rsidRPr="006226B0" w:rsidDel="00E1020B" w:rsidRDefault="00E53084" w:rsidP="00D9742C">
            <w:pPr>
              <w:spacing w:after="0" w:line="240" w:lineRule="auto"/>
              <w:ind w:left="100"/>
              <w:rPr>
                <w:del w:id="1785" w:author="Chasco, Brandon Edward" w:date="2020-08-26T11:40:00Z"/>
                <w:b/>
                <w:sz w:val="18"/>
                <w:szCs w:val="18"/>
              </w:rPr>
            </w:pPr>
            <w:del w:id="1786" w:author="Chasco, Brandon Edward" w:date="2020-08-26T11:40:00Z">
              <w:r w:rsidRPr="006226B0" w:rsidDel="00E1020B">
                <w:rPr>
                  <w:b/>
                  <w:sz w:val="18"/>
                  <w:szCs w:val="18"/>
                </w:rPr>
                <w:delText>ersstWACoast.aut</w:delText>
              </w:r>
            </w:del>
          </w:p>
        </w:tc>
        <w:tc>
          <w:tcPr>
            <w:tcW w:w="2985" w:type="dxa"/>
            <w:tcBorders>
              <w:top w:val="nil"/>
              <w:left w:val="nil"/>
              <w:right w:val="nil"/>
            </w:tcBorders>
            <w:shd w:val="clear" w:color="auto" w:fill="auto"/>
            <w:tcMar>
              <w:top w:w="100" w:type="dxa"/>
              <w:left w:w="100" w:type="dxa"/>
              <w:bottom w:w="100" w:type="dxa"/>
              <w:right w:w="100" w:type="dxa"/>
            </w:tcMar>
          </w:tcPr>
          <w:p w14:paraId="6DA01F53" w14:textId="18C62515" w:rsidR="00E53084" w:rsidRPr="006226B0" w:rsidDel="00E1020B" w:rsidRDefault="00E53084" w:rsidP="00D9742C">
            <w:pPr>
              <w:spacing w:after="0" w:line="240" w:lineRule="auto"/>
              <w:ind w:left="100"/>
              <w:rPr>
                <w:del w:id="1787" w:author="Chasco, Brandon Edward" w:date="2020-08-26T11:40:00Z"/>
                <w:sz w:val="18"/>
                <w:szCs w:val="18"/>
              </w:rPr>
            </w:pPr>
            <w:del w:id="1788" w:author="Chasco, Brandon Edward" w:date="2020-08-26T11:40:00Z">
              <w:r w:rsidRPr="006226B0" w:rsidDel="00E1020B">
                <w:rPr>
                  <w:sz w:val="18"/>
                  <w:szCs w:val="18"/>
                </w:rPr>
                <w:delText>Seasonal sea surface temperature for coastal Washington</w:delText>
              </w:r>
            </w:del>
          </w:p>
        </w:tc>
        <w:tc>
          <w:tcPr>
            <w:tcW w:w="1395" w:type="dxa"/>
            <w:tcBorders>
              <w:top w:val="nil"/>
              <w:left w:val="nil"/>
              <w:right w:val="nil"/>
            </w:tcBorders>
            <w:shd w:val="clear" w:color="auto" w:fill="auto"/>
            <w:tcMar>
              <w:top w:w="100" w:type="dxa"/>
              <w:left w:w="100" w:type="dxa"/>
              <w:bottom w:w="100" w:type="dxa"/>
              <w:right w:w="100" w:type="dxa"/>
            </w:tcMar>
          </w:tcPr>
          <w:p w14:paraId="32DEB514" w14:textId="04896768" w:rsidR="00E53084" w:rsidRPr="006226B0" w:rsidDel="00E1020B" w:rsidRDefault="00E53084" w:rsidP="00D9742C">
            <w:pPr>
              <w:spacing w:after="0" w:line="240" w:lineRule="auto"/>
              <w:ind w:left="100"/>
              <w:rPr>
                <w:del w:id="1789" w:author="Chasco, Brandon Edward" w:date="2020-08-26T11:40:00Z"/>
                <w:sz w:val="18"/>
                <w:szCs w:val="18"/>
              </w:rPr>
            </w:pPr>
            <w:del w:id="1790" w:author="Chasco, Brandon Edward" w:date="2020-08-26T11:40:00Z">
              <w:r w:rsidRPr="006226B0" w:rsidDel="00E1020B">
                <w:rPr>
                  <w:sz w:val="18"/>
                  <w:szCs w:val="18"/>
                </w:rPr>
                <w:delText>1900-present</w:delText>
              </w:r>
            </w:del>
          </w:p>
        </w:tc>
        <w:tc>
          <w:tcPr>
            <w:tcW w:w="3615" w:type="dxa"/>
            <w:tcBorders>
              <w:top w:val="nil"/>
              <w:left w:val="nil"/>
              <w:right w:val="nil"/>
            </w:tcBorders>
            <w:shd w:val="clear" w:color="auto" w:fill="auto"/>
            <w:tcMar>
              <w:top w:w="100" w:type="dxa"/>
              <w:left w:w="100" w:type="dxa"/>
              <w:bottom w:w="100" w:type="dxa"/>
              <w:right w:w="100" w:type="dxa"/>
            </w:tcMar>
          </w:tcPr>
          <w:p w14:paraId="24D598E8" w14:textId="2650ACEA" w:rsidR="00E53084" w:rsidRPr="006226B0" w:rsidDel="00E1020B" w:rsidRDefault="00E53084" w:rsidP="00D9742C">
            <w:pPr>
              <w:spacing w:after="0" w:line="240" w:lineRule="auto"/>
              <w:ind w:left="100"/>
              <w:rPr>
                <w:del w:id="1791" w:author="Chasco, Brandon Edward" w:date="2020-08-26T11:40:00Z"/>
                <w:sz w:val="18"/>
                <w:szCs w:val="18"/>
              </w:rPr>
            </w:pPr>
            <w:del w:id="1792" w:author="Chasco, Brandon Edward" w:date="2020-08-26T11:40:00Z">
              <w:r w:rsidRPr="006226B0" w:rsidDel="00E1020B">
                <w:rPr>
                  <w:sz w:val="18"/>
                  <w:szCs w:val="18"/>
                </w:rPr>
                <w:delText>https://www1.ncdc.noaa.gov/pub/data/cmb/ersst/v5/netcdf/</w:delText>
              </w:r>
            </w:del>
          </w:p>
        </w:tc>
      </w:tr>
      <w:tr w:rsidR="00E53084" w:rsidRPr="006226B0" w:rsidDel="00E1020B" w14:paraId="6B1B02A6" w14:textId="403D639D" w:rsidTr="00D9742C">
        <w:trPr>
          <w:trHeight w:val="1200"/>
          <w:del w:id="1793" w:author="Chasco, Brandon Edward" w:date="2020-08-26T11:40:00Z"/>
        </w:trPr>
        <w:tc>
          <w:tcPr>
            <w:tcW w:w="1800" w:type="dxa"/>
            <w:shd w:val="clear" w:color="auto" w:fill="BFBFBF"/>
            <w:tcMar>
              <w:top w:w="100" w:type="dxa"/>
              <w:left w:w="100" w:type="dxa"/>
              <w:bottom w:w="100" w:type="dxa"/>
              <w:right w:w="100" w:type="dxa"/>
            </w:tcMar>
          </w:tcPr>
          <w:p w14:paraId="110EDCD3" w14:textId="1090456A" w:rsidR="00E53084" w:rsidRPr="006226B0" w:rsidDel="00E1020B" w:rsidRDefault="00E53084" w:rsidP="00D9742C">
            <w:pPr>
              <w:spacing w:after="0" w:line="240" w:lineRule="auto"/>
              <w:ind w:left="100"/>
              <w:rPr>
                <w:del w:id="1794" w:author="Chasco, Brandon Edward" w:date="2020-08-26T11:40:00Z"/>
                <w:b/>
                <w:sz w:val="18"/>
                <w:szCs w:val="18"/>
              </w:rPr>
            </w:pPr>
            <w:del w:id="1795" w:author="Chasco, Brandon Edward" w:date="2020-08-26T11:40:00Z">
              <w:r w:rsidRPr="006226B0" w:rsidDel="00E1020B">
                <w:rPr>
                  <w:b/>
                  <w:sz w:val="18"/>
                  <w:szCs w:val="18"/>
                </w:rPr>
                <w:delText>ersstArc.win</w:delText>
              </w:r>
            </w:del>
          </w:p>
          <w:p w14:paraId="023A52E3" w14:textId="306BA213" w:rsidR="00E53084" w:rsidRPr="006226B0" w:rsidDel="00E1020B" w:rsidRDefault="00E53084" w:rsidP="00D9742C">
            <w:pPr>
              <w:spacing w:after="0" w:line="240" w:lineRule="auto"/>
              <w:ind w:left="100"/>
              <w:rPr>
                <w:del w:id="1796" w:author="Chasco, Brandon Edward" w:date="2020-08-26T11:40:00Z"/>
                <w:b/>
                <w:sz w:val="18"/>
                <w:szCs w:val="18"/>
              </w:rPr>
            </w:pPr>
            <w:del w:id="1797" w:author="Chasco, Brandon Edward" w:date="2020-08-26T11:40:00Z">
              <w:r w:rsidRPr="006226B0" w:rsidDel="00E1020B">
                <w:rPr>
                  <w:b/>
                  <w:sz w:val="18"/>
                  <w:szCs w:val="18"/>
                </w:rPr>
                <w:delText>ersstArc.spr</w:delText>
              </w:r>
            </w:del>
          </w:p>
          <w:p w14:paraId="128A85D7" w14:textId="2C3591B5" w:rsidR="00E53084" w:rsidRPr="006226B0" w:rsidDel="00E1020B" w:rsidRDefault="00E53084" w:rsidP="00D9742C">
            <w:pPr>
              <w:spacing w:after="0" w:line="240" w:lineRule="auto"/>
              <w:ind w:left="100"/>
              <w:rPr>
                <w:del w:id="1798" w:author="Chasco, Brandon Edward" w:date="2020-08-26T11:40:00Z"/>
                <w:b/>
                <w:sz w:val="18"/>
                <w:szCs w:val="18"/>
              </w:rPr>
            </w:pPr>
            <w:del w:id="1799" w:author="Chasco, Brandon Edward" w:date="2020-08-26T11:40:00Z">
              <w:r w:rsidRPr="006226B0" w:rsidDel="00E1020B">
                <w:rPr>
                  <w:b/>
                  <w:sz w:val="18"/>
                  <w:szCs w:val="18"/>
                </w:rPr>
                <w:delText>ersstArc.sum</w:delText>
              </w:r>
            </w:del>
          </w:p>
          <w:p w14:paraId="673D457F" w14:textId="1E23961C" w:rsidR="00E53084" w:rsidRPr="006226B0" w:rsidDel="00E1020B" w:rsidRDefault="00E53084" w:rsidP="00D9742C">
            <w:pPr>
              <w:spacing w:after="0" w:line="240" w:lineRule="auto"/>
              <w:ind w:left="100"/>
              <w:rPr>
                <w:del w:id="1800" w:author="Chasco, Brandon Edward" w:date="2020-08-26T11:40:00Z"/>
                <w:b/>
                <w:sz w:val="18"/>
                <w:szCs w:val="18"/>
              </w:rPr>
            </w:pPr>
            <w:del w:id="1801" w:author="Chasco, Brandon Edward" w:date="2020-08-26T11:40:00Z">
              <w:r w:rsidRPr="006226B0" w:rsidDel="00E1020B">
                <w:rPr>
                  <w:b/>
                  <w:sz w:val="18"/>
                  <w:szCs w:val="18"/>
                </w:rPr>
                <w:delText>ersstArc.aut</w:delText>
              </w:r>
            </w:del>
          </w:p>
        </w:tc>
        <w:tc>
          <w:tcPr>
            <w:tcW w:w="2985" w:type="dxa"/>
            <w:shd w:val="clear" w:color="auto" w:fill="BFBFBF"/>
            <w:tcMar>
              <w:top w:w="100" w:type="dxa"/>
              <w:left w:w="100" w:type="dxa"/>
              <w:bottom w:w="100" w:type="dxa"/>
              <w:right w:w="100" w:type="dxa"/>
            </w:tcMar>
          </w:tcPr>
          <w:p w14:paraId="34A0196A" w14:textId="56428357" w:rsidR="00E53084" w:rsidRPr="006226B0" w:rsidDel="00E1020B" w:rsidRDefault="00E53084" w:rsidP="00D9742C">
            <w:pPr>
              <w:spacing w:after="0" w:line="240" w:lineRule="auto"/>
              <w:ind w:left="100"/>
              <w:rPr>
                <w:del w:id="1802" w:author="Chasco, Brandon Edward" w:date="2020-08-26T11:40:00Z"/>
                <w:sz w:val="18"/>
                <w:szCs w:val="18"/>
              </w:rPr>
            </w:pPr>
            <w:del w:id="1803" w:author="Chasco, Brandon Edward" w:date="2020-08-26T11:40:00Z">
              <w:r w:rsidRPr="006226B0" w:rsidDel="00E1020B">
                <w:rPr>
                  <w:sz w:val="18"/>
                  <w:szCs w:val="18"/>
                </w:rPr>
                <w:delText>Seasonal sea surface temperature from Johnstone and Mantua (2014)</w:delText>
              </w:r>
            </w:del>
          </w:p>
        </w:tc>
        <w:tc>
          <w:tcPr>
            <w:tcW w:w="1395" w:type="dxa"/>
            <w:shd w:val="clear" w:color="auto" w:fill="BFBFBF"/>
            <w:tcMar>
              <w:top w:w="100" w:type="dxa"/>
              <w:left w:w="100" w:type="dxa"/>
              <w:bottom w:w="100" w:type="dxa"/>
              <w:right w:w="100" w:type="dxa"/>
            </w:tcMar>
          </w:tcPr>
          <w:p w14:paraId="7CFBD025" w14:textId="50B59245" w:rsidR="00E53084" w:rsidRPr="006226B0" w:rsidDel="00E1020B" w:rsidRDefault="00E53084" w:rsidP="00D9742C">
            <w:pPr>
              <w:spacing w:after="0" w:line="240" w:lineRule="auto"/>
              <w:ind w:left="100"/>
              <w:rPr>
                <w:del w:id="1804" w:author="Chasco, Brandon Edward" w:date="2020-08-26T11:40:00Z"/>
                <w:sz w:val="18"/>
                <w:szCs w:val="18"/>
              </w:rPr>
            </w:pPr>
            <w:del w:id="1805" w:author="Chasco, Brandon Edward" w:date="2020-08-26T11:40:00Z">
              <w:r w:rsidRPr="006226B0" w:rsidDel="00E1020B">
                <w:rPr>
                  <w:sz w:val="18"/>
                  <w:szCs w:val="18"/>
                </w:rPr>
                <w:delText>1900-present</w:delText>
              </w:r>
            </w:del>
          </w:p>
        </w:tc>
        <w:tc>
          <w:tcPr>
            <w:tcW w:w="3615" w:type="dxa"/>
            <w:shd w:val="clear" w:color="auto" w:fill="BFBFBF"/>
            <w:tcMar>
              <w:top w:w="100" w:type="dxa"/>
              <w:left w:w="100" w:type="dxa"/>
              <w:bottom w:w="100" w:type="dxa"/>
              <w:right w:w="100" w:type="dxa"/>
            </w:tcMar>
          </w:tcPr>
          <w:p w14:paraId="636D1712" w14:textId="60B94FF5" w:rsidR="00E53084" w:rsidRPr="006226B0" w:rsidDel="00E1020B" w:rsidRDefault="00E53084" w:rsidP="00D9742C">
            <w:pPr>
              <w:spacing w:after="0" w:line="240" w:lineRule="auto"/>
              <w:ind w:left="100"/>
              <w:rPr>
                <w:del w:id="1806" w:author="Chasco, Brandon Edward" w:date="2020-08-26T11:40:00Z"/>
                <w:sz w:val="18"/>
                <w:szCs w:val="18"/>
              </w:rPr>
            </w:pPr>
            <w:del w:id="1807" w:author="Chasco, Brandon Edward" w:date="2020-08-26T11:40:00Z">
              <w:r w:rsidRPr="006226B0" w:rsidDel="00E1020B">
                <w:rPr>
                  <w:sz w:val="18"/>
                  <w:szCs w:val="18"/>
                </w:rPr>
                <w:delText>https://www1.ncdc.noaa.gov/pub/data/cmb/ersst/v5/netcdf/</w:delText>
              </w:r>
            </w:del>
          </w:p>
        </w:tc>
      </w:tr>
      <w:tr w:rsidR="00E53084" w:rsidRPr="006226B0" w:rsidDel="00E1020B" w14:paraId="47295F26" w14:textId="7CA455F8" w:rsidTr="00D9742C">
        <w:trPr>
          <w:trHeight w:val="1200"/>
          <w:del w:id="1808" w:author="Chasco, Brandon Edward" w:date="2020-08-26T11:40:00Z"/>
        </w:trPr>
        <w:tc>
          <w:tcPr>
            <w:tcW w:w="1800" w:type="dxa"/>
            <w:tcBorders>
              <w:bottom w:val="single" w:sz="4" w:space="0" w:color="000000"/>
            </w:tcBorders>
            <w:shd w:val="clear" w:color="auto" w:fill="auto"/>
            <w:tcMar>
              <w:top w:w="100" w:type="dxa"/>
              <w:left w:w="100" w:type="dxa"/>
              <w:bottom w:w="100" w:type="dxa"/>
              <w:right w:w="100" w:type="dxa"/>
            </w:tcMar>
          </w:tcPr>
          <w:p w14:paraId="064196D7" w14:textId="0E23504F" w:rsidR="00E53084" w:rsidRPr="006226B0" w:rsidDel="00E1020B" w:rsidRDefault="00E53084" w:rsidP="00D9742C">
            <w:pPr>
              <w:spacing w:after="0" w:line="240" w:lineRule="auto"/>
              <w:ind w:left="100"/>
              <w:rPr>
                <w:del w:id="1809" w:author="Chasco, Brandon Edward" w:date="2020-08-26T11:40:00Z"/>
                <w:b/>
                <w:sz w:val="18"/>
                <w:szCs w:val="18"/>
              </w:rPr>
            </w:pPr>
            <w:del w:id="1810" w:author="Chasco, Brandon Edward" w:date="2020-08-26T11:40:00Z">
              <w:r w:rsidRPr="006226B0" w:rsidDel="00E1020B">
                <w:rPr>
                  <w:b/>
                  <w:sz w:val="18"/>
                  <w:szCs w:val="18"/>
                </w:rPr>
                <w:delText>transport.win</w:delText>
              </w:r>
            </w:del>
          </w:p>
          <w:p w14:paraId="1D446563" w14:textId="7BCCAB1B" w:rsidR="00E53084" w:rsidRPr="006226B0" w:rsidDel="00E1020B" w:rsidRDefault="00E53084" w:rsidP="00D9742C">
            <w:pPr>
              <w:spacing w:after="0" w:line="240" w:lineRule="auto"/>
              <w:ind w:left="100"/>
              <w:rPr>
                <w:del w:id="1811" w:author="Chasco, Brandon Edward" w:date="2020-08-26T11:40:00Z"/>
                <w:b/>
                <w:sz w:val="18"/>
                <w:szCs w:val="18"/>
              </w:rPr>
            </w:pPr>
            <w:del w:id="1812" w:author="Chasco, Brandon Edward" w:date="2020-08-26T11:40:00Z">
              <w:r w:rsidRPr="006226B0" w:rsidDel="00E1020B">
                <w:rPr>
                  <w:b/>
                  <w:sz w:val="18"/>
                  <w:szCs w:val="18"/>
                </w:rPr>
                <w:delText>transport.spr</w:delText>
              </w:r>
            </w:del>
          </w:p>
          <w:p w14:paraId="63F2520B" w14:textId="75CD24CA" w:rsidR="00E53084" w:rsidRPr="006226B0" w:rsidDel="00E1020B" w:rsidRDefault="00E53084" w:rsidP="00D9742C">
            <w:pPr>
              <w:spacing w:after="0" w:line="240" w:lineRule="auto"/>
              <w:ind w:left="100"/>
              <w:rPr>
                <w:del w:id="1813" w:author="Chasco, Brandon Edward" w:date="2020-08-26T11:40:00Z"/>
                <w:b/>
                <w:sz w:val="18"/>
                <w:szCs w:val="18"/>
              </w:rPr>
            </w:pPr>
            <w:del w:id="1814" w:author="Chasco, Brandon Edward" w:date="2020-08-26T11:40:00Z">
              <w:r w:rsidRPr="006226B0" w:rsidDel="00E1020B">
                <w:rPr>
                  <w:b/>
                  <w:sz w:val="18"/>
                  <w:szCs w:val="18"/>
                </w:rPr>
                <w:delText>transport.sum</w:delText>
              </w:r>
            </w:del>
          </w:p>
          <w:p w14:paraId="624249FC" w14:textId="5A094E7F" w:rsidR="00E53084" w:rsidRPr="006226B0" w:rsidDel="00E1020B" w:rsidRDefault="00E53084" w:rsidP="00D9742C">
            <w:pPr>
              <w:spacing w:after="0" w:line="240" w:lineRule="auto"/>
              <w:ind w:left="100"/>
              <w:rPr>
                <w:del w:id="1815" w:author="Chasco, Brandon Edward" w:date="2020-08-26T11:40:00Z"/>
                <w:b/>
                <w:sz w:val="18"/>
                <w:szCs w:val="18"/>
              </w:rPr>
            </w:pPr>
            <w:del w:id="1816" w:author="Chasco, Brandon Edward" w:date="2020-08-26T11:40:00Z">
              <w:r w:rsidRPr="006226B0" w:rsidDel="00E1020B">
                <w:rPr>
                  <w:b/>
                  <w:sz w:val="18"/>
                  <w:szCs w:val="18"/>
                </w:rPr>
                <w:delText>transport.aut</w:delText>
              </w:r>
            </w:del>
          </w:p>
        </w:tc>
        <w:tc>
          <w:tcPr>
            <w:tcW w:w="2985" w:type="dxa"/>
            <w:tcBorders>
              <w:bottom w:val="single" w:sz="4" w:space="0" w:color="000000"/>
            </w:tcBorders>
            <w:shd w:val="clear" w:color="auto" w:fill="auto"/>
            <w:tcMar>
              <w:top w:w="100" w:type="dxa"/>
              <w:left w:w="100" w:type="dxa"/>
              <w:bottom w:w="100" w:type="dxa"/>
              <w:right w:w="100" w:type="dxa"/>
            </w:tcMar>
          </w:tcPr>
          <w:p w14:paraId="241D2828" w14:textId="3B4715F5" w:rsidR="00E53084" w:rsidRPr="006226B0" w:rsidDel="00E1020B" w:rsidRDefault="00E53084" w:rsidP="00D9742C">
            <w:pPr>
              <w:spacing w:after="0" w:line="240" w:lineRule="auto"/>
              <w:ind w:left="100"/>
              <w:rPr>
                <w:del w:id="1817" w:author="Chasco, Brandon Edward" w:date="2020-08-26T11:40:00Z"/>
                <w:sz w:val="18"/>
                <w:szCs w:val="18"/>
              </w:rPr>
            </w:pPr>
            <w:del w:id="1818" w:author="Chasco, Brandon Edward" w:date="2020-08-26T11:40:00Z">
              <w:r w:rsidRPr="00532405" w:rsidDel="00E1020B">
                <w:rPr>
                  <w:sz w:val="18"/>
                  <w:szCs w:val="18"/>
                </w:rPr>
                <w:delText xml:space="preserve">Seasonal measure of Sverdrup index most correlated with the </w:delText>
              </w:r>
              <w:r w:rsidRPr="006226B0" w:rsidDel="00E1020B">
                <w:rPr>
                  <w:sz w:val="18"/>
                  <w:szCs w:val="18"/>
                </w:rPr>
                <w:delText>temperatures in the upper 20 meters.</w:delText>
              </w:r>
            </w:del>
          </w:p>
        </w:tc>
        <w:tc>
          <w:tcPr>
            <w:tcW w:w="1395" w:type="dxa"/>
            <w:tcBorders>
              <w:bottom w:val="single" w:sz="4" w:space="0" w:color="000000"/>
            </w:tcBorders>
            <w:shd w:val="clear" w:color="auto" w:fill="auto"/>
            <w:tcMar>
              <w:top w:w="100" w:type="dxa"/>
              <w:left w:w="100" w:type="dxa"/>
              <w:bottom w:w="100" w:type="dxa"/>
              <w:right w:w="100" w:type="dxa"/>
            </w:tcMar>
          </w:tcPr>
          <w:p w14:paraId="0D9A57AF" w14:textId="31223DD5" w:rsidR="00E53084" w:rsidRPr="006226B0" w:rsidDel="00E1020B" w:rsidRDefault="00E53084" w:rsidP="00D9742C">
            <w:pPr>
              <w:spacing w:after="0" w:line="240" w:lineRule="auto"/>
              <w:ind w:left="100"/>
              <w:rPr>
                <w:del w:id="1819" w:author="Chasco, Brandon Edward" w:date="2020-08-26T11:40:00Z"/>
                <w:sz w:val="18"/>
                <w:szCs w:val="18"/>
              </w:rPr>
            </w:pPr>
          </w:p>
        </w:tc>
        <w:tc>
          <w:tcPr>
            <w:tcW w:w="3615" w:type="dxa"/>
            <w:tcBorders>
              <w:bottom w:val="single" w:sz="4" w:space="0" w:color="000000"/>
            </w:tcBorders>
            <w:shd w:val="clear" w:color="auto" w:fill="auto"/>
            <w:tcMar>
              <w:top w:w="100" w:type="dxa"/>
              <w:left w:w="100" w:type="dxa"/>
              <w:bottom w:w="100" w:type="dxa"/>
              <w:right w:w="100" w:type="dxa"/>
            </w:tcMar>
          </w:tcPr>
          <w:p w14:paraId="75227D2F" w14:textId="09AAE874" w:rsidR="00E53084" w:rsidRPr="006226B0" w:rsidDel="00E1020B" w:rsidRDefault="00E53084" w:rsidP="00D9742C">
            <w:pPr>
              <w:spacing w:after="0" w:line="240" w:lineRule="auto"/>
              <w:ind w:left="100"/>
              <w:rPr>
                <w:del w:id="1820" w:author="Chasco, Brandon Edward" w:date="2020-08-26T11:40:00Z"/>
                <w:sz w:val="18"/>
                <w:szCs w:val="18"/>
              </w:rPr>
            </w:pPr>
          </w:p>
        </w:tc>
      </w:tr>
    </w:tbl>
    <w:p w14:paraId="1933FE03" w14:textId="47831543" w:rsidR="00E53084" w:rsidRPr="006226B0" w:rsidDel="00E1020B" w:rsidRDefault="00E53084" w:rsidP="00E53084">
      <w:pPr>
        <w:rPr>
          <w:del w:id="1821" w:author="Chasco, Brandon Edward" w:date="2020-08-26T11:40:00Z"/>
        </w:rPr>
      </w:pPr>
    </w:p>
    <w:p w14:paraId="7AA47E52" w14:textId="0AD38316" w:rsidR="00E53084" w:rsidRPr="006226B0" w:rsidDel="00E1020B" w:rsidRDefault="00E53084" w:rsidP="00E53084">
      <w:pPr>
        <w:spacing w:after="0" w:line="240" w:lineRule="auto"/>
        <w:rPr>
          <w:del w:id="1822" w:author="Chasco, Brandon Edward" w:date="2020-08-26T11:40:00Z"/>
        </w:rPr>
      </w:pPr>
      <w:del w:id="1823" w:author="Chasco, Brandon Edward" w:date="2020-08-26T11:40:00Z">
        <w:r w:rsidRPr="006226B0" w:rsidDel="00E1020B">
          <w:br w:type="page"/>
        </w:r>
      </w:del>
    </w:p>
    <w:p w14:paraId="138F09B3" w14:textId="4B594ACF" w:rsidR="00E53084" w:rsidRPr="006226B0" w:rsidDel="00E1020B" w:rsidRDefault="00CB353E" w:rsidP="00E53084">
      <w:pPr>
        <w:keepNext/>
        <w:pBdr>
          <w:top w:val="nil"/>
          <w:left w:val="nil"/>
          <w:bottom w:val="nil"/>
          <w:right w:val="nil"/>
          <w:between w:val="nil"/>
        </w:pBdr>
        <w:spacing w:after="200"/>
        <w:rPr>
          <w:del w:id="1824" w:author="Chasco, Brandon Edward" w:date="2020-08-26T11:40:00Z"/>
          <w:color w:val="000000"/>
        </w:rPr>
      </w:pPr>
      <w:del w:id="1825" w:author="Chasco, Brandon Edward" w:date="2020-08-26T11:40:00Z">
        <w:r w:rsidDel="00E1020B">
          <w:rPr>
            <w:color w:val="000000"/>
          </w:rPr>
          <w:fldChar w:fldCharType="begin"/>
        </w:r>
        <w:r w:rsidDel="00E1020B">
          <w:rPr>
            <w:color w:val="000000"/>
          </w:rPr>
          <w:delInstrText xml:space="preserve"> REF _Ref39755688 \h </w:delInstrText>
        </w:r>
        <w:r w:rsidDel="00E1020B">
          <w:rPr>
            <w:color w:val="000000"/>
          </w:rPr>
        </w:r>
        <w:r w:rsidDel="00E1020B">
          <w:rPr>
            <w:color w:val="000000"/>
          </w:rPr>
          <w:fldChar w:fldCharType="separate"/>
        </w:r>
        <w:r w:rsidR="00D27709" w:rsidDel="00E1020B">
          <w:delText xml:space="preserve">Table </w:delText>
        </w:r>
        <w:r w:rsidR="00D27709" w:rsidDel="00E1020B">
          <w:rPr>
            <w:noProof/>
          </w:rPr>
          <w:delText>3</w:delText>
        </w:r>
        <w:r w:rsidR="00D27709" w:rsidDel="00E1020B">
          <w:delText xml:space="preserve">. </w:delText>
        </w:r>
        <w:r w:rsidR="00D27709" w:rsidRPr="00B166D4" w:rsidDel="00E1020B">
          <w:rPr>
            <w:color w:val="000000"/>
          </w:rPr>
          <w:delText>List of data types, subscripts, parameters (i.e., fixed effects), and random effects used to model the smolt to adult survival of spring/summer Chinook salmon originating from the Snake River Basin.</w:delText>
        </w:r>
        <w:r w:rsidDel="00E1020B">
          <w:rPr>
            <w:color w:val="000000"/>
          </w:rPr>
          <w:fldChar w:fldCharType="end"/>
        </w:r>
        <w:r w:rsidR="00455D4C" w:rsidDel="00E1020B">
          <w:rPr>
            <w:color w:val="000000"/>
          </w:rPr>
          <w:delText xml:space="preserve"> </w:delText>
        </w:r>
      </w:del>
    </w:p>
    <w:tbl>
      <w:tblPr>
        <w:tblStyle w:val="a1"/>
        <w:tblW w:w="9699" w:type="dxa"/>
        <w:tblBorders>
          <w:top w:val="nil"/>
          <w:left w:val="nil"/>
          <w:bottom w:val="nil"/>
          <w:right w:val="nil"/>
          <w:insideH w:val="nil"/>
          <w:insideV w:val="nil"/>
        </w:tblBorders>
        <w:tblLayout w:type="fixed"/>
        <w:tblLook w:val="0400" w:firstRow="0" w:lastRow="0" w:firstColumn="0" w:lastColumn="0" w:noHBand="0" w:noVBand="1"/>
      </w:tblPr>
      <w:tblGrid>
        <w:gridCol w:w="2032"/>
        <w:gridCol w:w="1267"/>
        <w:gridCol w:w="6400"/>
      </w:tblGrid>
      <w:tr w:rsidR="00E53084" w:rsidRPr="006226B0" w:rsidDel="00E1020B" w14:paraId="4CDAF403" w14:textId="6BD5EC68" w:rsidTr="00D9742C">
        <w:trPr>
          <w:trHeight w:val="423"/>
          <w:del w:id="1826" w:author="Chasco, Brandon Edward" w:date="2020-08-26T11:40:00Z"/>
        </w:trPr>
        <w:tc>
          <w:tcPr>
            <w:tcW w:w="2032" w:type="dxa"/>
            <w:tcBorders>
              <w:top w:val="single" w:sz="4" w:space="0" w:color="000000"/>
              <w:bottom w:val="single" w:sz="4" w:space="0" w:color="000000"/>
            </w:tcBorders>
          </w:tcPr>
          <w:p w14:paraId="7173DFE2" w14:textId="3B97D711" w:rsidR="00E53084" w:rsidRPr="006226B0" w:rsidDel="00E1020B" w:rsidRDefault="00E53084" w:rsidP="00D9742C">
            <w:pPr>
              <w:spacing w:line="240" w:lineRule="auto"/>
              <w:rPr>
                <w:del w:id="1827" w:author="Chasco, Brandon Edward" w:date="2020-08-26T11:40:00Z"/>
              </w:rPr>
            </w:pPr>
            <w:del w:id="1828" w:author="Chasco, Brandon Edward" w:date="2020-08-26T11:40:00Z">
              <w:r w:rsidRPr="006226B0" w:rsidDel="00E1020B">
                <w:delText>Type</w:delText>
              </w:r>
            </w:del>
          </w:p>
        </w:tc>
        <w:tc>
          <w:tcPr>
            <w:tcW w:w="1267" w:type="dxa"/>
            <w:tcBorders>
              <w:top w:val="single" w:sz="4" w:space="0" w:color="000000"/>
              <w:bottom w:val="single" w:sz="4" w:space="0" w:color="000000"/>
            </w:tcBorders>
          </w:tcPr>
          <w:p w14:paraId="0560C25D" w14:textId="4B228848" w:rsidR="00E53084" w:rsidRPr="006226B0" w:rsidDel="00E1020B" w:rsidRDefault="00E53084" w:rsidP="00D9742C">
            <w:pPr>
              <w:spacing w:line="240" w:lineRule="auto"/>
              <w:rPr>
                <w:del w:id="1829" w:author="Chasco, Brandon Edward" w:date="2020-08-26T11:40:00Z"/>
              </w:rPr>
            </w:pPr>
            <w:del w:id="1830" w:author="Chasco, Brandon Edward" w:date="2020-08-26T11:40:00Z">
              <w:r w:rsidRPr="006226B0" w:rsidDel="00E1020B">
                <w:delText>Symbol</w:delText>
              </w:r>
            </w:del>
          </w:p>
        </w:tc>
        <w:tc>
          <w:tcPr>
            <w:tcW w:w="6400" w:type="dxa"/>
            <w:tcBorders>
              <w:top w:val="single" w:sz="4" w:space="0" w:color="000000"/>
              <w:bottom w:val="single" w:sz="4" w:space="0" w:color="000000"/>
            </w:tcBorders>
          </w:tcPr>
          <w:p w14:paraId="6C0D1491" w14:textId="06D31B96" w:rsidR="00E53084" w:rsidRPr="006226B0" w:rsidDel="00E1020B" w:rsidRDefault="00E53084" w:rsidP="00D9742C">
            <w:pPr>
              <w:spacing w:line="240" w:lineRule="auto"/>
              <w:rPr>
                <w:del w:id="1831" w:author="Chasco, Brandon Edward" w:date="2020-08-26T11:40:00Z"/>
              </w:rPr>
            </w:pPr>
            <w:del w:id="1832" w:author="Chasco, Brandon Edward" w:date="2020-08-26T11:40:00Z">
              <w:r w:rsidRPr="006226B0" w:rsidDel="00E1020B">
                <w:delText>Description</w:delText>
              </w:r>
            </w:del>
          </w:p>
        </w:tc>
      </w:tr>
      <w:tr w:rsidR="00E53084" w:rsidRPr="006226B0" w:rsidDel="00E1020B" w14:paraId="25C98F5E" w14:textId="0AC641B5" w:rsidTr="00D9742C">
        <w:trPr>
          <w:trHeight w:val="408"/>
          <w:del w:id="1833" w:author="Chasco, Brandon Edward" w:date="2020-08-26T11:40:00Z"/>
        </w:trPr>
        <w:tc>
          <w:tcPr>
            <w:tcW w:w="2032" w:type="dxa"/>
            <w:tcBorders>
              <w:top w:val="single" w:sz="4" w:space="0" w:color="000000"/>
              <w:left w:val="nil"/>
              <w:bottom w:val="nil"/>
              <w:right w:val="nil"/>
            </w:tcBorders>
          </w:tcPr>
          <w:p w14:paraId="06D00251" w14:textId="08DB445A" w:rsidR="00E53084" w:rsidRPr="006226B0" w:rsidDel="00E1020B" w:rsidRDefault="00E53084" w:rsidP="00D9742C">
            <w:pPr>
              <w:spacing w:line="240" w:lineRule="auto"/>
              <w:rPr>
                <w:del w:id="1834" w:author="Chasco, Brandon Edward" w:date="2020-08-26T11:40:00Z"/>
              </w:rPr>
            </w:pPr>
            <w:del w:id="1835" w:author="Chasco, Brandon Edward" w:date="2020-08-26T11:40:00Z">
              <w:r w:rsidRPr="006226B0" w:rsidDel="00E1020B">
                <w:delText>Data</w:delText>
              </w:r>
            </w:del>
          </w:p>
        </w:tc>
        <w:tc>
          <w:tcPr>
            <w:tcW w:w="1267" w:type="dxa"/>
            <w:tcBorders>
              <w:top w:val="single" w:sz="4" w:space="0" w:color="000000"/>
              <w:left w:val="nil"/>
              <w:bottom w:val="nil"/>
              <w:right w:val="nil"/>
            </w:tcBorders>
          </w:tcPr>
          <w:p w14:paraId="74F58E20" w14:textId="6B6C70A6" w:rsidR="00E53084" w:rsidRPr="00B166D4" w:rsidDel="00E1020B" w:rsidRDefault="00B605F0" w:rsidP="00D9742C">
            <w:pPr>
              <w:jc w:val="center"/>
              <w:rPr>
                <w:del w:id="1836" w:author="Chasco, Brandon Edward" w:date="2020-08-26T11:40:00Z"/>
                <w:rFonts w:ascii="Cambria Math" w:eastAsia="Cambria Math" w:hAnsi="Cambria Math" w:cs="Cambria Math"/>
              </w:rPr>
            </w:pPr>
            <m:oMathPara>
              <m:oMath>
                <m:sSub>
                  <m:sSubPr>
                    <m:ctrlPr>
                      <w:del w:id="1837" w:author="Chasco, Brandon Edward" w:date="2020-08-26T11:40:00Z">
                        <w:rPr>
                          <w:rFonts w:ascii="Cambria Math" w:eastAsia="Cambria Math" w:hAnsi="Cambria Math" w:cs="Cambria Math"/>
                        </w:rPr>
                      </w:del>
                    </m:ctrlPr>
                  </m:sSubPr>
                  <m:e>
                    <m:r>
                      <w:del w:id="1838" w:author="Chasco, Brandon Edward" w:date="2020-08-26T11:40:00Z">
                        <m:rPr>
                          <m:sty m:val="p"/>
                        </m:rPr>
                        <w:rPr>
                          <w:rFonts w:ascii="Cambria Math" w:eastAsia="Cambria Math" w:hAnsi="Cambria Math" w:cs="Cambria Math"/>
                        </w:rPr>
                        <m:t>n</m:t>
                      </w:del>
                    </m:r>
                  </m:e>
                  <m:sub>
                    <m:r>
                      <w:del w:id="1839" w:author="Chasco, Brandon Edward" w:date="2020-08-26T11:40:00Z">
                        <m:rPr>
                          <m:sty m:val="p"/>
                        </m:rPr>
                        <w:rPr>
                          <w:rFonts w:ascii="Cambria Math" w:eastAsia="Cambria Math" w:hAnsi="Cambria Math" w:cs="Cambria Math"/>
                        </w:rPr>
                        <m:t>rjt</m:t>
                      </w:del>
                    </m:r>
                  </m:sub>
                </m:sSub>
              </m:oMath>
            </m:oMathPara>
          </w:p>
        </w:tc>
        <w:tc>
          <w:tcPr>
            <w:tcW w:w="6400" w:type="dxa"/>
            <w:tcBorders>
              <w:top w:val="single" w:sz="4" w:space="0" w:color="000000"/>
              <w:left w:val="nil"/>
              <w:bottom w:val="nil"/>
              <w:right w:val="nil"/>
            </w:tcBorders>
          </w:tcPr>
          <w:p w14:paraId="0B5A6461" w14:textId="3A2A7B3A" w:rsidR="00E53084" w:rsidRPr="00B166D4" w:rsidDel="00E1020B" w:rsidRDefault="00E53084" w:rsidP="00D9742C">
            <w:pPr>
              <w:spacing w:line="240" w:lineRule="auto"/>
              <w:rPr>
                <w:del w:id="1840" w:author="Chasco, Brandon Edward" w:date="2020-08-26T11:40:00Z"/>
              </w:rPr>
            </w:pPr>
            <w:del w:id="1841" w:author="Chasco, Brandon Edward" w:date="2020-08-26T11:40:00Z">
              <w:r w:rsidRPr="00B166D4" w:rsidDel="00E1020B">
                <w:delText>Cohort of juvenile fish of rear type r migrating past Bonneville Dam on day j in year t</w:delText>
              </w:r>
            </w:del>
          </w:p>
        </w:tc>
      </w:tr>
      <w:tr w:rsidR="00E53084" w:rsidRPr="006226B0" w:rsidDel="00E1020B" w14:paraId="362DF076" w14:textId="1A2D0C0B" w:rsidTr="00D9742C">
        <w:trPr>
          <w:trHeight w:val="408"/>
          <w:del w:id="1842" w:author="Chasco, Brandon Edward" w:date="2020-08-26T11:40:00Z"/>
        </w:trPr>
        <w:tc>
          <w:tcPr>
            <w:tcW w:w="2032" w:type="dxa"/>
            <w:tcBorders>
              <w:top w:val="nil"/>
              <w:left w:val="nil"/>
              <w:bottom w:val="nil"/>
              <w:right w:val="nil"/>
            </w:tcBorders>
          </w:tcPr>
          <w:p w14:paraId="408DD07B" w14:textId="72D363DD" w:rsidR="00E53084" w:rsidRPr="006226B0" w:rsidDel="00E1020B" w:rsidRDefault="00E53084" w:rsidP="00D9742C">
            <w:pPr>
              <w:spacing w:line="240" w:lineRule="auto"/>
              <w:rPr>
                <w:del w:id="1843" w:author="Chasco, Brandon Edward" w:date="2020-08-26T11:40:00Z"/>
              </w:rPr>
            </w:pPr>
          </w:p>
        </w:tc>
        <w:tc>
          <w:tcPr>
            <w:tcW w:w="1267" w:type="dxa"/>
            <w:tcBorders>
              <w:top w:val="nil"/>
              <w:left w:val="nil"/>
              <w:bottom w:val="nil"/>
              <w:right w:val="nil"/>
            </w:tcBorders>
          </w:tcPr>
          <w:p w14:paraId="1B83D587" w14:textId="3290EBE4" w:rsidR="00E53084" w:rsidRPr="00B166D4" w:rsidDel="00E1020B" w:rsidRDefault="00B605F0" w:rsidP="00D9742C">
            <w:pPr>
              <w:jc w:val="center"/>
              <w:rPr>
                <w:del w:id="1844" w:author="Chasco, Brandon Edward" w:date="2020-08-26T11:40:00Z"/>
                <w:rFonts w:ascii="Cambria Math" w:eastAsia="Cambria Math" w:hAnsi="Cambria Math" w:cs="Cambria Math"/>
              </w:rPr>
            </w:pPr>
            <m:oMathPara>
              <m:oMath>
                <m:sSub>
                  <m:sSubPr>
                    <m:ctrlPr>
                      <w:del w:id="1845" w:author="Chasco, Brandon Edward" w:date="2020-08-26T11:40:00Z">
                        <w:rPr>
                          <w:rFonts w:ascii="Cambria Math" w:eastAsia="Cambria Math" w:hAnsi="Cambria Math" w:cs="Cambria Math"/>
                        </w:rPr>
                      </w:del>
                    </m:ctrlPr>
                  </m:sSubPr>
                  <m:e>
                    <m:r>
                      <w:del w:id="1846" w:author="Chasco, Brandon Edward" w:date="2020-08-26T11:40:00Z">
                        <m:rPr>
                          <m:sty m:val="p"/>
                        </m:rPr>
                        <w:rPr>
                          <w:rFonts w:ascii="Cambria Math" w:eastAsia="Cambria Math" w:hAnsi="Cambria Math" w:cs="Cambria Math"/>
                        </w:rPr>
                        <m:t>k</m:t>
                      </w:del>
                    </m:r>
                  </m:e>
                  <m:sub>
                    <m:r>
                      <w:del w:id="1847" w:author="Chasco, Brandon Edward" w:date="2020-08-26T11:40:00Z">
                        <m:rPr>
                          <m:sty m:val="p"/>
                        </m:rPr>
                        <w:rPr>
                          <w:rFonts w:ascii="Cambria Math" w:eastAsia="Cambria Math" w:hAnsi="Cambria Math" w:cs="Cambria Math"/>
                        </w:rPr>
                        <m:t>rjt</m:t>
                      </w:del>
                    </m:r>
                  </m:sub>
                </m:sSub>
              </m:oMath>
            </m:oMathPara>
          </w:p>
        </w:tc>
        <w:tc>
          <w:tcPr>
            <w:tcW w:w="6400" w:type="dxa"/>
            <w:tcBorders>
              <w:top w:val="nil"/>
              <w:left w:val="nil"/>
              <w:bottom w:val="nil"/>
              <w:right w:val="nil"/>
            </w:tcBorders>
          </w:tcPr>
          <w:p w14:paraId="2BA36387" w14:textId="7C6DC50A" w:rsidR="00E53084" w:rsidRPr="00B166D4" w:rsidDel="00E1020B" w:rsidRDefault="00E53084" w:rsidP="00D9742C">
            <w:pPr>
              <w:spacing w:line="240" w:lineRule="auto"/>
              <w:rPr>
                <w:del w:id="1848" w:author="Chasco, Brandon Edward" w:date="2020-08-26T11:40:00Z"/>
              </w:rPr>
            </w:pPr>
            <w:del w:id="1849" w:author="Chasco, Brandon Edward" w:date="2020-08-26T11:40:00Z">
              <w:r w:rsidRPr="00B166D4" w:rsidDel="00E1020B">
                <w:delText>Number of fish from the juvenile cohort of rear type r migrating past Bonneville Dam on day j in year t that survived to adulthood</w:delText>
              </w:r>
            </w:del>
          </w:p>
        </w:tc>
      </w:tr>
      <w:tr w:rsidR="00E53084" w:rsidRPr="006226B0" w:rsidDel="00E1020B" w14:paraId="0600074F" w14:textId="593A648A" w:rsidTr="00D9742C">
        <w:trPr>
          <w:trHeight w:val="408"/>
          <w:del w:id="1850" w:author="Chasco, Brandon Edward" w:date="2020-08-26T11:40:00Z"/>
        </w:trPr>
        <w:tc>
          <w:tcPr>
            <w:tcW w:w="2032" w:type="dxa"/>
            <w:tcBorders>
              <w:top w:val="nil"/>
              <w:left w:val="nil"/>
              <w:bottom w:val="nil"/>
              <w:right w:val="nil"/>
            </w:tcBorders>
          </w:tcPr>
          <w:p w14:paraId="1B6E9E1C" w14:textId="4D33BBC4" w:rsidR="00E53084" w:rsidRPr="006226B0" w:rsidDel="00E1020B" w:rsidRDefault="00E53084" w:rsidP="00D9742C">
            <w:pPr>
              <w:spacing w:line="240" w:lineRule="auto"/>
              <w:rPr>
                <w:del w:id="1851" w:author="Chasco, Brandon Edward" w:date="2020-08-26T11:40:00Z"/>
              </w:rPr>
            </w:pPr>
          </w:p>
        </w:tc>
        <w:tc>
          <w:tcPr>
            <w:tcW w:w="1267" w:type="dxa"/>
            <w:tcBorders>
              <w:top w:val="nil"/>
              <w:left w:val="nil"/>
              <w:bottom w:val="nil"/>
              <w:right w:val="nil"/>
            </w:tcBorders>
          </w:tcPr>
          <w:p w14:paraId="7DB45755" w14:textId="4FFE1E09" w:rsidR="00E53084" w:rsidRPr="00B166D4" w:rsidDel="00E1020B" w:rsidRDefault="00B605F0" w:rsidP="00D9742C">
            <w:pPr>
              <w:jc w:val="center"/>
              <w:rPr>
                <w:del w:id="1852" w:author="Chasco, Brandon Edward" w:date="2020-08-26T11:40:00Z"/>
                <w:rFonts w:ascii="Cambria Math" w:eastAsia="Cambria Math" w:hAnsi="Cambria Math" w:cs="Cambria Math"/>
              </w:rPr>
            </w:pPr>
            <m:oMathPara>
              <m:oMath>
                <m:sSub>
                  <m:sSubPr>
                    <m:ctrlPr>
                      <w:del w:id="1853" w:author="Chasco, Brandon Edward" w:date="2020-08-26T11:40:00Z">
                        <w:rPr>
                          <w:rFonts w:ascii="Cambria Math" w:eastAsia="Cambria Math" w:hAnsi="Cambria Math" w:cs="Cambria Math"/>
                        </w:rPr>
                      </w:del>
                    </m:ctrlPr>
                  </m:sSubPr>
                  <m:e>
                    <m:r>
                      <w:del w:id="1854" w:author="Chasco, Brandon Edward" w:date="2020-08-26T11:40:00Z">
                        <m:rPr>
                          <m:sty m:val="p"/>
                        </m:rPr>
                        <w:rPr>
                          <w:rFonts w:ascii="Cambria Math" w:eastAsia="Cambria Math" w:hAnsi="Cambria Math" w:cs="Cambria Math"/>
                        </w:rPr>
                        <m:t>x</m:t>
                      </w:del>
                    </m:r>
                  </m:e>
                  <m:sub>
                    <m:r>
                      <w:del w:id="1855" w:author="Chasco, Brandon Edward" w:date="2020-08-26T11:40:00Z">
                        <m:rPr>
                          <m:sty m:val="p"/>
                        </m:rPr>
                        <w:rPr>
                          <w:rFonts w:ascii="Cambria Math" w:eastAsia="Cambria Math" w:hAnsi="Cambria Math" w:cs="Cambria Math"/>
                        </w:rPr>
                        <m:t>t</m:t>
                      </w:del>
                    </m:r>
                  </m:sub>
                </m:sSub>
              </m:oMath>
            </m:oMathPara>
          </w:p>
        </w:tc>
        <w:tc>
          <w:tcPr>
            <w:tcW w:w="6400" w:type="dxa"/>
            <w:tcBorders>
              <w:top w:val="nil"/>
              <w:left w:val="nil"/>
              <w:bottom w:val="nil"/>
              <w:right w:val="nil"/>
            </w:tcBorders>
          </w:tcPr>
          <w:p w14:paraId="0A875CCE" w14:textId="62D324DF" w:rsidR="00E53084" w:rsidRPr="00B166D4" w:rsidDel="00E1020B" w:rsidRDefault="00E53084" w:rsidP="00D9742C">
            <w:pPr>
              <w:spacing w:line="240" w:lineRule="auto"/>
              <w:rPr>
                <w:del w:id="1856" w:author="Chasco, Brandon Edward" w:date="2020-08-26T11:40:00Z"/>
              </w:rPr>
            </w:pPr>
            <w:del w:id="1857" w:author="Chasco, Brandon Edward" w:date="2020-08-26T11:40:00Z">
              <w:r w:rsidRPr="00B166D4" w:rsidDel="00E1020B">
                <w:delText>Vector of environmental covariates for year t</w:delText>
              </w:r>
            </w:del>
          </w:p>
        </w:tc>
      </w:tr>
      <w:tr w:rsidR="00E53084" w:rsidRPr="006226B0" w:rsidDel="00E1020B" w14:paraId="130A124B" w14:textId="2C9DEDC8" w:rsidTr="00D9742C">
        <w:trPr>
          <w:trHeight w:val="408"/>
          <w:del w:id="1858" w:author="Chasco, Brandon Edward" w:date="2020-08-26T11:40:00Z"/>
        </w:trPr>
        <w:tc>
          <w:tcPr>
            <w:tcW w:w="2032" w:type="dxa"/>
            <w:tcBorders>
              <w:top w:val="nil"/>
              <w:left w:val="nil"/>
              <w:bottom w:val="nil"/>
              <w:right w:val="nil"/>
            </w:tcBorders>
          </w:tcPr>
          <w:p w14:paraId="4A250537" w14:textId="302FE0B2" w:rsidR="00E53084" w:rsidRPr="006226B0" w:rsidDel="00E1020B" w:rsidRDefault="00E53084" w:rsidP="00D9742C">
            <w:pPr>
              <w:spacing w:line="240" w:lineRule="auto"/>
              <w:rPr>
                <w:del w:id="1859" w:author="Chasco, Brandon Edward" w:date="2020-08-26T11:40:00Z"/>
              </w:rPr>
            </w:pPr>
            <w:del w:id="1860" w:author="Chasco, Brandon Edward" w:date="2020-08-26T11:40:00Z">
              <w:r w:rsidRPr="006226B0" w:rsidDel="00E1020B">
                <w:delText>Index</w:delText>
              </w:r>
            </w:del>
          </w:p>
        </w:tc>
        <w:tc>
          <w:tcPr>
            <w:tcW w:w="1267" w:type="dxa"/>
            <w:tcBorders>
              <w:top w:val="nil"/>
              <w:left w:val="nil"/>
              <w:bottom w:val="nil"/>
              <w:right w:val="nil"/>
            </w:tcBorders>
          </w:tcPr>
          <w:p w14:paraId="0945EC92" w14:textId="1FEA277E" w:rsidR="00E53084" w:rsidRPr="006226B0" w:rsidDel="00E1020B" w:rsidRDefault="00E53084" w:rsidP="00D9742C">
            <w:pPr>
              <w:spacing w:line="240" w:lineRule="auto"/>
              <w:jc w:val="center"/>
              <w:rPr>
                <w:del w:id="1861" w:author="Chasco, Brandon Edward" w:date="2020-08-26T11:40:00Z"/>
                <w:b/>
              </w:rPr>
            </w:pPr>
            <w:del w:id="1862" w:author="Chasco, Brandon Edward" w:date="2020-08-26T11:40:00Z">
              <w:r w:rsidRPr="006226B0" w:rsidDel="00E1020B">
                <w:delText>r</w:delText>
              </w:r>
            </w:del>
          </w:p>
        </w:tc>
        <w:tc>
          <w:tcPr>
            <w:tcW w:w="6400" w:type="dxa"/>
            <w:tcBorders>
              <w:top w:val="nil"/>
              <w:left w:val="nil"/>
              <w:bottom w:val="nil"/>
              <w:right w:val="nil"/>
            </w:tcBorders>
          </w:tcPr>
          <w:p w14:paraId="5A914B7E" w14:textId="2E1D143B" w:rsidR="00E53084" w:rsidRPr="006226B0" w:rsidDel="00E1020B" w:rsidRDefault="00E53084" w:rsidP="00D9742C">
            <w:pPr>
              <w:spacing w:line="240" w:lineRule="auto"/>
              <w:rPr>
                <w:del w:id="1863" w:author="Chasco, Brandon Edward" w:date="2020-08-26T11:40:00Z"/>
                <w:b/>
              </w:rPr>
            </w:pPr>
            <w:del w:id="1864" w:author="Chasco, Brandon Edward" w:date="2020-08-26T11:40:00Z">
              <w:r w:rsidRPr="006226B0" w:rsidDel="00E1020B">
                <w:delText>rearing type</w:delText>
              </w:r>
            </w:del>
          </w:p>
        </w:tc>
      </w:tr>
      <w:tr w:rsidR="00E53084" w:rsidRPr="006226B0" w:rsidDel="00E1020B" w14:paraId="37F8EC7A" w14:textId="5FE495F2" w:rsidTr="00D9742C">
        <w:trPr>
          <w:trHeight w:val="437"/>
          <w:del w:id="1865" w:author="Chasco, Brandon Edward" w:date="2020-08-26T11:40:00Z"/>
        </w:trPr>
        <w:tc>
          <w:tcPr>
            <w:tcW w:w="2032" w:type="dxa"/>
            <w:tcBorders>
              <w:top w:val="nil"/>
            </w:tcBorders>
          </w:tcPr>
          <w:p w14:paraId="046C81D8" w14:textId="41B7DD09" w:rsidR="00E53084" w:rsidRPr="006226B0" w:rsidDel="00E1020B" w:rsidRDefault="00E53084" w:rsidP="00D9742C">
            <w:pPr>
              <w:spacing w:line="240" w:lineRule="auto"/>
              <w:rPr>
                <w:del w:id="1866" w:author="Chasco, Brandon Edward" w:date="2020-08-26T11:40:00Z"/>
              </w:rPr>
            </w:pPr>
          </w:p>
        </w:tc>
        <w:tc>
          <w:tcPr>
            <w:tcW w:w="1267" w:type="dxa"/>
            <w:tcBorders>
              <w:top w:val="nil"/>
            </w:tcBorders>
          </w:tcPr>
          <w:p w14:paraId="51BDF098" w14:textId="45A771C5" w:rsidR="00E53084" w:rsidRPr="006226B0" w:rsidDel="00E1020B" w:rsidRDefault="00E53084" w:rsidP="00D9742C">
            <w:pPr>
              <w:spacing w:line="240" w:lineRule="auto"/>
              <w:jc w:val="center"/>
              <w:rPr>
                <w:del w:id="1867" w:author="Chasco, Brandon Edward" w:date="2020-08-26T11:40:00Z"/>
              </w:rPr>
            </w:pPr>
            <w:del w:id="1868" w:author="Chasco, Brandon Edward" w:date="2020-08-26T11:40:00Z">
              <w:r w:rsidRPr="006226B0" w:rsidDel="00E1020B">
                <w:delText>j</w:delText>
              </w:r>
            </w:del>
          </w:p>
        </w:tc>
        <w:tc>
          <w:tcPr>
            <w:tcW w:w="6400" w:type="dxa"/>
            <w:tcBorders>
              <w:top w:val="nil"/>
            </w:tcBorders>
          </w:tcPr>
          <w:p w14:paraId="7EC3C8BD" w14:textId="43C461B1" w:rsidR="00E53084" w:rsidRPr="006226B0" w:rsidDel="00E1020B" w:rsidRDefault="00E53084" w:rsidP="00D9742C">
            <w:pPr>
              <w:spacing w:line="240" w:lineRule="auto"/>
              <w:rPr>
                <w:del w:id="1869" w:author="Chasco, Brandon Edward" w:date="2020-08-26T11:40:00Z"/>
              </w:rPr>
            </w:pPr>
            <w:del w:id="1870" w:author="Chasco, Brandon Edward" w:date="2020-08-26T11:40:00Z">
              <w:r w:rsidRPr="006226B0" w:rsidDel="00E1020B">
                <w:delText>calendar day</w:delText>
              </w:r>
            </w:del>
          </w:p>
        </w:tc>
      </w:tr>
      <w:tr w:rsidR="00E53084" w:rsidRPr="006226B0" w:rsidDel="00E1020B" w14:paraId="0C52D17C" w14:textId="7F6151A9" w:rsidTr="00D9742C">
        <w:trPr>
          <w:trHeight w:val="423"/>
          <w:del w:id="1871" w:author="Chasco, Brandon Edward" w:date="2020-08-26T11:40:00Z"/>
        </w:trPr>
        <w:tc>
          <w:tcPr>
            <w:tcW w:w="2032" w:type="dxa"/>
          </w:tcPr>
          <w:p w14:paraId="6394DADC" w14:textId="5F594C2A" w:rsidR="00E53084" w:rsidRPr="006226B0" w:rsidDel="00E1020B" w:rsidRDefault="00E53084" w:rsidP="00D9742C">
            <w:pPr>
              <w:spacing w:line="240" w:lineRule="auto"/>
              <w:rPr>
                <w:del w:id="1872" w:author="Chasco, Brandon Edward" w:date="2020-08-26T11:40:00Z"/>
              </w:rPr>
            </w:pPr>
          </w:p>
        </w:tc>
        <w:tc>
          <w:tcPr>
            <w:tcW w:w="1267" w:type="dxa"/>
          </w:tcPr>
          <w:p w14:paraId="609D2241" w14:textId="7FCBCCA2" w:rsidR="00E53084" w:rsidRPr="006226B0" w:rsidDel="00E1020B" w:rsidRDefault="00E53084" w:rsidP="00D9742C">
            <w:pPr>
              <w:spacing w:line="240" w:lineRule="auto"/>
              <w:jc w:val="center"/>
              <w:rPr>
                <w:del w:id="1873" w:author="Chasco, Brandon Edward" w:date="2020-08-26T11:40:00Z"/>
              </w:rPr>
            </w:pPr>
            <w:del w:id="1874" w:author="Chasco, Brandon Edward" w:date="2020-08-26T11:40:00Z">
              <w:r w:rsidRPr="006226B0" w:rsidDel="00E1020B">
                <w:delText>t</w:delText>
              </w:r>
            </w:del>
          </w:p>
        </w:tc>
        <w:tc>
          <w:tcPr>
            <w:tcW w:w="6400" w:type="dxa"/>
          </w:tcPr>
          <w:p w14:paraId="07380CE1" w14:textId="487659D6" w:rsidR="00E53084" w:rsidRPr="006226B0" w:rsidDel="00E1020B" w:rsidRDefault="00E53084" w:rsidP="00D9742C">
            <w:pPr>
              <w:spacing w:line="240" w:lineRule="auto"/>
              <w:rPr>
                <w:del w:id="1875" w:author="Chasco, Brandon Edward" w:date="2020-08-26T11:40:00Z"/>
              </w:rPr>
            </w:pPr>
            <w:del w:id="1876" w:author="Chasco, Brandon Edward" w:date="2020-08-26T11:40:00Z">
              <w:r w:rsidRPr="006226B0" w:rsidDel="00E1020B">
                <w:delText>year</w:delText>
              </w:r>
            </w:del>
          </w:p>
        </w:tc>
      </w:tr>
      <w:tr w:rsidR="00E53084" w:rsidRPr="006226B0" w:rsidDel="00E1020B" w14:paraId="34835527" w14:textId="7BF8DC80" w:rsidTr="00D9742C">
        <w:trPr>
          <w:trHeight w:val="423"/>
          <w:del w:id="1877" w:author="Chasco, Brandon Edward" w:date="2020-08-26T11:40:00Z"/>
        </w:trPr>
        <w:tc>
          <w:tcPr>
            <w:tcW w:w="2032" w:type="dxa"/>
          </w:tcPr>
          <w:p w14:paraId="603B28EF" w14:textId="5386C850" w:rsidR="00E53084" w:rsidRPr="006226B0" w:rsidDel="00E1020B" w:rsidRDefault="00E53084" w:rsidP="00D9742C">
            <w:pPr>
              <w:spacing w:line="240" w:lineRule="auto"/>
              <w:rPr>
                <w:del w:id="1878" w:author="Chasco, Brandon Edward" w:date="2020-08-26T11:40:00Z"/>
              </w:rPr>
            </w:pPr>
            <w:del w:id="1879" w:author="Chasco, Brandon Edward" w:date="2020-08-26T11:40:00Z">
              <w:r w:rsidRPr="006226B0" w:rsidDel="00E1020B">
                <w:delText>Fixed-effects</w:delText>
              </w:r>
            </w:del>
          </w:p>
        </w:tc>
        <w:tc>
          <w:tcPr>
            <w:tcW w:w="1267" w:type="dxa"/>
          </w:tcPr>
          <w:p w14:paraId="589E3D14" w14:textId="56FA075B" w:rsidR="00E53084" w:rsidRPr="00B166D4" w:rsidDel="00E1020B" w:rsidRDefault="00B605F0" w:rsidP="00D9742C">
            <w:pPr>
              <w:jc w:val="center"/>
              <w:rPr>
                <w:del w:id="1880" w:author="Chasco, Brandon Edward" w:date="2020-08-26T11:40:00Z"/>
                <w:rFonts w:ascii="Cambria Math" w:eastAsia="Cambria Math" w:hAnsi="Cambria Math" w:cs="Cambria Math"/>
              </w:rPr>
            </w:pPr>
            <m:oMathPara>
              <m:oMath>
                <m:sSub>
                  <m:sSubPr>
                    <m:ctrlPr>
                      <w:del w:id="1881" w:author="Chasco, Brandon Edward" w:date="2020-08-26T11:40:00Z">
                        <w:rPr>
                          <w:rFonts w:ascii="Cambria Math" w:eastAsia="Cambria Math" w:hAnsi="Cambria Math" w:cs="Cambria Math"/>
                        </w:rPr>
                      </w:del>
                    </m:ctrlPr>
                  </m:sSubPr>
                  <m:e>
                    <m:r>
                      <w:del w:id="1882" w:author="Chasco, Brandon Edward" w:date="2020-08-26T11:40:00Z">
                        <m:rPr>
                          <m:sty m:val="p"/>
                        </m:rPr>
                        <w:rPr>
                          <w:rFonts w:ascii="Cambria Math" w:hAnsi="Cambria Math"/>
                        </w:rPr>
                        <m:t>μ</m:t>
                      </w:del>
                    </m:r>
                  </m:e>
                  <m:sub>
                    <m:r>
                      <w:del w:id="1883" w:author="Chasco, Brandon Edward" w:date="2020-08-26T11:40:00Z">
                        <m:rPr>
                          <m:sty m:val="p"/>
                        </m:rPr>
                        <w:rPr>
                          <w:rFonts w:ascii="Cambria Math" w:eastAsia="Cambria Math" w:hAnsi="Cambria Math" w:cs="Cambria Math"/>
                        </w:rPr>
                        <m:t>s</m:t>
                      </w:del>
                    </m:r>
                  </m:sub>
                </m:sSub>
              </m:oMath>
            </m:oMathPara>
          </w:p>
        </w:tc>
        <w:tc>
          <w:tcPr>
            <w:tcW w:w="6400" w:type="dxa"/>
          </w:tcPr>
          <w:p w14:paraId="499A0374" w14:textId="50F9031A" w:rsidR="00E53084" w:rsidRPr="00B166D4" w:rsidDel="00E1020B" w:rsidRDefault="00E53084" w:rsidP="00D9742C">
            <w:pPr>
              <w:spacing w:line="240" w:lineRule="auto"/>
              <w:rPr>
                <w:del w:id="1884" w:author="Chasco, Brandon Edward" w:date="2020-08-26T11:40:00Z"/>
              </w:rPr>
            </w:pPr>
            <w:del w:id="1885" w:author="Chasco, Brandon Edward" w:date="2020-08-26T11:40:00Z">
              <w:r w:rsidRPr="00B166D4" w:rsidDel="00E1020B">
                <w:delText xml:space="preserve">mean survival </w:delText>
              </w:r>
            </w:del>
          </w:p>
        </w:tc>
      </w:tr>
      <w:tr w:rsidR="00E53084" w:rsidRPr="006226B0" w:rsidDel="00E1020B" w14:paraId="7B067050" w14:textId="0B29F407" w:rsidTr="00D9742C">
        <w:trPr>
          <w:trHeight w:val="423"/>
          <w:del w:id="1886" w:author="Chasco, Brandon Edward" w:date="2020-08-26T11:40:00Z"/>
        </w:trPr>
        <w:tc>
          <w:tcPr>
            <w:tcW w:w="2032" w:type="dxa"/>
          </w:tcPr>
          <w:p w14:paraId="2D66951B" w14:textId="15301576" w:rsidR="00E53084" w:rsidRPr="006226B0" w:rsidDel="00E1020B" w:rsidRDefault="00E53084" w:rsidP="00D9742C">
            <w:pPr>
              <w:spacing w:line="240" w:lineRule="auto"/>
              <w:rPr>
                <w:del w:id="1887" w:author="Chasco, Brandon Edward" w:date="2020-08-26T11:40:00Z"/>
              </w:rPr>
            </w:pPr>
          </w:p>
        </w:tc>
        <w:tc>
          <w:tcPr>
            <w:tcW w:w="1267" w:type="dxa"/>
          </w:tcPr>
          <w:p w14:paraId="537301C7" w14:textId="455E53BA" w:rsidR="00E53084" w:rsidRPr="006226B0" w:rsidDel="00E1020B" w:rsidRDefault="00E53084" w:rsidP="00D9742C">
            <w:pPr>
              <w:jc w:val="center"/>
              <w:rPr>
                <w:del w:id="1888" w:author="Chasco, Brandon Edward" w:date="2020-08-26T11:40:00Z"/>
              </w:rPr>
            </w:pPr>
            <m:oMathPara>
              <m:oMath>
                <m:r>
                  <w:del w:id="1889" w:author="Chasco, Brandon Edward" w:date="2020-08-26T11:40:00Z">
                    <m:rPr>
                      <m:sty m:val="p"/>
                    </m:rPr>
                    <w:rPr>
                      <w:rFonts w:ascii="Cambria Math" w:hAnsi="Cambria Math"/>
                    </w:rPr>
                    <m:t>β</m:t>
                  </w:del>
                </m:r>
              </m:oMath>
            </m:oMathPara>
          </w:p>
        </w:tc>
        <w:tc>
          <w:tcPr>
            <w:tcW w:w="6400" w:type="dxa"/>
          </w:tcPr>
          <w:p w14:paraId="7E180861" w14:textId="4EBEDCD0" w:rsidR="00E53084" w:rsidRPr="006226B0" w:rsidDel="00E1020B" w:rsidRDefault="00E53084" w:rsidP="00D9742C">
            <w:pPr>
              <w:spacing w:line="240" w:lineRule="auto"/>
              <w:rPr>
                <w:del w:id="1890" w:author="Chasco, Brandon Edward" w:date="2020-08-26T11:40:00Z"/>
              </w:rPr>
            </w:pPr>
            <w:del w:id="1891" w:author="Chasco, Brandon Edward" w:date="2020-08-26T11:40:00Z">
              <w:r w:rsidRPr="006226B0" w:rsidDel="00E1020B">
                <w:delText>vector of marine covariate parameters</w:delText>
              </w:r>
            </w:del>
          </w:p>
        </w:tc>
      </w:tr>
      <w:tr w:rsidR="00E53084" w:rsidRPr="006226B0" w:rsidDel="00E1020B" w14:paraId="31B52E4F" w14:textId="4D2A588D" w:rsidTr="00D9742C">
        <w:trPr>
          <w:trHeight w:val="437"/>
          <w:del w:id="1892" w:author="Chasco, Brandon Edward" w:date="2020-08-26T11:40:00Z"/>
        </w:trPr>
        <w:tc>
          <w:tcPr>
            <w:tcW w:w="2032" w:type="dxa"/>
          </w:tcPr>
          <w:p w14:paraId="410FAFAA" w14:textId="63836990" w:rsidR="00E53084" w:rsidRPr="006226B0" w:rsidDel="00E1020B" w:rsidRDefault="00E53084" w:rsidP="00D9742C">
            <w:pPr>
              <w:spacing w:line="240" w:lineRule="auto"/>
              <w:rPr>
                <w:del w:id="1893" w:author="Chasco, Brandon Edward" w:date="2020-08-26T11:40:00Z"/>
              </w:rPr>
            </w:pPr>
          </w:p>
        </w:tc>
        <w:tc>
          <w:tcPr>
            <w:tcW w:w="1267" w:type="dxa"/>
          </w:tcPr>
          <w:p w14:paraId="11D2D751" w14:textId="4BA8509C" w:rsidR="00E53084" w:rsidRPr="00B166D4" w:rsidDel="00E1020B" w:rsidRDefault="00B605F0" w:rsidP="00D9742C">
            <w:pPr>
              <w:jc w:val="center"/>
              <w:rPr>
                <w:del w:id="1894" w:author="Chasco, Brandon Edward" w:date="2020-08-26T11:40:00Z"/>
                <w:rFonts w:ascii="Cambria Math" w:eastAsia="Cambria Math" w:hAnsi="Cambria Math" w:cs="Cambria Math"/>
              </w:rPr>
            </w:pPr>
            <m:oMathPara>
              <m:oMath>
                <m:sSup>
                  <m:sSupPr>
                    <m:ctrlPr>
                      <w:del w:id="1895" w:author="Chasco, Brandon Edward" w:date="2020-08-26T11:40:00Z">
                        <w:rPr>
                          <w:rFonts w:ascii="Cambria Math" w:hAnsi="Cambria Math"/>
                        </w:rPr>
                      </w:del>
                    </m:ctrlPr>
                  </m:sSupPr>
                  <m:e>
                    <m:r>
                      <w:del w:id="1896" w:author="Chasco, Brandon Edward" w:date="2020-08-26T11:40:00Z">
                        <m:rPr>
                          <m:sty m:val="p"/>
                        </m:rPr>
                        <w:rPr>
                          <w:rFonts w:ascii="Cambria Math" w:hAnsi="Cambria Math"/>
                        </w:rPr>
                        <m:t>ρ</m:t>
                      </w:del>
                    </m:r>
                  </m:e>
                  <m:sup>
                    <m:d>
                      <m:dPr>
                        <m:ctrlPr>
                          <w:del w:id="1897" w:author="Chasco, Brandon Edward" w:date="2020-08-26T11:40:00Z">
                            <w:rPr>
                              <w:rFonts w:ascii="Cambria Math" w:eastAsia="Cambria Math" w:hAnsi="Cambria Math" w:cs="Cambria Math"/>
                            </w:rPr>
                          </w:del>
                        </m:ctrlPr>
                      </m:dPr>
                      <m:e>
                        <m:r>
                          <w:del w:id="1898" w:author="Chasco, Brandon Edward" w:date="2020-08-26T11:40:00Z">
                            <m:rPr>
                              <m:sty m:val="p"/>
                            </m:rPr>
                            <w:rPr>
                              <w:rFonts w:ascii="Cambria Math" w:eastAsia="Cambria Math" w:hAnsi="Cambria Math" w:cs="Cambria Math"/>
                            </w:rPr>
                            <m:t>rj</m:t>
                          </w:del>
                        </m:r>
                      </m:e>
                    </m:d>
                  </m:sup>
                </m:sSup>
              </m:oMath>
            </m:oMathPara>
          </w:p>
        </w:tc>
        <w:tc>
          <w:tcPr>
            <w:tcW w:w="6400" w:type="dxa"/>
          </w:tcPr>
          <w:p w14:paraId="609AE7A2" w14:textId="3047CA58" w:rsidR="00E53084" w:rsidRPr="00B166D4" w:rsidDel="00E1020B" w:rsidRDefault="00E53084" w:rsidP="00D9742C">
            <w:pPr>
              <w:spacing w:line="240" w:lineRule="auto"/>
              <w:rPr>
                <w:del w:id="1899" w:author="Chasco, Brandon Edward" w:date="2020-08-26T11:40:00Z"/>
              </w:rPr>
            </w:pPr>
            <w:del w:id="1900" w:author="Chasco, Brandon Edward" w:date="2020-08-26T11:40:00Z">
              <w:r w:rsidRPr="00B166D4" w:rsidDel="00E1020B">
                <w:delText>correlation coefficient for day effect</w:delText>
              </w:r>
            </w:del>
          </w:p>
        </w:tc>
      </w:tr>
      <w:tr w:rsidR="00E53084" w:rsidRPr="006226B0" w:rsidDel="00E1020B" w14:paraId="69BBBDAD" w14:textId="37EBC683" w:rsidTr="00D9742C">
        <w:trPr>
          <w:trHeight w:val="423"/>
          <w:del w:id="1901" w:author="Chasco, Brandon Edward" w:date="2020-08-26T11:40:00Z"/>
        </w:trPr>
        <w:tc>
          <w:tcPr>
            <w:tcW w:w="2032" w:type="dxa"/>
          </w:tcPr>
          <w:p w14:paraId="0EBE5B3A" w14:textId="6C93F71B" w:rsidR="00E53084" w:rsidRPr="006226B0" w:rsidDel="00E1020B" w:rsidRDefault="00E53084" w:rsidP="00D9742C">
            <w:pPr>
              <w:spacing w:line="240" w:lineRule="auto"/>
              <w:rPr>
                <w:del w:id="1902" w:author="Chasco, Brandon Edward" w:date="2020-08-26T11:40:00Z"/>
              </w:rPr>
            </w:pPr>
          </w:p>
        </w:tc>
        <w:tc>
          <w:tcPr>
            <w:tcW w:w="1267" w:type="dxa"/>
          </w:tcPr>
          <w:p w14:paraId="37BE8155" w14:textId="20549AB9" w:rsidR="00E53084" w:rsidRPr="00B166D4" w:rsidDel="00E1020B" w:rsidRDefault="00B605F0" w:rsidP="00D9742C">
            <w:pPr>
              <w:jc w:val="center"/>
              <w:rPr>
                <w:del w:id="1903" w:author="Chasco, Brandon Edward" w:date="2020-08-26T11:40:00Z"/>
                <w:rFonts w:ascii="Cambria Math" w:eastAsia="Cambria Math" w:hAnsi="Cambria Math" w:cs="Cambria Math"/>
              </w:rPr>
            </w:pPr>
            <m:oMathPara>
              <m:oMath>
                <m:sSup>
                  <m:sSupPr>
                    <m:ctrlPr>
                      <w:del w:id="1904" w:author="Chasco, Brandon Edward" w:date="2020-08-26T11:40:00Z">
                        <w:rPr>
                          <w:rFonts w:ascii="Cambria Math" w:hAnsi="Cambria Math"/>
                        </w:rPr>
                      </w:del>
                    </m:ctrlPr>
                  </m:sSupPr>
                  <m:e>
                    <m:r>
                      <w:del w:id="1905" w:author="Chasco, Brandon Edward" w:date="2020-08-26T11:40:00Z">
                        <m:rPr>
                          <m:sty m:val="p"/>
                        </m:rPr>
                        <w:rPr>
                          <w:rFonts w:ascii="Cambria Math" w:hAnsi="Cambria Math"/>
                        </w:rPr>
                        <m:t>ρ</m:t>
                      </w:del>
                    </m:r>
                  </m:e>
                  <m:sup>
                    <m:d>
                      <m:dPr>
                        <m:ctrlPr>
                          <w:del w:id="1906" w:author="Chasco, Brandon Edward" w:date="2020-08-26T11:40:00Z">
                            <w:rPr>
                              <w:rFonts w:ascii="Cambria Math" w:eastAsia="Cambria Math" w:hAnsi="Cambria Math" w:cs="Cambria Math"/>
                            </w:rPr>
                          </w:del>
                        </m:ctrlPr>
                      </m:dPr>
                      <m:e>
                        <m:r>
                          <w:del w:id="1907" w:author="Chasco, Brandon Edward" w:date="2020-08-26T11:40:00Z">
                            <m:rPr>
                              <m:sty m:val="p"/>
                            </m:rPr>
                            <w:rPr>
                              <w:rFonts w:ascii="Cambria Math" w:eastAsia="Cambria Math" w:hAnsi="Cambria Math" w:cs="Cambria Math"/>
                            </w:rPr>
                            <m:t>rt</m:t>
                          </w:del>
                        </m:r>
                      </m:e>
                    </m:d>
                  </m:sup>
                </m:sSup>
              </m:oMath>
            </m:oMathPara>
          </w:p>
        </w:tc>
        <w:tc>
          <w:tcPr>
            <w:tcW w:w="6400" w:type="dxa"/>
          </w:tcPr>
          <w:p w14:paraId="22747BBD" w14:textId="68C064E6" w:rsidR="00E53084" w:rsidRPr="00B166D4" w:rsidDel="00E1020B" w:rsidRDefault="00E53084" w:rsidP="00D9742C">
            <w:pPr>
              <w:spacing w:line="240" w:lineRule="auto"/>
              <w:rPr>
                <w:del w:id="1908" w:author="Chasco, Brandon Edward" w:date="2020-08-26T11:40:00Z"/>
              </w:rPr>
            </w:pPr>
            <w:del w:id="1909" w:author="Chasco, Brandon Edward" w:date="2020-08-26T11:40:00Z">
              <w:r w:rsidRPr="00B166D4" w:rsidDel="00E1020B">
                <w:delText>correlation coefficient for yearly effect</w:delText>
              </w:r>
            </w:del>
          </w:p>
        </w:tc>
      </w:tr>
      <w:tr w:rsidR="00E53084" w:rsidRPr="006226B0" w:rsidDel="00E1020B" w14:paraId="69F42D56" w14:textId="4FAD62E7" w:rsidTr="00D9742C">
        <w:trPr>
          <w:trHeight w:val="437"/>
          <w:del w:id="1910" w:author="Chasco, Brandon Edward" w:date="2020-08-26T11:40:00Z"/>
        </w:trPr>
        <w:tc>
          <w:tcPr>
            <w:tcW w:w="2032" w:type="dxa"/>
          </w:tcPr>
          <w:p w14:paraId="626882A4" w14:textId="6B2B6C33" w:rsidR="00E53084" w:rsidRPr="006226B0" w:rsidDel="00E1020B" w:rsidRDefault="00E53084" w:rsidP="00D9742C">
            <w:pPr>
              <w:spacing w:line="240" w:lineRule="auto"/>
              <w:rPr>
                <w:del w:id="1911" w:author="Chasco, Brandon Edward" w:date="2020-08-26T11:40:00Z"/>
              </w:rPr>
            </w:pPr>
          </w:p>
        </w:tc>
        <w:tc>
          <w:tcPr>
            <w:tcW w:w="1267" w:type="dxa"/>
          </w:tcPr>
          <w:p w14:paraId="5E68C3E3" w14:textId="37731C2F" w:rsidR="00E53084" w:rsidRPr="00B166D4" w:rsidDel="00E1020B" w:rsidRDefault="00B605F0" w:rsidP="00D9742C">
            <w:pPr>
              <w:jc w:val="center"/>
              <w:rPr>
                <w:del w:id="1912" w:author="Chasco, Brandon Edward" w:date="2020-08-26T11:40:00Z"/>
                <w:rFonts w:ascii="Cambria Math" w:eastAsia="Cambria Math" w:hAnsi="Cambria Math" w:cs="Cambria Math"/>
              </w:rPr>
            </w:pPr>
            <m:oMathPara>
              <m:oMath>
                <m:sSup>
                  <m:sSupPr>
                    <m:ctrlPr>
                      <w:del w:id="1913" w:author="Chasco, Brandon Edward" w:date="2020-08-26T11:40:00Z">
                        <w:rPr>
                          <w:rFonts w:ascii="Cambria Math" w:hAnsi="Cambria Math"/>
                        </w:rPr>
                      </w:del>
                    </m:ctrlPr>
                  </m:sSupPr>
                  <m:e>
                    <m:r>
                      <w:del w:id="1914" w:author="Chasco, Brandon Edward" w:date="2020-08-26T11:40:00Z">
                        <m:rPr>
                          <m:sty m:val="p"/>
                        </m:rPr>
                        <w:rPr>
                          <w:rFonts w:ascii="Cambria Math" w:hAnsi="Cambria Math"/>
                        </w:rPr>
                        <m:t>τ</m:t>
                      </w:del>
                    </m:r>
                  </m:e>
                  <m:sup>
                    <m:d>
                      <m:dPr>
                        <m:ctrlPr>
                          <w:del w:id="1915" w:author="Chasco, Brandon Edward" w:date="2020-08-26T11:40:00Z">
                            <w:rPr>
                              <w:rFonts w:ascii="Cambria Math" w:eastAsia="Cambria Math" w:hAnsi="Cambria Math" w:cs="Cambria Math"/>
                            </w:rPr>
                          </w:del>
                        </m:ctrlPr>
                      </m:dPr>
                      <m:e>
                        <m:r>
                          <w:del w:id="1916" w:author="Chasco, Brandon Edward" w:date="2020-08-26T11:40:00Z">
                            <m:rPr>
                              <m:sty m:val="p"/>
                            </m:rPr>
                            <w:rPr>
                              <w:rFonts w:ascii="Cambria Math" w:eastAsia="Cambria Math" w:hAnsi="Cambria Math" w:cs="Cambria Math"/>
                            </w:rPr>
                            <m:t>rj</m:t>
                          </w:del>
                        </m:r>
                      </m:e>
                    </m:d>
                  </m:sup>
                </m:sSup>
              </m:oMath>
            </m:oMathPara>
          </w:p>
        </w:tc>
        <w:tc>
          <w:tcPr>
            <w:tcW w:w="6400" w:type="dxa"/>
          </w:tcPr>
          <w:p w14:paraId="742FD465" w14:textId="560D1A0E" w:rsidR="00E53084" w:rsidRPr="00B166D4" w:rsidDel="00E1020B" w:rsidRDefault="00E53084" w:rsidP="00D9742C">
            <w:pPr>
              <w:spacing w:line="240" w:lineRule="auto"/>
              <w:rPr>
                <w:del w:id="1917" w:author="Chasco, Brandon Edward" w:date="2020-08-26T11:40:00Z"/>
              </w:rPr>
            </w:pPr>
            <w:del w:id="1918" w:author="Chasco, Brandon Edward" w:date="2020-08-26T11:40:00Z">
              <w:r w:rsidRPr="00B166D4" w:rsidDel="00E1020B">
                <w:delText>correlation coefficient for the day effect in the day/year interaction</w:delText>
              </w:r>
            </w:del>
          </w:p>
        </w:tc>
      </w:tr>
      <w:tr w:rsidR="00E53084" w:rsidRPr="006226B0" w:rsidDel="00E1020B" w14:paraId="60C2DC97" w14:textId="5B24DD09" w:rsidTr="00D9742C">
        <w:trPr>
          <w:trHeight w:val="685"/>
          <w:del w:id="1919" w:author="Chasco, Brandon Edward" w:date="2020-08-26T11:40:00Z"/>
        </w:trPr>
        <w:tc>
          <w:tcPr>
            <w:tcW w:w="2032" w:type="dxa"/>
          </w:tcPr>
          <w:p w14:paraId="577C25D1" w14:textId="49B80D43" w:rsidR="00E53084" w:rsidRPr="006226B0" w:rsidDel="00E1020B" w:rsidRDefault="00E53084" w:rsidP="00D9742C">
            <w:pPr>
              <w:spacing w:line="240" w:lineRule="auto"/>
              <w:rPr>
                <w:del w:id="1920" w:author="Chasco, Brandon Edward" w:date="2020-08-26T11:40:00Z"/>
              </w:rPr>
            </w:pPr>
          </w:p>
        </w:tc>
        <w:tc>
          <w:tcPr>
            <w:tcW w:w="1267" w:type="dxa"/>
          </w:tcPr>
          <w:p w14:paraId="50C39A24" w14:textId="0E75C391" w:rsidR="00E53084" w:rsidRPr="00B166D4" w:rsidDel="00E1020B" w:rsidRDefault="00B605F0" w:rsidP="00D9742C">
            <w:pPr>
              <w:jc w:val="center"/>
              <w:rPr>
                <w:del w:id="1921" w:author="Chasco, Brandon Edward" w:date="2020-08-26T11:40:00Z"/>
                <w:rFonts w:ascii="Cambria Math" w:eastAsia="Cambria Math" w:hAnsi="Cambria Math" w:cs="Cambria Math"/>
              </w:rPr>
            </w:pPr>
            <m:oMathPara>
              <m:oMath>
                <m:sSup>
                  <m:sSupPr>
                    <m:ctrlPr>
                      <w:del w:id="1922" w:author="Chasco, Brandon Edward" w:date="2020-08-26T11:40:00Z">
                        <w:rPr>
                          <w:rFonts w:ascii="Cambria Math" w:hAnsi="Cambria Math"/>
                        </w:rPr>
                      </w:del>
                    </m:ctrlPr>
                  </m:sSupPr>
                  <m:e>
                    <m:r>
                      <w:del w:id="1923" w:author="Chasco, Brandon Edward" w:date="2020-08-26T11:40:00Z">
                        <m:rPr>
                          <m:sty m:val="p"/>
                        </m:rPr>
                        <w:rPr>
                          <w:rFonts w:ascii="Cambria Math" w:hAnsi="Cambria Math"/>
                        </w:rPr>
                        <m:t>τ</m:t>
                      </w:del>
                    </m:r>
                  </m:e>
                  <m:sup>
                    <m:d>
                      <m:dPr>
                        <m:ctrlPr>
                          <w:del w:id="1924" w:author="Chasco, Brandon Edward" w:date="2020-08-26T11:40:00Z">
                            <w:rPr>
                              <w:rFonts w:ascii="Cambria Math" w:eastAsia="Cambria Math" w:hAnsi="Cambria Math" w:cs="Cambria Math"/>
                            </w:rPr>
                          </w:del>
                        </m:ctrlPr>
                      </m:dPr>
                      <m:e>
                        <m:r>
                          <w:del w:id="1925" w:author="Chasco, Brandon Edward" w:date="2020-08-26T11:40:00Z">
                            <m:rPr>
                              <m:sty m:val="p"/>
                            </m:rPr>
                            <w:rPr>
                              <w:rFonts w:ascii="Cambria Math" w:eastAsia="Cambria Math" w:hAnsi="Cambria Math" w:cs="Cambria Math"/>
                            </w:rPr>
                            <m:t>rt</m:t>
                          </w:del>
                        </m:r>
                      </m:e>
                    </m:d>
                  </m:sup>
                </m:sSup>
              </m:oMath>
            </m:oMathPara>
          </w:p>
        </w:tc>
        <w:tc>
          <w:tcPr>
            <w:tcW w:w="6400" w:type="dxa"/>
          </w:tcPr>
          <w:p w14:paraId="7AFD4166" w14:textId="56DC43E0" w:rsidR="00E53084" w:rsidRPr="00B166D4" w:rsidDel="00E1020B" w:rsidRDefault="00E53084" w:rsidP="00D9742C">
            <w:pPr>
              <w:spacing w:line="240" w:lineRule="auto"/>
              <w:rPr>
                <w:del w:id="1926" w:author="Chasco, Brandon Edward" w:date="2020-08-26T11:40:00Z"/>
              </w:rPr>
            </w:pPr>
            <w:del w:id="1927" w:author="Chasco, Brandon Edward" w:date="2020-08-26T11:40:00Z">
              <w:r w:rsidRPr="00B166D4" w:rsidDel="00E1020B">
                <w:delText>correlation coefficient for the year effect in the day/year interaction</w:delText>
              </w:r>
            </w:del>
          </w:p>
        </w:tc>
      </w:tr>
      <w:tr w:rsidR="00E53084" w:rsidRPr="006226B0" w:rsidDel="00E1020B" w14:paraId="52E2F263" w14:textId="2279EF96" w:rsidTr="00D9742C">
        <w:trPr>
          <w:trHeight w:val="437"/>
          <w:del w:id="1928" w:author="Chasco, Brandon Edward" w:date="2020-08-26T11:40:00Z"/>
        </w:trPr>
        <w:tc>
          <w:tcPr>
            <w:tcW w:w="2032" w:type="dxa"/>
          </w:tcPr>
          <w:p w14:paraId="2E95747C" w14:textId="30409B5B" w:rsidR="00E53084" w:rsidRPr="006226B0" w:rsidDel="00E1020B" w:rsidRDefault="00E53084" w:rsidP="00D9742C">
            <w:pPr>
              <w:spacing w:line="240" w:lineRule="auto"/>
              <w:rPr>
                <w:del w:id="1929" w:author="Chasco, Brandon Edward" w:date="2020-08-26T11:40:00Z"/>
              </w:rPr>
            </w:pPr>
          </w:p>
        </w:tc>
        <w:tc>
          <w:tcPr>
            <w:tcW w:w="1267" w:type="dxa"/>
          </w:tcPr>
          <w:p w14:paraId="36A2748A" w14:textId="65A881C0" w:rsidR="00E53084" w:rsidRPr="00B166D4" w:rsidDel="00E1020B" w:rsidRDefault="00B605F0" w:rsidP="00D9742C">
            <w:pPr>
              <w:jc w:val="center"/>
              <w:rPr>
                <w:del w:id="1930" w:author="Chasco, Brandon Edward" w:date="2020-08-26T11:40:00Z"/>
                <w:rFonts w:ascii="Cambria Math" w:eastAsia="Cambria Math" w:hAnsi="Cambria Math" w:cs="Cambria Math"/>
              </w:rPr>
            </w:pPr>
            <m:oMathPara>
              <m:oMath>
                <m:sSup>
                  <m:sSupPr>
                    <m:ctrlPr>
                      <w:del w:id="1931" w:author="Chasco, Brandon Edward" w:date="2020-08-26T11:40:00Z">
                        <w:rPr>
                          <w:rFonts w:ascii="Cambria Math" w:eastAsia="Cambria Math" w:hAnsi="Cambria Math" w:cs="Cambria Math"/>
                        </w:rPr>
                      </w:del>
                    </m:ctrlPr>
                  </m:sSupPr>
                  <m:e>
                    <m:d>
                      <m:dPr>
                        <m:ctrlPr>
                          <w:del w:id="1932" w:author="Chasco, Brandon Edward" w:date="2020-08-26T11:40:00Z">
                            <w:rPr>
                              <w:rFonts w:ascii="Cambria Math" w:hAnsi="Cambria Math"/>
                            </w:rPr>
                          </w:del>
                        </m:ctrlPr>
                      </m:dPr>
                      <m:e>
                        <m:sSup>
                          <m:sSupPr>
                            <m:ctrlPr>
                              <w:del w:id="1933" w:author="Chasco, Brandon Edward" w:date="2020-08-26T11:40:00Z">
                                <w:rPr>
                                  <w:rFonts w:ascii="Cambria Math" w:eastAsia="Cambria Math" w:hAnsi="Cambria Math" w:cs="Cambria Math"/>
                                </w:rPr>
                              </w:del>
                            </m:ctrlPr>
                          </m:sSupPr>
                          <m:e>
                            <m:r>
                              <w:del w:id="1934" w:author="Chasco, Brandon Edward" w:date="2020-08-26T11:40:00Z">
                                <m:rPr>
                                  <m:sty m:val="p"/>
                                </m:rPr>
                                <w:rPr>
                                  <w:rFonts w:ascii="Cambria Math" w:hAnsi="Cambria Math"/>
                                </w:rPr>
                                <m:t>ψ</m:t>
                              </w:del>
                            </m:r>
                          </m:e>
                          <m:sup>
                            <m:r>
                              <w:del w:id="1935" w:author="Chasco, Brandon Edward" w:date="2020-08-26T11:40:00Z">
                                <m:rPr>
                                  <m:sty m:val="p"/>
                                </m:rPr>
                                <w:rPr>
                                  <w:rFonts w:ascii="Cambria Math" w:eastAsia="Cambria Math" w:hAnsi="Cambria Math" w:cs="Cambria Math"/>
                                </w:rPr>
                                <m:t>2</m:t>
                              </w:del>
                            </m:r>
                          </m:sup>
                        </m:sSup>
                      </m:e>
                    </m:d>
                  </m:e>
                  <m:sup>
                    <m:r>
                      <w:del w:id="1936" w:author="Chasco, Brandon Edward" w:date="2020-08-26T11:40:00Z">
                        <m:rPr>
                          <m:sty m:val="p"/>
                        </m:rPr>
                        <w:rPr>
                          <w:rFonts w:ascii="Cambria Math" w:eastAsia="Cambria Math" w:hAnsi="Cambria Math" w:cs="Cambria Math"/>
                        </w:rPr>
                        <m:t>(rj)</m:t>
                      </w:del>
                    </m:r>
                  </m:sup>
                </m:sSup>
              </m:oMath>
            </m:oMathPara>
          </w:p>
        </w:tc>
        <w:tc>
          <w:tcPr>
            <w:tcW w:w="6400" w:type="dxa"/>
          </w:tcPr>
          <w:p w14:paraId="115DB484" w14:textId="0C8697CB" w:rsidR="00E53084" w:rsidRPr="00B166D4" w:rsidDel="00E1020B" w:rsidRDefault="00E53084" w:rsidP="00D9742C">
            <w:pPr>
              <w:spacing w:line="240" w:lineRule="auto"/>
              <w:rPr>
                <w:del w:id="1937" w:author="Chasco, Brandon Edward" w:date="2020-08-26T11:40:00Z"/>
              </w:rPr>
            </w:pPr>
            <w:del w:id="1938" w:author="Chasco, Brandon Edward" w:date="2020-08-26T11:40:00Z">
              <w:r w:rsidRPr="00B166D4" w:rsidDel="00E1020B">
                <w:delText>variance of the day effect for rear type r</w:delText>
              </w:r>
            </w:del>
          </w:p>
        </w:tc>
      </w:tr>
      <w:tr w:rsidR="00E53084" w:rsidRPr="006226B0" w:rsidDel="00E1020B" w14:paraId="1526D1DD" w14:textId="44D7EDD1" w:rsidTr="00D9742C">
        <w:trPr>
          <w:trHeight w:val="685"/>
          <w:del w:id="1939" w:author="Chasco, Brandon Edward" w:date="2020-08-26T11:40:00Z"/>
        </w:trPr>
        <w:tc>
          <w:tcPr>
            <w:tcW w:w="2032" w:type="dxa"/>
          </w:tcPr>
          <w:p w14:paraId="67798FE9" w14:textId="3AE900BE" w:rsidR="00E53084" w:rsidRPr="006226B0" w:rsidDel="00E1020B" w:rsidRDefault="00E53084" w:rsidP="00D9742C">
            <w:pPr>
              <w:spacing w:line="240" w:lineRule="auto"/>
              <w:rPr>
                <w:del w:id="1940" w:author="Chasco, Brandon Edward" w:date="2020-08-26T11:40:00Z"/>
              </w:rPr>
            </w:pPr>
          </w:p>
        </w:tc>
        <w:tc>
          <w:tcPr>
            <w:tcW w:w="1267" w:type="dxa"/>
          </w:tcPr>
          <w:p w14:paraId="3D92D694" w14:textId="08E29F02" w:rsidR="00E53084" w:rsidRPr="00B166D4" w:rsidDel="00E1020B" w:rsidRDefault="00B605F0" w:rsidP="00D9742C">
            <w:pPr>
              <w:jc w:val="center"/>
              <w:rPr>
                <w:del w:id="1941" w:author="Chasco, Brandon Edward" w:date="2020-08-26T11:40:00Z"/>
                <w:rFonts w:ascii="Cambria Math" w:eastAsia="Cambria Math" w:hAnsi="Cambria Math" w:cs="Cambria Math"/>
              </w:rPr>
            </w:pPr>
            <m:oMathPara>
              <m:oMath>
                <m:sSup>
                  <m:sSupPr>
                    <m:ctrlPr>
                      <w:del w:id="1942" w:author="Chasco, Brandon Edward" w:date="2020-08-26T11:40:00Z">
                        <w:rPr>
                          <w:rFonts w:ascii="Cambria Math" w:eastAsia="Cambria Math" w:hAnsi="Cambria Math" w:cs="Cambria Math"/>
                        </w:rPr>
                      </w:del>
                    </m:ctrlPr>
                  </m:sSupPr>
                  <m:e>
                    <m:d>
                      <m:dPr>
                        <m:ctrlPr>
                          <w:del w:id="1943" w:author="Chasco, Brandon Edward" w:date="2020-08-26T11:40:00Z">
                            <w:rPr>
                              <w:rFonts w:ascii="Cambria Math" w:hAnsi="Cambria Math"/>
                            </w:rPr>
                          </w:del>
                        </m:ctrlPr>
                      </m:dPr>
                      <m:e>
                        <m:sSup>
                          <m:sSupPr>
                            <m:ctrlPr>
                              <w:del w:id="1944" w:author="Chasco, Brandon Edward" w:date="2020-08-26T11:40:00Z">
                                <w:rPr>
                                  <w:rFonts w:ascii="Cambria Math" w:eastAsia="Cambria Math" w:hAnsi="Cambria Math" w:cs="Cambria Math"/>
                                </w:rPr>
                              </w:del>
                            </m:ctrlPr>
                          </m:sSupPr>
                          <m:e>
                            <m:r>
                              <w:del w:id="1945" w:author="Chasco, Brandon Edward" w:date="2020-08-26T11:40:00Z">
                                <m:rPr>
                                  <m:sty m:val="p"/>
                                </m:rPr>
                                <w:rPr>
                                  <w:rFonts w:ascii="Cambria Math" w:hAnsi="Cambria Math"/>
                                </w:rPr>
                                <m:t>ψ</m:t>
                              </w:del>
                            </m:r>
                          </m:e>
                          <m:sup>
                            <m:r>
                              <w:del w:id="1946" w:author="Chasco, Brandon Edward" w:date="2020-08-26T11:40:00Z">
                                <m:rPr>
                                  <m:sty m:val="p"/>
                                </m:rPr>
                                <w:rPr>
                                  <w:rFonts w:ascii="Cambria Math" w:eastAsia="Cambria Math" w:hAnsi="Cambria Math" w:cs="Cambria Math"/>
                                </w:rPr>
                                <m:t>2</m:t>
                              </w:del>
                            </m:r>
                          </m:sup>
                        </m:sSup>
                      </m:e>
                    </m:d>
                  </m:e>
                  <m:sup>
                    <m:r>
                      <w:del w:id="1947" w:author="Chasco, Brandon Edward" w:date="2020-08-26T11:40:00Z">
                        <m:rPr>
                          <m:sty m:val="p"/>
                        </m:rPr>
                        <w:rPr>
                          <w:rFonts w:ascii="Cambria Math" w:eastAsia="Cambria Math" w:hAnsi="Cambria Math" w:cs="Cambria Math"/>
                        </w:rPr>
                        <m:t>(rt)</m:t>
                      </w:del>
                    </m:r>
                  </m:sup>
                </m:sSup>
              </m:oMath>
            </m:oMathPara>
          </w:p>
        </w:tc>
        <w:tc>
          <w:tcPr>
            <w:tcW w:w="6400" w:type="dxa"/>
          </w:tcPr>
          <w:p w14:paraId="453ECC0C" w14:textId="78FAB3FD" w:rsidR="00E53084" w:rsidRPr="00B166D4" w:rsidDel="00E1020B" w:rsidRDefault="00E53084" w:rsidP="00D9742C">
            <w:pPr>
              <w:spacing w:line="240" w:lineRule="auto"/>
              <w:rPr>
                <w:del w:id="1948" w:author="Chasco, Brandon Edward" w:date="2020-08-26T11:40:00Z"/>
              </w:rPr>
            </w:pPr>
            <w:del w:id="1949" w:author="Chasco, Brandon Edward" w:date="2020-08-26T11:40:00Z">
              <w:r w:rsidRPr="00B166D4" w:rsidDel="00E1020B">
                <w:delText>variance of the year effect for rear type r</w:delText>
              </w:r>
            </w:del>
          </w:p>
        </w:tc>
      </w:tr>
      <w:tr w:rsidR="00E53084" w:rsidRPr="006226B0" w:rsidDel="00E1020B" w14:paraId="0E4B3388" w14:textId="4F7F1E59" w:rsidTr="00D9742C">
        <w:trPr>
          <w:trHeight w:val="700"/>
          <w:del w:id="1950" w:author="Chasco, Brandon Edward" w:date="2020-08-26T11:40:00Z"/>
        </w:trPr>
        <w:tc>
          <w:tcPr>
            <w:tcW w:w="2032" w:type="dxa"/>
          </w:tcPr>
          <w:p w14:paraId="0D4DB52C" w14:textId="2ACB3CF9" w:rsidR="00E53084" w:rsidRPr="006226B0" w:rsidDel="00E1020B" w:rsidRDefault="00E53084" w:rsidP="00D9742C">
            <w:pPr>
              <w:spacing w:line="240" w:lineRule="auto"/>
              <w:rPr>
                <w:del w:id="1951" w:author="Chasco, Brandon Edward" w:date="2020-08-26T11:40:00Z"/>
              </w:rPr>
            </w:pPr>
          </w:p>
        </w:tc>
        <w:tc>
          <w:tcPr>
            <w:tcW w:w="1267" w:type="dxa"/>
          </w:tcPr>
          <w:p w14:paraId="792C2110" w14:textId="18032EC7" w:rsidR="00E53084" w:rsidRPr="00B166D4" w:rsidDel="00E1020B" w:rsidRDefault="00B605F0" w:rsidP="00D9742C">
            <w:pPr>
              <w:jc w:val="center"/>
              <w:rPr>
                <w:del w:id="1952" w:author="Chasco, Brandon Edward" w:date="2020-08-26T11:40:00Z"/>
                <w:rFonts w:ascii="Cambria Math" w:eastAsia="Cambria Math" w:hAnsi="Cambria Math" w:cs="Cambria Math"/>
              </w:rPr>
            </w:pPr>
            <m:oMathPara>
              <m:oMath>
                <m:sSup>
                  <m:sSupPr>
                    <m:ctrlPr>
                      <w:del w:id="1953" w:author="Chasco, Brandon Edward" w:date="2020-08-26T11:40:00Z">
                        <w:rPr>
                          <w:rFonts w:ascii="Cambria Math" w:eastAsia="Cambria Math" w:hAnsi="Cambria Math" w:cs="Cambria Math"/>
                        </w:rPr>
                      </w:del>
                    </m:ctrlPr>
                  </m:sSupPr>
                  <m:e>
                    <m:d>
                      <m:dPr>
                        <m:ctrlPr>
                          <w:del w:id="1954" w:author="Chasco, Brandon Edward" w:date="2020-08-26T11:40:00Z">
                            <w:rPr>
                              <w:rFonts w:ascii="Cambria Math" w:hAnsi="Cambria Math"/>
                            </w:rPr>
                          </w:del>
                        </m:ctrlPr>
                      </m:dPr>
                      <m:e>
                        <m:sSup>
                          <m:sSupPr>
                            <m:ctrlPr>
                              <w:del w:id="1955" w:author="Chasco, Brandon Edward" w:date="2020-08-26T11:40:00Z">
                                <w:rPr>
                                  <w:rFonts w:ascii="Cambria Math" w:eastAsia="Cambria Math" w:hAnsi="Cambria Math" w:cs="Cambria Math"/>
                                </w:rPr>
                              </w:del>
                            </m:ctrlPr>
                          </m:sSupPr>
                          <m:e>
                            <m:r>
                              <w:del w:id="1956" w:author="Chasco, Brandon Edward" w:date="2020-08-26T11:40:00Z">
                                <m:rPr>
                                  <m:sty m:val="p"/>
                                </m:rPr>
                                <w:rPr>
                                  <w:rFonts w:ascii="Cambria Math" w:hAnsi="Cambria Math"/>
                                </w:rPr>
                                <m:t>ϕ</m:t>
                              </w:del>
                            </m:r>
                          </m:e>
                          <m:sup>
                            <m:r>
                              <w:del w:id="1957" w:author="Chasco, Brandon Edward" w:date="2020-08-26T11:40:00Z">
                                <m:rPr>
                                  <m:sty m:val="p"/>
                                </m:rPr>
                                <w:rPr>
                                  <w:rFonts w:ascii="Cambria Math" w:eastAsia="Cambria Math" w:hAnsi="Cambria Math" w:cs="Cambria Math"/>
                                </w:rPr>
                                <m:t>2</m:t>
                              </w:del>
                            </m:r>
                          </m:sup>
                        </m:sSup>
                      </m:e>
                    </m:d>
                  </m:e>
                  <m:sup>
                    <m:r>
                      <w:del w:id="1958" w:author="Chasco, Brandon Edward" w:date="2020-08-26T11:40:00Z">
                        <m:rPr>
                          <m:sty m:val="p"/>
                        </m:rPr>
                        <w:rPr>
                          <w:rFonts w:ascii="Cambria Math" w:eastAsia="Cambria Math" w:hAnsi="Cambria Math" w:cs="Cambria Math"/>
                        </w:rPr>
                        <m:t>(r)</m:t>
                      </w:del>
                    </m:r>
                  </m:sup>
                </m:sSup>
              </m:oMath>
            </m:oMathPara>
          </w:p>
        </w:tc>
        <w:tc>
          <w:tcPr>
            <w:tcW w:w="6400" w:type="dxa"/>
          </w:tcPr>
          <w:p w14:paraId="2CFD58FA" w14:textId="4D264057" w:rsidR="00E53084" w:rsidRPr="00B166D4" w:rsidDel="00E1020B" w:rsidRDefault="00E53084" w:rsidP="00D9742C">
            <w:pPr>
              <w:spacing w:line="240" w:lineRule="auto"/>
              <w:rPr>
                <w:del w:id="1959" w:author="Chasco, Brandon Edward" w:date="2020-08-26T11:40:00Z"/>
              </w:rPr>
            </w:pPr>
            <w:del w:id="1960" w:author="Chasco, Brandon Edward" w:date="2020-08-26T11:40:00Z">
              <w:r w:rsidRPr="00B166D4" w:rsidDel="00E1020B">
                <w:delText>variance of the day year interaction for rear type r</w:delText>
              </w:r>
            </w:del>
          </w:p>
        </w:tc>
      </w:tr>
      <w:tr w:rsidR="00E53084" w:rsidRPr="006226B0" w:rsidDel="00E1020B" w14:paraId="0A7C417D" w14:textId="73420302" w:rsidTr="00D9742C">
        <w:trPr>
          <w:trHeight w:val="423"/>
          <w:del w:id="1961" w:author="Chasco, Brandon Edward" w:date="2020-08-26T11:40:00Z"/>
        </w:trPr>
        <w:tc>
          <w:tcPr>
            <w:tcW w:w="2032" w:type="dxa"/>
          </w:tcPr>
          <w:p w14:paraId="7604B189" w14:textId="5ABC26E1" w:rsidR="00E53084" w:rsidRPr="006226B0" w:rsidDel="00E1020B" w:rsidRDefault="00E53084" w:rsidP="00D9742C">
            <w:pPr>
              <w:spacing w:line="240" w:lineRule="auto"/>
              <w:rPr>
                <w:del w:id="1962" w:author="Chasco, Brandon Edward" w:date="2020-08-26T11:40:00Z"/>
              </w:rPr>
            </w:pPr>
            <w:del w:id="1963" w:author="Chasco, Brandon Edward" w:date="2020-08-26T11:40:00Z">
              <w:r w:rsidRPr="006226B0" w:rsidDel="00E1020B">
                <w:delText>Random effects</w:delText>
              </w:r>
            </w:del>
          </w:p>
        </w:tc>
        <w:tc>
          <w:tcPr>
            <w:tcW w:w="1267" w:type="dxa"/>
          </w:tcPr>
          <w:p w14:paraId="2D1BB966" w14:textId="262454FD" w:rsidR="00E53084" w:rsidRPr="00B166D4" w:rsidDel="00E1020B" w:rsidRDefault="00B605F0" w:rsidP="00D9742C">
            <w:pPr>
              <w:jc w:val="center"/>
              <w:rPr>
                <w:del w:id="1964" w:author="Chasco, Brandon Edward" w:date="2020-08-26T11:40:00Z"/>
                <w:rFonts w:ascii="Cambria Math" w:eastAsia="Cambria Math" w:hAnsi="Cambria Math" w:cs="Cambria Math"/>
              </w:rPr>
            </w:pPr>
            <m:oMathPara>
              <m:oMath>
                <m:sSub>
                  <m:sSubPr>
                    <m:ctrlPr>
                      <w:del w:id="1965" w:author="Chasco, Brandon Edward" w:date="2020-08-26T11:40:00Z">
                        <w:rPr>
                          <w:rFonts w:ascii="Cambria Math" w:eastAsia="Cambria Math" w:hAnsi="Cambria Math" w:cs="Cambria Math"/>
                        </w:rPr>
                      </w:del>
                    </m:ctrlPr>
                  </m:sSubPr>
                  <m:e>
                    <m:r>
                      <w:del w:id="1966" w:author="Chasco, Brandon Edward" w:date="2020-08-26T11:40:00Z">
                        <m:rPr>
                          <m:sty m:val="p"/>
                        </m:rPr>
                        <w:rPr>
                          <w:rFonts w:ascii="Cambria Math" w:hAnsi="Cambria Math"/>
                        </w:rPr>
                        <m:t>ν</m:t>
                      </w:del>
                    </m:r>
                  </m:e>
                  <m:sub>
                    <m:r>
                      <w:del w:id="1967" w:author="Chasco, Brandon Edward" w:date="2020-08-26T11:40:00Z">
                        <m:rPr>
                          <m:sty m:val="p"/>
                        </m:rPr>
                        <w:rPr>
                          <w:rFonts w:ascii="Cambria Math" w:eastAsia="Cambria Math" w:hAnsi="Cambria Math" w:cs="Cambria Math"/>
                        </w:rPr>
                        <m:t>rj</m:t>
                      </w:del>
                    </m:r>
                  </m:sub>
                </m:sSub>
              </m:oMath>
            </m:oMathPara>
          </w:p>
        </w:tc>
        <w:tc>
          <w:tcPr>
            <w:tcW w:w="6400" w:type="dxa"/>
          </w:tcPr>
          <w:p w14:paraId="1BA455CC" w14:textId="5ADD34DE" w:rsidR="00E53084" w:rsidRPr="00B166D4" w:rsidDel="00E1020B" w:rsidRDefault="00E53084" w:rsidP="00D9742C">
            <w:pPr>
              <w:spacing w:line="240" w:lineRule="auto"/>
              <w:rPr>
                <w:del w:id="1968" w:author="Chasco, Brandon Edward" w:date="2020-08-26T11:40:00Z"/>
              </w:rPr>
            </w:pPr>
            <w:del w:id="1969" w:author="Chasco, Brandon Edward" w:date="2020-08-26T11:40:00Z">
              <w:r w:rsidRPr="00B166D4" w:rsidDel="00E1020B">
                <w:delText>day effect for day j for rear type r</w:delText>
              </w:r>
            </w:del>
          </w:p>
        </w:tc>
      </w:tr>
      <w:tr w:rsidR="00E53084" w:rsidRPr="006226B0" w:rsidDel="00E1020B" w14:paraId="1C842EA1" w14:textId="294B71DB" w:rsidTr="00D9742C">
        <w:trPr>
          <w:trHeight w:val="437"/>
          <w:del w:id="1970" w:author="Chasco, Brandon Edward" w:date="2020-08-26T11:40:00Z"/>
        </w:trPr>
        <w:tc>
          <w:tcPr>
            <w:tcW w:w="2032" w:type="dxa"/>
          </w:tcPr>
          <w:p w14:paraId="5BE90BBC" w14:textId="467A662D" w:rsidR="00E53084" w:rsidRPr="006226B0" w:rsidDel="00E1020B" w:rsidRDefault="00E53084" w:rsidP="00D9742C">
            <w:pPr>
              <w:spacing w:line="240" w:lineRule="auto"/>
              <w:rPr>
                <w:del w:id="1971" w:author="Chasco, Brandon Edward" w:date="2020-08-26T11:40:00Z"/>
              </w:rPr>
            </w:pPr>
          </w:p>
        </w:tc>
        <w:tc>
          <w:tcPr>
            <w:tcW w:w="1267" w:type="dxa"/>
          </w:tcPr>
          <w:p w14:paraId="16741566" w14:textId="4672F21A" w:rsidR="00E53084" w:rsidRPr="00B166D4" w:rsidDel="00E1020B" w:rsidRDefault="00B605F0" w:rsidP="00D9742C">
            <w:pPr>
              <w:jc w:val="center"/>
              <w:rPr>
                <w:del w:id="1972" w:author="Chasco, Brandon Edward" w:date="2020-08-26T11:40:00Z"/>
                <w:rFonts w:ascii="Cambria Math" w:eastAsia="Cambria Math" w:hAnsi="Cambria Math" w:cs="Cambria Math"/>
              </w:rPr>
            </w:pPr>
            <m:oMathPara>
              <m:oMath>
                <m:sSub>
                  <m:sSubPr>
                    <m:ctrlPr>
                      <w:del w:id="1973" w:author="Chasco, Brandon Edward" w:date="2020-08-26T11:40:00Z">
                        <w:rPr>
                          <w:rFonts w:ascii="Cambria Math" w:eastAsia="Cambria Math" w:hAnsi="Cambria Math" w:cs="Cambria Math"/>
                        </w:rPr>
                      </w:del>
                    </m:ctrlPr>
                  </m:sSubPr>
                  <m:e>
                    <m:r>
                      <w:del w:id="1974" w:author="Chasco, Brandon Edward" w:date="2020-08-26T11:40:00Z">
                        <m:rPr>
                          <m:sty m:val="p"/>
                        </m:rPr>
                        <w:rPr>
                          <w:rFonts w:ascii="Cambria Math" w:hAnsi="Cambria Math"/>
                        </w:rPr>
                        <m:t>ω</m:t>
                      </w:del>
                    </m:r>
                  </m:e>
                  <m:sub>
                    <m:r>
                      <w:del w:id="1975" w:author="Chasco, Brandon Edward" w:date="2020-08-26T11:40:00Z">
                        <m:rPr>
                          <m:sty m:val="p"/>
                        </m:rPr>
                        <w:rPr>
                          <w:rFonts w:ascii="Cambria Math" w:eastAsia="Cambria Math" w:hAnsi="Cambria Math" w:cs="Cambria Math"/>
                        </w:rPr>
                        <m:t>rt</m:t>
                      </w:del>
                    </m:r>
                  </m:sub>
                </m:sSub>
              </m:oMath>
            </m:oMathPara>
          </w:p>
        </w:tc>
        <w:tc>
          <w:tcPr>
            <w:tcW w:w="6400" w:type="dxa"/>
          </w:tcPr>
          <w:p w14:paraId="7E65A552" w14:textId="42BEB5A6" w:rsidR="00E53084" w:rsidRPr="00B166D4" w:rsidDel="00E1020B" w:rsidRDefault="00E53084" w:rsidP="00D9742C">
            <w:pPr>
              <w:spacing w:line="240" w:lineRule="auto"/>
              <w:rPr>
                <w:del w:id="1976" w:author="Chasco, Brandon Edward" w:date="2020-08-26T11:40:00Z"/>
              </w:rPr>
            </w:pPr>
            <w:del w:id="1977" w:author="Chasco, Brandon Edward" w:date="2020-08-26T11:40:00Z">
              <w:r w:rsidRPr="00B166D4" w:rsidDel="00E1020B">
                <w:delText>year effect for year y for rear type r</w:delText>
              </w:r>
            </w:del>
          </w:p>
        </w:tc>
      </w:tr>
      <w:tr w:rsidR="00E53084" w:rsidRPr="006226B0" w:rsidDel="00E1020B" w14:paraId="0BB27A97" w14:textId="34900333" w:rsidTr="00D9742C">
        <w:trPr>
          <w:trHeight w:val="685"/>
          <w:del w:id="1978" w:author="Chasco, Brandon Edward" w:date="2020-08-26T11:40:00Z"/>
        </w:trPr>
        <w:tc>
          <w:tcPr>
            <w:tcW w:w="2032" w:type="dxa"/>
            <w:tcBorders>
              <w:bottom w:val="single" w:sz="4" w:space="0" w:color="000000"/>
            </w:tcBorders>
          </w:tcPr>
          <w:p w14:paraId="15FDA970" w14:textId="4E5B9C26" w:rsidR="00E53084" w:rsidRPr="006226B0" w:rsidDel="00E1020B" w:rsidRDefault="00E53084" w:rsidP="00D9742C">
            <w:pPr>
              <w:spacing w:line="240" w:lineRule="auto"/>
              <w:rPr>
                <w:del w:id="1979" w:author="Chasco, Brandon Edward" w:date="2020-08-26T11:40:00Z"/>
              </w:rPr>
            </w:pPr>
          </w:p>
        </w:tc>
        <w:tc>
          <w:tcPr>
            <w:tcW w:w="1267" w:type="dxa"/>
            <w:tcBorders>
              <w:bottom w:val="single" w:sz="4" w:space="0" w:color="000000"/>
            </w:tcBorders>
          </w:tcPr>
          <w:p w14:paraId="3F59E416" w14:textId="2C0FAFB8" w:rsidR="00E53084" w:rsidRPr="00B166D4" w:rsidDel="00E1020B" w:rsidRDefault="00B605F0" w:rsidP="00D9742C">
            <w:pPr>
              <w:jc w:val="center"/>
              <w:rPr>
                <w:del w:id="1980" w:author="Chasco, Brandon Edward" w:date="2020-08-26T11:40:00Z"/>
                <w:rFonts w:ascii="Cambria Math" w:eastAsia="Cambria Math" w:hAnsi="Cambria Math" w:cs="Cambria Math"/>
              </w:rPr>
            </w:pPr>
            <m:oMathPara>
              <m:oMath>
                <m:sSub>
                  <m:sSubPr>
                    <m:ctrlPr>
                      <w:del w:id="1981" w:author="Chasco, Brandon Edward" w:date="2020-08-26T11:40:00Z">
                        <w:rPr>
                          <w:rFonts w:ascii="Cambria Math" w:eastAsia="Cambria Math" w:hAnsi="Cambria Math" w:cs="Cambria Math"/>
                        </w:rPr>
                      </w:del>
                    </m:ctrlPr>
                  </m:sSubPr>
                  <m:e>
                    <m:r>
                      <w:del w:id="1982" w:author="Chasco, Brandon Edward" w:date="2020-08-26T11:40:00Z">
                        <m:rPr>
                          <m:sty m:val="p"/>
                        </m:rPr>
                        <w:rPr>
                          <w:rFonts w:ascii="Cambria Math" w:hAnsi="Cambria Math"/>
                        </w:rPr>
                        <m:t>ε</m:t>
                      </w:del>
                    </m:r>
                  </m:e>
                  <m:sub>
                    <m:r>
                      <w:del w:id="1983" w:author="Chasco, Brandon Edward" w:date="2020-08-26T11:40:00Z">
                        <m:rPr>
                          <m:sty m:val="p"/>
                        </m:rPr>
                        <w:rPr>
                          <w:rFonts w:ascii="Cambria Math" w:eastAsia="Cambria Math" w:hAnsi="Cambria Math" w:cs="Cambria Math"/>
                        </w:rPr>
                        <m:t>rjt</m:t>
                      </w:del>
                    </m:r>
                  </m:sub>
                </m:sSub>
              </m:oMath>
            </m:oMathPara>
          </w:p>
        </w:tc>
        <w:tc>
          <w:tcPr>
            <w:tcW w:w="6400" w:type="dxa"/>
            <w:tcBorders>
              <w:bottom w:val="single" w:sz="4" w:space="0" w:color="000000"/>
            </w:tcBorders>
          </w:tcPr>
          <w:p w14:paraId="768FF4E2" w14:textId="70D4F38B" w:rsidR="00E53084" w:rsidRPr="00B166D4" w:rsidDel="00E1020B" w:rsidRDefault="00E53084" w:rsidP="00D9742C">
            <w:pPr>
              <w:spacing w:line="240" w:lineRule="auto"/>
              <w:rPr>
                <w:del w:id="1984" w:author="Chasco, Brandon Edward" w:date="2020-08-26T11:40:00Z"/>
              </w:rPr>
            </w:pPr>
            <w:del w:id="1985" w:author="Chasco, Brandon Edward" w:date="2020-08-26T11:40:00Z">
              <w:r w:rsidRPr="00B166D4" w:rsidDel="00E1020B">
                <w:delText>day/year effect for day j, year t, and rear type r</w:delText>
              </w:r>
            </w:del>
          </w:p>
        </w:tc>
      </w:tr>
    </w:tbl>
    <w:p w14:paraId="72F723ED" w14:textId="13D77DFE" w:rsidR="00B26111" w:rsidDel="00E1020B" w:rsidRDefault="00B26111" w:rsidP="00E53084">
      <w:pPr>
        <w:spacing w:line="259" w:lineRule="auto"/>
        <w:rPr>
          <w:del w:id="1986" w:author="Chasco, Brandon Edward" w:date="2020-08-26T11:40:00Z"/>
        </w:rPr>
      </w:pPr>
    </w:p>
    <w:p w14:paraId="630629E7" w14:textId="4D09312B" w:rsidR="00D27709" w:rsidDel="00E1020B" w:rsidRDefault="00D27709" w:rsidP="00B26111">
      <w:pPr>
        <w:pBdr>
          <w:top w:val="nil"/>
          <w:left w:val="nil"/>
          <w:bottom w:val="nil"/>
          <w:right w:val="nil"/>
          <w:between w:val="nil"/>
        </w:pBdr>
        <w:spacing w:after="200"/>
        <w:rPr>
          <w:del w:id="1987" w:author="Chasco, Brandon Edward" w:date="2020-08-26T11:40:00Z"/>
          <w:color w:val="000000"/>
        </w:rPr>
      </w:pPr>
    </w:p>
    <w:p w14:paraId="3D14A683" w14:textId="74B02BCA" w:rsidR="00D27709" w:rsidDel="00E1020B" w:rsidRDefault="00D27709">
      <w:pPr>
        <w:rPr>
          <w:del w:id="1988" w:author="Chasco, Brandon Edward" w:date="2020-08-26T11:40:00Z"/>
          <w:color w:val="000000"/>
        </w:rPr>
      </w:pPr>
      <w:del w:id="1989" w:author="Chasco, Brandon Edward" w:date="2020-08-26T11:40:00Z">
        <w:r w:rsidDel="00E1020B">
          <w:rPr>
            <w:color w:val="000000"/>
          </w:rPr>
          <w:br w:type="page"/>
        </w:r>
      </w:del>
    </w:p>
    <w:p w14:paraId="3CA25004" w14:textId="6626B1FA" w:rsidR="00B26111" w:rsidRPr="006226B0" w:rsidDel="00E1020B" w:rsidRDefault="00CB353E" w:rsidP="00B26111">
      <w:pPr>
        <w:pBdr>
          <w:top w:val="nil"/>
          <w:left w:val="nil"/>
          <w:bottom w:val="nil"/>
          <w:right w:val="nil"/>
          <w:between w:val="nil"/>
        </w:pBdr>
        <w:spacing w:after="200"/>
        <w:rPr>
          <w:del w:id="1990" w:author="Chasco, Brandon Edward" w:date="2020-08-26T11:40:00Z"/>
          <w:color w:val="000000"/>
        </w:rPr>
      </w:pPr>
      <w:del w:id="1991" w:author="Chasco, Brandon Edward" w:date="2020-08-26T11:40:00Z">
        <w:r w:rsidDel="00E1020B">
          <w:rPr>
            <w:color w:val="000000"/>
          </w:rPr>
          <w:fldChar w:fldCharType="begin"/>
        </w:r>
        <w:r w:rsidDel="00E1020B">
          <w:rPr>
            <w:color w:val="000000"/>
          </w:rPr>
          <w:delInstrText xml:space="preserve"> REF _Ref39755703 \h </w:delInstrText>
        </w:r>
        <w:r w:rsidDel="00E1020B">
          <w:rPr>
            <w:color w:val="000000"/>
          </w:rPr>
        </w:r>
        <w:r w:rsidDel="00E1020B">
          <w:rPr>
            <w:color w:val="000000"/>
          </w:rPr>
          <w:fldChar w:fldCharType="separate"/>
        </w:r>
        <w:r w:rsidR="00D27709" w:rsidDel="00E1020B">
          <w:delText xml:space="preserve">Table </w:delText>
        </w:r>
        <w:r w:rsidR="00D27709" w:rsidDel="00E1020B">
          <w:rPr>
            <w:noProof/>
          </w:rPr>
          <w:delText>4</w:delText>
        </w:r>
        <w:r w:rsidR="00D27709" w:rsidDel="00E1020B">
          <w:delText>.</w:delText>
        </w:r>
        <w:r w:rsidR="00D27709" w:rsidRPr="00B166D4" w:rsidDel="00E1020B">
          <w:delText xml:space="preserve">  Top models for each origin type based on the random effects and number of marine covariates. The gradient is a measure of the likelihood surface for the maximum likelihood estimate, PD Hessian stands for positive definite Hessian, and N.E. stands for not estimated.</w:delText>
        </w:r>
        <w:r w:rsidDel="00E1020B">
          <w:rPr>
            <w:color w:val="000000"/>
          </w:rPr>
          <w:fldChar w:fldCharType="end"/>
        </w:r>
        <w:r w:rsidR="00455D4C" w:rsidDel="00E1020B">
          <w:rPr>
            <w:color w:val="000000"/>
          </w:rPr>
          <w:delText xml:space="preserve"> </w:delText>
        </w:r>
      </w:del>
    </w:p>
    <w:tbl>
      <w:tblPr>
        <w:tblStyle w:val="a2"/>
        <w:tblW w:w="10793" w:type="dxa"/>
        <w:tblLayout w:type="fixed"/>
        <w:tblLook w:val="0400" w:firstRow="0" w:lastRow="0" w:firstColumn="0" w:lastColumn="0" w:noHBand="0" w:noVBand="1"/>
      </w:tblPr>
      <w:tblGrid>
        <w:gridCol w:w="960"/>
        <w:gridCol w:w="120"/>
        <w:gridCol w:w="90"/>
        <w:gridCol w:w="90"/>
        <w:gridCol w:w="821"/>
        <w:gridCol w:w="780"/>
        <w:gridCol w:w="1140"/>
        <w:gridCol w:w="1072"/>
        <w:gridCol w:w="1879"/>
        <w:gridCol w:w="1879"/>
        <w:gridCol w:w="1002"/>
        <w:gridCol w:w="960"/>
        <w:tblGridChange w:id="1992">
          <w:tblGrid>
            <w:gridCol w:w="960"/>
            <w:gridCol w:w="210"/>
            <w:gridCol w:w="90"/>
            <w:gridCol w:w="821"/>
            <w:gridCol w:w="780"/>
            <w:gridCol w:w="1140"/>
            <w:gridCol w:w="1072"/>
            <w:gridCol w:w="1879"/>
            <w:gridCol w:w="1879"/>
            <w:gridCol w:w="1002"/>
            <w:gridCol w:w="960"/>
          </w:tblGrid>
        </w:tblGridChange>
      </w:tblGrid>
      <w:tr w:rsidR="00B26111" w:rsidRPr="006226B0" w:rsidDel="00E1020B" w14:paraId="1569AD9C" w14:textId="3A88C448" w:rsidTr="00D9742C">
        <w:trPr>
          <w:trHeight w:val="300"/>
          <w:del w:id="1993" w:author="Chasco, Brandon Edward" w:date="2020-08-26T11:40:00Z"/>
        </w:trPr>
        <w:tc>
          <w:tcPr>
            <w:tcW w:w="960" w:type="dxa"/>
            <w:tcBorders>
              <w:top w:val="single" w:sz="4" w:space="0" w:color="000000"/>
              <w:left w:val="nil"/>
              <w:bottom w:val="nil"/>
              <w:right w:val="nil"/>
            </w:tcBorders>
            <w:shd w:val="clear" w:color="auto" w:fill="auto"/>
            <w:vAlign w:val="bottom"/>
          </w:tcPr>
          <w:p w14:paraId="39E484CB" w14:textId="7586A513" w:rsidR="00B26111" w:rsidRPr="00B166D4" w:rsidDel="00E1020B" w:rsidRDefault="00B26111" w:rsidP="00D9742C">
            <w:pPr>
              <w:spacing w:after="0" w:line="240" w:lineRule="auto"/>
              <w:rPr>
                <w:del w:id="1994" w:author="Chasco, Brandon Edward" w:date="2020-08-26T11:40:00Z"/>
                <w:color w:val="000000"/>
                <w:sz w:val="22"/>
                <w:szCs w:val="22"/>
              </w:rPr>
            </w:pPr>
          </w:p>
        </w:tc>
        <w:tc>
          <w:tcPr>
            <w:tcW w:w="1121" w:type="dxa"/>
            <w:gridSpan w:val="4"/>
            <w:tcBorders>
              <w:top w:val="single" w:sz="4" w:space="0" w:color="000000"/>
              <w:left w:val="nil"/>
              <w:bottom w:val="nil"/>
              <w:right w:val="nil"/>
            </w:tcBorders>
            <w:shd w:val="clear" w:color="auto" w:fill="auto"/>
            <w:vAlign w:val="bottom"/>
          </w:tcPr>
          <w:p w14:paraId="0EC72356" w14:textId="4977C143" w:rsidR="00B26111" w:rsidRPr="00B166D4" w:rsidDel="00E1020B" w:rsidRDefault="00B26111" w:rsidP="00D9742C">
            <w:pPr>
              <w:spacing w:after="0" w:line="240" w:lineRule="auto"/>
              <w:rPr>
                <w:del w:id="1995" w:author="Chasco, Brandon Edward" w:date="2020-08-26T11:40:00Z"/>
                <w:color w:val="000000"/>
                <w:sz w:val="22"/>
                <w:szCs w:val="22"/>
              </w:rPr>
            </w:pPr>
          </w:p>
        </w:tc>
        <w:tc>
          <w:tcPr>
            <w:tcW w:w="2992" w:type="dxa"/>
            <w:gridSpan w:val="3"/>
            <w:tcBorders>
              <w:top w:val="single" w:sz="4" w:space="0" w:color="000000"/>
              <w:left w:val="nil"/>
              <w:bottom w:val="single" w:sz="4" w:space="0" w:color="000000"/>
              <w:right w:val="nil"/>
            </w:tcBorders>
            <w:shd w:val="clear" w:color="auto" w:fill="auto"/>
            <w:vAlign w:val="bottom"/>
          </w:tcPr>
          <w:p w14:paraId="08A34794" w14:textId="123E0ED2" w:rsidR="00B26111" w:rsidRPr="00B166D4" w:rsidDel="00E1020B" w:rsidRDefault="00B26111" w:rsidP="00D9742C">
            <w:pPr>
              <w:spacing w:after="0" w:line="240" w:lineRule="auto"/>
              <w:jc w:val="center"/>
              <w:rPr>
                <w:del w:id="1996" w:author="Chasco, Brandon Edward" w:date="2020-08-26T11:40:00Z"/>
                <w:color w:val="000000"/>
                <w:sz w:val="22"/>
                <w:szCs w:val="22"/>
              </w:rPr>
            </w:pPr>
            <w:del w:id="1997" w:author="Chasco, Brandon Edward" w:date="2020-08-26T11:40:00Z">
              <w:r w:rsidRPr="00B166D4" w:rsidDel="00E1020B">
                <w:rPr>
                  <w:color w:val="000000"/>
                  <w:sz w:val="22"/>
                  <w:szCs w:val="22"/>
                </w:rPr>
                <w:delText>Random effect</w:delText>
              </w:r>
            </w:del>
          </w:p>
        </w:tc>
        <w:tc>
          <w:tcPr>
            <w:tcW w:w="3758" w:type="dxa"/>
            <w:gridSpan w:val="2"/>
            <w:tcBorders>
              <w:top w:val="single" w:sz="4" w:space="0" w:color="000000"/>
              <w:left w:val="nil"/>
              <w:bottom w:val="single" w:sz="4" w:space="0" w:color="000000"/>
              <w:right w:val="nil"/>
            </w:tcBorders>
            <w:shd w:val="clear" w:color="auto" w:fill="auto"/>
            <w:vAlign w:val="bottom"/>
          </w:tcPr>
          <w:p w14:paraId="7AFDA81E" w14:textId="71CB3BD8" w:rsidR="00B26111" w:rsidRPr="00B166D4" w:rsidDel="00E1020B" w:rsidRDefault="00B26111" w:rsidP="00D9742C">
            <w:pPr>
              <w:spacing w:after="0" w:line="240" w:lineRule="auto"/>
              <w:jc w:val="center"/>
              <w:rPr>
                <w:del w:id="1998" w:author="Chasco, Brandon Edward" w:date="2020-08-26T11:40:00Z"/>
                <w:color w:val="000000"/>
                <w:sz w:val="22"/>
                <w:szCs w:val="22"/>
              </w:rPr>
            </w:pPr>
            <w:del w:id="1999" w:author="Chasco, Brandon Edward" w:date="2020-08-26T11:40:00Z">
              <w:r w:rsidRPr="00B166D4" w:rsidDel="00E1020B">
                <w:rPr>
                  <w:color w:val="000000"/>
                  <w:sz w:val="22"/>
                  <w:szCs w:val="22"/>
                </w:rPr>
                <w:delText>Covariate</w:delText>
              </w:r>
            </w:del>
          </w:p>
        </w:tc>
        <w:tc>
          <w:tcPr>
            <w:tcW w:w="1002" w:type="dxa"/>
            <w:tcBorders>
              <w:top w:val="single" w:sz="4" w:space="0" w:color="000000"/>
              <w:left w:val="nil"/>
              <w:bottom w:val="nil"/>
              <w:right w:val="nil"/>
            </w:tcBorders>
            <w:shd w:val="clear" w:color="auto" w:fill="auto"/>
            <w:vAlign w:val="bottom"/>
          </w:tcPr>
          <w:p w14:paraId="70277F4E" w14:textId="1CC3B818" w:rsidR="00B26111" w:rsidRPr="00B166D4" w:rsidDel="00E1020B" w:rsidRDefault="00B26111" w:rsidP="00D9742C">
            <w:pPr>
              <w:spacing w:after="0" w:line="240" w:lineRule="auto"/>
              <w:rPr>
                <w:del w:id="2000" w:author="Chasco, Brandon Edward" w:date="2020-08-26T11:40:00Z"/>
                <w:color w:val="000000"/>
                <w:sz w:val="22"/>
                <w:szCs w:val="22"/>
              </w:rPr>
            </w:pPr>
          </w:p>
        </w:tc>
        <w:tc>
          <w:tcPr>
            <w:tcW w:w="960" w:type="dxa"/>
            <w:tcBorders>
              <w:top w:val="single" w:sz="4" w:space="0" w:color="000000"/>
              <w:left w:val="nil"/>
              <w:bottom w:val="nil"/>
              <w:right w:val="nil"/>
            </w:tcBorders>
            <w:shd w:val="clear" w:color="auto" w:fill="auto"/>
            <w:vAlign w:val="bottom"/>
          </w:tcPr>
          <w:p w14:paraId="364BCFA5" w14:textId="1B7A367B" w:rsidR="00B26111" w:rsidRPr="00B166D4" w:rsidDel="00E1020B" w:rsidRDefault="00B26111" w:rsidP="00D9742C">
            <w:pPr>
              <w:spacing w:after="0" w:line="240" w:lineRule="auto"/>
              <w:rPr>
                <w:del w:id="2001" w:author="Chasco, Brandon Edward" w:date="2020-08-26T11:40:00Z"/>
                <w:color w:val="000000"/>
                <w:sz w:val="22"/>
                <w:szCs w:val="22"/>
              </w:rPr>
            </w:pPr>
          </w:p>
        </w:tc>
      </w:tr>
      <w:tr w:rsidR="00B26111" w:rsidRPr="006226B0" w:rsidDel="00E1020B" w14:paraId="2552878B" w14:textId="554BDCD5" w:rsidTr="00D9742C">
        <w:trPr>
          <w:trHeight w:val="300"/>
          <w:del w:id="2002" w:author="Chasco, Brandon Edward" w:date="2020-08-26T11:40:00Z"/>
        </w:trPr>
        <w:tc>
          <w:tcPr>
            <w:tcW w:w="1170" w:type="dxa"/>
            <w:gridSpan w:val="3"/>
            <w:tcBorders>
              <w:top w:val="nil"/>
              <w:left w:val="nil"/>
              <w:bottom w:val="single" w:sz="4" w:space="0" w:color="000000"/>
              <w:right w:val="nil"/>
            </w:tcBorders>
            <w:shd w:val="clear" w:color="auto" w:fill="auto"/>
            <w:vAlign w:val="bottom"/>
          </w:tcPr>
          <w:p w14:paraId="1235E3C9" w14:textId="2BDECF74" w:rsidR="00B26111" w:rsidRPr="006226B0" w:rsidDel="00E1020B" w:rsidRDefault="00B26111" w:rsidP="00D9742C">
            <w:pPr>
              <w:spacing w:after="0" w:line="240" w:lineRule="auto"/>
              <w:rPr>
                <w:del w:id="2003" w:author="Chasco, Brandon Edward" w:date="2020-08-26T11:40:00Z"/>
                <w:color w:val="000000"/>
                <w:sz w:val="22"/>
                <w:szCs w:val="22"/>
              </w:rPr>
            </w:pPr>
            <w:del w:id="2004" w:author="Chasco, Brandon Edward" w:date="2020-08-26T11:40:00Z">
              <w:r w:rsidRPr="006226B0" w:rsidDel="00E1020B">
                <w:rPr>
                  <w:color w:val="000000"/>
                  <w:sz w:val="22"/>
                  <w:szCs w:val="22"/>
                </w:rPr>
                <w:delText>Rear type</w:delText>
              </w:r>
            </w:del>
          </w:p>
        </w:tc>
        <w:tc>
          <w:tcPr>
            <w:tcW w:w="911" w:type="dxa"/>
            <w:gridSpan w:val="2"/>
            <w:tcBorders>
              <w:top w:val="nil"/>
              <w:left w:val="nil"/>
              <w:bottom w:val="single" w:sz="4" w:space="0" w:color="000000"/>
              <w:right w:val="nil"/>
            </w:tcBorders>
            <w:shd w:val="clear" w:color="auto" w:fill="auto"/>
            <w:vAlign w:val="bottom"/>
          </w:tcPr>
          <w:p w14:paraId="38704CA5" w14:textId="54293F8D" w:rsidR="00B26111" w:rsidRPr="006226B0" w:rsidDel="00E1020B" w:rsidRDefault="00B26111" w:rsidP="00D9742C">
            <w:pPr>
              <w:spacing w:after="0" w:line="240" w:lineRule="auto"/>
              <w:rPr>
                <w:del w:id="2005" w:author="Chasco, Brandon Edward" w:date="2020-08-26T11:40:00Z"/>
                <w:color w:val="000000"/>
                <w:sz w:val="22"/>
                <w:szCs w:val="22"/>
              </w:rPr>
            </w:pPr>
            <m:oMath>
              <m:r>
                <w:del w:id="2006" w:author="Chasco, Brandon Edward" w:date="2020-08-26T11:40:00Z">
                  <m:rPr>
                    <m:sty m:val="p"/>
                  </m:rPr>
                  <w:rPr>
                    <w:rFonts w:ascii="Cambria Math" w:hAnsi="Cambria Math"/>
                  </w:rPr>
                  <m:t>Δ</m:t>
                </w:del>
              </m:r>
            </m:oMath>
            <w:del w:id="2007" w:author="Chasco, Brandon Edward" w:date="2020-08-26T11:40:00Z">
              <w:r w:rsidRPr="006226B0" w:rsidDel="00E1020B">
                <w:rPr>
                  <w:color w:val="000000"/>
                  <w:sz w:val="22"/>
                  <w:szCs w:val="22"/>
                </w:rPr>
                <w:delText>AIC</w:delText>
              </w:r>
            </w:del>
          </w:p>
        </w:tc>
        <w:tc>
          <w:tcPr>
            <w:tcW w:w="780" w:type="dxa"/>
            <w:tcBorders>
              <w:top w:val="single" w:sz="4" w:space="0" w:color="000000"/>
              <w:left w:val="nil"/>
              <w:bottom w:val="single" w:sz="4" w:space="0" w:color="000000"/>
              <w:right w:val="nil"/>
            </w:tcBorders>
            <w:shd w:val="clear" w:color="auto" w:fill="auto"/>
            <w:vAlign w:val="bottom"/>
          </w:tcPr>
          <w:p w14:paraId="47391960" w14:textId="687C2968" w:rsidR="00B26111" w:rsidRPr="00B166D4" w:rsidDel="00E1020B" w:rsidRDefault="00B26111" w:rsidP="00D9742C">
            <w:pPr>
              <w:spacing w:after="0" w:line="240" w:lineRule="auto"/>
              <w:jc w:val="center"/>
              <w:rPr>
                <w:del w:id="2008" w:author="Chasco, Brandon Edward" w:date="2020-08-26T11:40:00Z"/>
                <w:color w:val="000000"/>
                <w:sz w:val="22"/>
                <w:szCs w:val="22"/>
              </w:rPr>
            </w:pPr>
            <w:del w:id="2009" w:author="Chasco, Brandon Edward" w:date="2020-08-26T11:40:00Z">
              <w:r w:rsidRPr="006226B0" w:rsidDel="00E1020B">
                <w:rPr>
                  <w:color w:val="000000"/>
                  <w:sz w:val="22"/>
                  <w:szCs w:val="22"/>
                </w:rPr>
                <w:delText xml:space="preserve">Day </w:delText>
              </w:r>
              <m:oMath>
                <m:r>
                  <m:rPr>
                    <m:sty m:val="p"/>
                  </m:rPr>
                  <w:rPr>
                    <w:rFonts w:ascii="Cambria Math" w:eastAsia="Cambria Math" w:hAnsi="Cambria Math" w:cs="Cambria Math"/>
                    <w:color w:val="000000"/>
                    <w:sz w:val="22"/>
                    <w:szCs w:val="22"/>
                  </w:rPr>
                  <m:t>(</m:t>
                </m:r>
                <m:sSub>
                  <m:sSubPr>
                    <m:ctrlPr>
                      <w:rPr>
                        <w:rFonts w:ascii="Cambria Math" w:eastAsia="Cambria Math" w:hAnsi="Cambria Math" w:cs="Cambria Math"/>
                        <w:color w:val="000000"/>
                        <w:sz w:val="22"/>
                        <w:szCs w:val="22"/>
                      </w:rPr>
                    </m:ctrlPr>
                  </m:sSubPr>
                  <m:e>
                    <m:r>
                      <m:rPr>
                        <m:sty m:val="p"/>
                      </m:rPr>
                      <w:rPr>
                        <w:rFonts w:ascii="Cambria Math" w:eastAsia="Cambria Math" w:hAnsi="Cambria Math" w:cs="Cambria Math"/>
                        <w:color w:val="000000"/>
                        <w:sz w:val="22"/>
                        <w:szCs w:val="22"/>
                      </w:rPr>
                      <m:t>ν</m:t>
                    </m:r>
                  </m:e>
                  <m:sub>
                    <m:r>
                      <m:rPr>
                        <m:sty m:val="p"/>
                      </m:rPr>
                      <w:rPr>
                        <w:rFonts w:ascii="Cambria Math" w:eastAsia="Cambria Math" w:hAnsi="Cambria Math" w:cs="Cambria Math"/>
                        <w:color w:val="000000"/>
                        <w:sz w:val="22"/>
                        <w:szCs w:val="22"/>
                      </w:rPr>
                      <m:t>rj</m:t>
                    </m:r>
                  </m:sub>
                </m:sSub>
                <m:r>
                  <m:rPr>
                    <m:sty m:val="p"/>
                  </m:rPr>
                  <w:rPr>
                    <w:rFonts w:ascii="Cambria Math" w:eastAsia="Cambria Math" w:hAnsi="Cambria Math" w:cs="Cambria Math"/>
                    <w:color w:val="000000"/>
                    <w:sz w:val="22"/>
                    <w:szCs w:val="22"/>
                  </w:rPr>
                  <m:t>)</m:t>
                </m:r>
              </m:oMath>
            </w:del>
          </w:p>
        </w:tc>
        <w:tc>
          <w:tcPr>
            <w:tcW w:w="1140" w:type="dxa"/>
            <w:tcBorders>
              <w:top w:val="single" w:sz="4" w:space="0" w:color="000000"/>
              <w:left w:val="nil"/>
              <w:bottom w:val="single" w:sz="4" w:space="0" w:color="000000"/>
              <w:right w:val="nil"/>
            </w:tcBorders>
            <w:shd w:val="clear" w:color="auto" w:fill="auto"/>
            <w:vAlign w:val="bottom"/>
          </w:tcPr>
          <w:p w14:paraId="748F63FE" w14:textId="5C066FF4" w:rsidR="00B26111" w:rsidRPr="00B166D4" w:rsidDel="00E1020B" w:rsidRDefault="00B26111" w:rsidP="00D9742C">
            <w:pPr>
              <w:spacing w:after="0" w:line="240" w:lineRule="auto"/>
              <w:jc w:val="center"/>
              <w:rPr>
                <w:del w:id="2010" w:author="Chasco, Brandon Edward" w:date="2020-08-26T11:40:00Z"/>
                <w:color w:val="000000"/>
                <w:sz w:val="22"/>
                <w:szCs w:val="22"/>
              </w:rPr>
            </w:pPr>
            <w:del w:id="2011" w:author="Chasco, Brandon Edward" w:date="2020-08-26T11:40:00Z">
              <w:r w:rsidRPr="00B166D4" w:rsidDel="00E1020B">
                <w:rPr>
                  <w:color w:val="000000"/>
                  <w:sz w:val="22"/>
                  <w:szCs w:val="22"/>
                </w:rPr>
                <w:delText xml:space="preserve">Year </w:delText>
              </w:r>
              <m:oMath>
                <m:r>
                  <m:rPr>
                    <m:sty m:val="p"/>
                  </m:rPr>
                  <w:rPr>
                    <w:rFonts w:ascii="Cambria Math" w:eastAsia="Cambria Math" w:hAnsi="Cambria Math" w:cs="Cambria Math"/>
                    <w:color w:val="000000"/>
                    <w:sz w:val="22"/>
                    <w:szCs w:val="22"/>
                  </w:rPr>
                  <m:t>(</m:t>
                </m:r>
                <m:sSub>
                  <m:sSubPr>
                    <m:ctrlPr>
                      <w:rPr>
                        <w:rFonts w:ascii="Cambria Math" w:eastAsia="Cambria Math" w:hAnsi="Cambria Math" w:cs="Cambria Math"/>
                        <w:color w:val="000000"/>
                        <w:sz w:val="22"/>
                        <w:szCs w:val="22"/>
                      </w:rPr>
                    </m:ctrlPr>
                  </m:sSubPr>
                  <m:e>
                    <m:r>
                      <m:rPr>
                        <m:sty m:val="p"/>
                      </m:rPr>
                      <w:rPr>
                        <w:rFonts w:ascii="Cambria Math" w:eastAsia="Cambria Math" w:hAnsi="Cambria Math" w:cs="Cambria Math"/>
                        <w:color w:val="000000"/>
                        <w:sz w:val="22"/>
                        <w:szCs w:val="22"/>
                      </w:rPr>
                      <m:t>ω</m:t>
                    </m:r>
                  </m:e>
                  <m:sub>
                    <m:r>
                      <m:rPr>
                        <m:sty m:val="p"/>
                      </m:rPr>
                      <w:rPr>
                        <w:rFonts w:ascii="Cambria Math" w:eastAsia="Cambria Math" w:hAnsi="Cambria Math" w:cs="Cambria Math"/>
                        <w:color w:val="000000"/>
                        <w:sz w:val="22"/>
                        <w:szCs w:val="22"/>
                      </w:rPr>
                      <m:t>rt</m:t>
                    </m:r>
                  </m:sub>
                </m:sSub>
                <m:r>
                  <m:rPr>
                    <m:sty m:val="p"/>
                  </m:rPr>
                  <w:rPr>
                    <w:rFonts w:ascii="Cambria Math" w:eastAsia="Cambria Math" w:hAnsi="Cambria Math" w:cs="Cambria Math"/>
                    <w:color w:val="000000"/>
                    <w:sz w:val="22"/>
                    <w:szCs w:val="22"/>
                  </w:rPr>
                  <m:t>)</m:t>
                </m:r>
              </m:oMath>
            </w:del>
          </w:p>
        </w:tc>
        <w:tc>
          <w:tcPr>
            <w:tcW w:w="1072" w:type="dxa"/>
            <w:tcBorders>
              <w:top w:val="single" w:sz="4" w:space="0" w:color="000000"/>
              <w:left w:val="nil"/>
              <w:bottom w:val="single" w:sz="4" w:space="0" w:color="000000"/>
              <w:right w:val="nil"/>
            </w:tcBorders>
            <w:shd w:val="clear" w:color="auto" w:fill="auto"/>
            <w:vAlign w:val="bottom"/>
          </w:tcPr>
          <w:p w14:paraId="3BFC0B99" w14:textId="5CE6051F" w:rsidR="00B26111" w:rsidRPr="00B166D4" w:rsidDel="00E1020B" w:rsidRDefault="00B26111" w:rsidP="00D9742C">
            <w:pPr>
              <w:spacing w:after="0" w:line="240" w:lineRule="auto"/>
              <w:jc w:val="center"/>
              <w:rPr>
                <w:del w:id="2012" w:author="Chasco, Brandon Edward" w:date="2020-08-26T11:40:00Z"/>
                <w:color w:val="000000"/>
                <w:sz w:val="22"/>
                <w:szCs w:val="22"/>
              </w:rPr>
            </w:pPr>
            <w:del w:id="2013" w:author="Chasco, Brandon Edward" w:date="2020-08-26T11:40:00Z">
              <w:r w:rsidRPr="00B166D4" w:rsidDel="00E1020B">
                <w:rPr>
                  <w:color w:val="000000"/>
                  <w:sz w:val="22"/>
                  <w:szCs w:val="22"/>
                </w:rPr>
                <w:delText xml:space="preserve">Day/Year </w:delText>
              </w:r>
              <m:oMath>
                <m:d>
                  <m:dPr>
                    <m:ctrlPr>
                      <w:rPr>
                        <w:rFonts w:ascii="Cambria Math" w:hAnsi="Cambria Math"/>
                      </w:rPr>
                    </m:ctrlPr>
                  </m:dPr>
                  <m:e>
                    <m:sSub>
                      <m:sSubPr>
                        <m:ctrlPr>
                          <w:rPr>
                            <w:rFonts w:ascii="Cambria Math" w:eastAsia="Cambria Math" w:hAnsi="Cambria Math" w:cs="Cambria Math"/>
                            <w:color w:val="000000"/>
                            <w:sz w:val="22"/>
                            <w:szCs w:val="22"/>
                          </w:rPr>
                        </m:ctrlPr>
                      </m:sSubPr>
                      <m:e>
                        <m:r>
                          <m:rPr>
                            <m:sty m:val="p"/>
                          </m:rPr>
                          <w:rPr>
                            <w:rFonts w:ascii="Cambria Math" w:hAnsi="Cambria Math"/>
                          </w:rPr>
                          <m:t>ε</m:t>
                        </m:r>
                      </m:e>
                      <m:sub>
                        <m:r>
                          <m:rPr>
                            <m:sty m:val="p"/>
                          </m:rPr>
                          <w:rPr>
                            <w:rFonts w:ascii="Cambria Math" w:eastAsia="Cambria Math" w:hAnsi="Cambria Math" w:cs="Cambria Math"/>
                            <w:color w:val="000000"/>
                            <w:sz w:val="22"/>
                            <w:szCs w:val="22"/>
                          </w:rPr>
                          <m:t>rjt</m:t>
                        </m:r>
                      </m:sub>
                    </m:sSub>
                  </m:e>
                </m:d>
              </m:oMath>
            </w:del>
          </w:p>
        </w:tc>
        <w:tc>
          <w:tcPr>
            <w:tcW w:w="1879" w:type="dxa"/>
            <w:tcBorders>
              <w:top w:val="single" w:sz="4" w:space="0" w:color="000000"/>
              <w:left w:val="nil"/>
              <w:bottom w:val="single" w:sz="4" w:space="0" w:color="000000"/>
              <w:right w:val="nil"/>
            </w:tcBorders>
            <w:shd w:val="clear" w:color="auto" w:fill="auto"/>
            <w:vAlign w:val="bottom"/>
          </w:tcPr>
          <w:p w14:paraId="4F55BE07" w14:textId="7F5F6B85" w:rsidR="00B26111" w:rsidRPr="00B166D4" w:rsidDel="00E1020B" w:rsidRDefault="00B26111" w:rsidP="00D9742C">
            <w:pPr>
              <w:spacing w:after="0" w:line="240" w:lineRule="auto"/>
              <w:jc w:val="center"/>
              <w:rPr>
                <w:del w:id="2014" w:author="Chasco, Brandon Edward" w:date="2020-08-26T11:40:00Z"/>
                <w:color w:val="000000"/>
                <w:sz w:val="22"/>
                <w:szCs w:val="22"/>
              </w:rPr>
            </w:pPr>
            <w:del w:id="2015" w:author="Chasco, Brandon Edward" w:date="2020-08-26T11:40:00Z">
              <w:r w:rsidRPr="00B166D4" w:rsidDel="00E1020B">
                <w:rPr>
                  <w:color w:val="000000"/>
                  <w:sz w:val="22"/>
                  <w:szCs w:val="22"/>
                </w:rPr>
                <w:delText>1st</w:delText>
              </w:r>
            </w:del>
          </w:p>
        </w:tc>
        <w:tc>
          <w:tcPr>
            <w:tcW w:w="1879" w:type="dxa"/>
            <w:tcBorders>
              <w:top w:val="single" w:sz="4" w:space="0" w:color="000000"/>
              <w:left w:val="nil"/>
              <w:bottom w:val="single" w:sz="4" w:space="0" w:color="000000"/>
              <w:right w:val="nil"/>
            </w:tcBorders>
            <w:shd w:val="clear" w:color="auto" w:fill="auto"/>
            <w:vAlign w:val="bottom"/>
          </w:tcPr>
          <w:p w14:paraId="2767FD64" w14:textId="0AACD7CA" w:rsidR="00B26111" w:rsidRPr="00B166D4" w:rsidDel="00E1020B" w:rsidRDefault="00B26111" w:rsidP="00D9742C">
            <w:pPr>
              <w:spacing w:after="0" w:line="240" w:lineRule="auto"/>
              <w:jc w:val="center"/>
              <w:rPr>
                <w:del w:id="2016" w:author="Chasco, Brandon Edward" w:date="2020-08-26T11:40:00Z"/>
                <w:color w:val="000000"/>
                <w:sz w:val="22"/>
                <w:szCs w:val="22"/>
              </w:rPr>
            </w:pPr>
            <w:del w:id="2017" w:author="Chasco, Brandon Edward" w:date="2020-08-26T11:40:00Z">
              <w:r w:rsidRPr="00B166D4" w:rsidDel="00E1020B">
                <w:rPr>
                  <w:color w:val="000000"/>
                  <w:sz w:val="22"/>
                  <w:szCs w:val="22"/>
                </w:rPr>
                <w:delText>2nd</w:delText>
              </w:r>
            </w:del>
          </w:p>
        </w:tc>
        <w:tc>
          <w:tcPr>
            <w:tcW w:w="1002" w:type="dxa"/>
            <w:tcBorders>
              <w:top w:val="nil"/>
              <w:left w:val="nil"/>
              <w:bottom w:val="single" w:sz="4" w:space="0" w:color="000000"/>
              <w:right w:val="nil"/>
            </w:tcBorders>
            <w:shd w:val="clear" w:color="auto" w:fill="auto"/>
            <w:vAlign w:val="bottom"/>
          </w:tcPr>
          <w:p w14:paraId="5B70BFEA" w14:textId="3E26C652" w:rsidR="00B26111" w:rsidRPr="00B166D4" w:rsidDel="00E1020B" w:rsidRDefault="00B26111" w:rsidP="00D9742C">
            <w:pPr>
              <w:spacing w:after="0" w:line="240" w:lineRule="auto"/>
              <w:rPr>
                <w:del w:id="2018" w:author="Chasco, Brandon Edward" w:date="2020-08-26T11:40:00Z"/>
                <w:color w:val="000000"/>
                <w:sz w:val="22"/>
                <w:szCs w:val="22"/>
              </w:rPr>
            </w:pPr>
            <w:del w:id="2019" w:author="Chasco, Brandon Edward" w:date="2020-08-26T11:40:00Z">
              <w:r w:rsidRPr="00B166D4" w:rsidDel="00E1020B">
                <w:rPr>
                  <w:color w:val="000000"/>
                  <w:sz w:val="22"/>
                  <w:szCs w:val="22"/>
                </w:rPr>
                <w:delText>Gradient</w:delText>
              </w:r>
            </w:del>
          </w:p>
        </w:tc>
        <w:tc>
          <w:tcPr>
            <w:tcW w:w="960" w:type="dxa"/>
            <w:tcBorders>
              <w:top w:val="nil"/>
              <w:left w:val="nil"/>
              <w:bottom w:val="single" w:sz="4" w:space="0" w:color="000000"/>
              <w:right w:val="nil"/>
            </w:tcBorders>
            <w:shd w:val="clear" w:color="auto" w:fill="auto"/>
            <w:vAlign w:val="bottom"/>
          </w:tcPr>
          <w:p w14:paraId="0F7F6501" w14:textId="709312F9" w:rsidR="00B26111" w:rsidRPr="00B166D4" w:rsidDel="00E1020B" w:rsidRDefault="00B26111" w:rsidP="00D9742C">
            <w:pPr>
              <w:spacing w:after="0" w:line="240" w:lineRule="auto"/>
              <w:rPr>
                <w:del w:id="2020" w:author="Chasco, Brandon Edward" w:date="2020-08-26T11:40:00Z"/>
                <w:color w:val="000000"/>
                <w:sz w:val="22"/>
                <w:szCs w:val="22"/>
              </w:rPr>
            </w:pPr>
            <w:del w:id="2021" w:author="Chasco, Brandon Edward" w:date="2020-08-26T11:40:00Z">
              <w:r w:rsidRPr="00B166D4" w:rsidDel="00E1020B">
                <w:rPr>
                  <w:color w:val="000000"/>
                  <w:sz w:val="22"/>
                  <w:szCs w:val="22"/>
                </w:rPr>
                <w:delText>PD Hessian</w:delText>
              </w:r>
            </w:del>
          </w:p>
        </w:tc>
      </w:tr>
      <w:tr w:rsidR="00B26111" w:rsidRPr="006226B0" w:rsidDel="00E1020B" w14:paraId="318348A8" w14:textId="6D777A54" w:rsidTr="00D9742C">
        <w:trPr>
          <w:trHeight w:val="300"/>
          <w:del w:id="2022" w:author="Chasco, Brandon Edward" w:date="2020-08-26T11:40:00Z"/>
        </w:trPr>
        <w:tc>
          <w:tcPr>
            <w:tcW w:w="1170" w:type="dxa"/>
            <w:gridSpan w:val="3"/>
            <w:tcBorders>
              <w:top w:val="single" w:sz="4" w:space="0" w:color="000000"/>
              <w:left w:val="nil"/>
              <w:bottom w:val="nil"/>
              <w:right w:val="nil"/>
            </w:tcBorders>
            <w:shd w:val="clear" w:color="auto" w:fill="auto"/>
            <w:vAlign w:val="bottom"/>
          </w:tcPr>
          <w:p w14:paraId="6A26B177" w14:textId="5A63B351" w:rsidR="00B26111" w:rsidRPr="006226B0" w:rsidDel="00E1020B" w:rsidRDefault="00B26111" w:rsidP="00D9742C">
            <w:pPr>
              <w:spacing w:after="0" w:line="240" w:lineRule="auto"/>
              <w:rPr>
                <w:del w:id="2023" w:author="Chasco, Brandon Edward" w:date="2020-08-26T11:40:00Z"/>
                <w:color w:val="000000"/>
                <w:sz w:val="22"/>
                <w:szCs w:val="22"/>
              </w:rPr>
            </w:pPr>
            <w:del w:id="2024" w:author="Chasco, Brandon Edward" w:date="2020-08-26T11:40:00Z">
              <w:r w:rsidRPr="006226B0" w:rsidDel="00E1020B">
                <w:rPr>
                  <w:color w:val="000000"/>
                  <w:sz w:val="22"/>
                  <w:szCs w:val="22"/>
                </w:rPr>
                <w:delText>Hatchery</w:delText>
              </w:r>
            </w:del>
          </w:p>
        </w:tc>
        <w:tc>
          <w:tcPr>
            <w:tcW w:w="911" w:type="dxa"/>
            <w:gridSpan w:val="2"/>
            <w:tcBorders>
              <w:top w:val="single" w:sz="4" w:space="0" w:color="000000"/>
              <w:left w:val="nil"/>
              <w:bottom w:val="nil"/>
              <w:right w:val="nil"/>
            </w:tcBorders>
            <w:shd w:val="clear" w:color="auto" w:fill="auto"/>
            <w:vAlign w:val="bottom"/>
          </w:tcPr>
          <w:p w14:paraId="6973177E" w14:textId="3DE2FF65" w:rsidR="00B26111" w:rsidRPr="006226B0" w:rsidDel="00E1020B" w:rsidRDefault="00B26111" w:rsidP="00D9742C">
            <w:pPr>
              <w:spacing w:after="0" w:line="240" w:lineRule="auto"/>
              <w:jc w:val="right"/>
              <w:rPr>
                <w:del w:id="2025" w:author="Chasco, Brandon Edward" w:date="2020-08-26T11:40:00Z"/>
                <w:color w:val="000000"/>
                <w:sz w:val="22"/>
                <w:szCs w:val="22"/>
              </w:rPr>
            </w:pPr>
            <w:del w:id="2026" w:author="Chasco, Brandon Edward" w:date="2020-08-26T11:40:00Z">
              <w:r w:rsidRPr="006226B0" w:rsidDel="00E1020B">
                <w:rPr>
                  <w:color w:val="000000"/>
                  <w:sz w:val="22"/>
                  <w:szCs w:val="22"/>
                </w:rPr>
                <w:delText>0.0000</w:delText>
              </w:r>
            </w:del>
          </w:p>
        </w:tc>
        <w:tc>
          <w:tcPr>
            <w:tcW w:w="780" w:type="dxa"/>
            <w:tcBorders>
              <w:top w:val="single" w:sz="4" w:space="0" w:color="000000"/>
              <w:left w:val="nil"/>
              <w:bottom w:val="nil"/>
              <w:right w:val="nil"/>
            </w:tcBorders>
            <w:shd w:val="clear" w:color="auto" w:fill="auto"/>
            <w:vAlign w:val="bottom"/>
          </w:tcPr>
          <w:p w14:paraId="7F5920E0" w14:textId="486C9EC8" w:rsidR="00B26111" w:rsidRPr="006226B0" w:rsidDel="00E1020B" w:rsidRDefault="00B26111" w:rsidP="00D9742C">
            <w:pPr>
              <w:spacing w:after="0" w:line="240" w:lineRule="auto"/>
              <w:jc w:val="center"/>
              <w:rPr>
                <w:del w:id="2027" w:author="Chasco, Brandon Edward" w:date="2020-08-26T11:40:00Z"/>
                <w:color w:val="000000"/>
                <w:sz w:val="22"/>
                <w:szCs w:val="22"/>
              </w:rPr>
            </w:pPr>
            <w:del w:id="2028" w:author="Chasco, Brandon Edward" w:date="2020-08-26T11:40:00Z">
              <w:r w:rsidRPr="006226B0" w:rsidDel="00E1020B">
                <w:rPr>
                  <w:color w:val="000000"/>
                  <w:sz w:val="22"/>
                  <w:szCs w:val="22"/>
                </w:rPr>
                <w:delText>N.E.</w:delText>
              </w:r>
            </w:del>
          </w:p>
        </w:tc>
        <w:tc>
          <w:tcPr>
            <w:tcW w:w="1140" w:type="dxa"/>
            <w:tcBorders>
              <w:top w:val="single" w:sz="4" w:space="0" w:color="000000"/>
              <w:left w:val="nil"/>
              <w:bottom w:val="nil"/>
              <w:right w:val="nil"/>
            </w:tcBorders>
            <w:shd w:val="clear" w:color="auto" w:fill="auto"/>
            <w:vAlign w:val="bottom"/>
          </w:tcPr>
          <w:p w14:paraId="194F24FE" w14:textId="0A143760" w:rsidR="00B26111" w:rsidRPr="006226B0" w:rsidDel="00E1020B" w:rsidRDefault="00B26111" w:rsidP="00D9742C">
            <w:pPr>
              <w:spacing w:after="0" w:line="240" w:lineRule="auto"/>
              <w:jc w:val="center"/>
              <w:rPr>
                <w:del w:id="2029" w:author="Chasco, Brandon Edward" w:date="2020-08-26T11:40:00Z"/>
                <w:color w:val="000000"/>
                <w:sz w:val="22"/>
                <w:szCs w:val="22"/>
              </w:rPr>
            </w:pPr>
            <w:del w:id="2030" w:author="Chasco, Brandon Edward" w:date="2020-08-26T11:40:00Z">
              <w:r w:rsidRPr="006226B0" w:rsidDel="00E1020B">
                <w:rPr>
                  <w:color w:val="000000"/>
                  <w:sz w:val="22"/>
                  <w:szCs w:val="22"/>
                </w:rPr>
                <w:delText>N.E.</w:delText>
              </w:r>
            </w:del>
          </w:p>
        </w:tc>
        <w:tc>
          <w:tcPr>
            <w:tcW w:w="1072" w:type="dxa"/>
            <w:tcBorders>
              <w:top w:val="single" w:sz="4" w:space="0" w:color="000000"/>
              <w:left w:val="nil"/>
              <w:bottom w:val="nil"/>
              <w:right w:val="nil"/>
            </w:tcBorders>
            <w:shd w:val="clear" w:color="auto" w:fill="auto"/>
            <w:vAlign w:val="bottom"/>
          </w:tcPr>
          <w:p w14:paraId="0C4AE23E" w14:textId="449D13C0" w:rsidR="00B26111" w:rsidRPr="006226B0" w:rsidDel="00E1020B" w:rsidRDefault="00B26111" w:rsidP="00D9742C">
            <w:pPr>
              <w:spacing w:after="0" w:line="240" w:lineRule="auto"/>
              <w:jc w:val="center"/>
              <w:rPr>
                <w:del w:id="2031" w:author="Chasco, Brandon Edward" w:date="2020-08-26T11:40:00Z"/>
                <w:color w:val="000000"/>
                <w:sz w:val="22"/>
                <w:szCs w:val="22"/>
              </w:rPr>
            </w:pPr>
            <w:del w:id="2032" w:author="Chasco, Brandon Edward" w:date="2020-08-26T11:40:00Z">
              <w:r w:rsidRPr="006226B0" w:rsidDel="00E1020B">
                <w:rPr>
                  <w:color w:val="000000"/>
                  <w:sz w:val="22"/>
                  <w:szCs w:val="22"/>
                </w:rPr>
                <w:delText>X</w:delText>
              </w:r>
            </w:del>
          </w:p>
        </w:tc>
        <w:tc>
          <w:tcPr>
            <w:tcW w:w="1879" w:type="dxa"/>
            <w:tcBorders>
              <w:top w:val="single" w:sz="4" w:space="0" w:color="000000"/>
              <w:left w:val="nil"/>
              <w:bottom w:val="nil"/>
              <w:right w:val="nil"/>
            </w:tcBorders>
            <w:shd w:val="clear" w:color="auto" w:fill="auto"/>
            <w:vAlign w:val="bottom"/>
          </w:tcPr>
          <w:p w14:paraId="2FD62051" w14:textId="590B773A" w:rsidR="00B26111" w:rsidRPr="006226B0" w:rsidDel="00E1020B" w:rsidRDefault="00B26111" w:rsidP="00D9742C">
            <w:pPr>
              <w:spacing w:after="0" w:line="240" w:lineRule="auto"/>
              <w:rPr>
                <w:del w:id="2033" w:author="Chasco, Brandon Edward" w:date="2020-08-26T11:40:00Z"/>
                <w:color w:val="000000"/>
                <w:sz w:val="22"/>
                <w:szCs w:val="22"/>
              </w:rPr>
            </w:pPr>
            <w:del w:id="2034" w:author="Chasco, Brandon Edward" w:date="2020-08-26T11:40:00Z">
              <w:r w:rsidRPr="006226B0" w:rsidDel="00E1020B">
                <w:rPr>
                  <w:color w:val="000000"/>
                  <w:sz w:val="22"/>
                  <w:szCs w:val="22"/>
                </w:rPr>
                <w:delText>transport.sum</w:delText>
              </w:r>
            </w:del>
          </w:p>
        </w:tc>
        <w:tc>
          <w:tcPr>
            <w:tcW w:w="1879" w:type="dxa"/>
            <w:tcBorders>
              <w:top w:val="single" w:sz="4" w:space="0" w:color="000000"/>
              <w:left w:val="nil"/>
              <w:bottom w:val="nil"/>
              <w:right w:val="nil"/>
            </w:tcBorders>
            <w:shd w:val="clear" w:color="auto" w:fill="auto"/>
            <w:vAlign w:val="bottom"/>
          </w:tcPr>
          <w:p w14:paraId="44A29B51" w14:textId="27E9DB0A" w:rsidR="00B26111" w:rsidRPr="006226B0" w:rsidDel="00E1020B" w:rsidRDefault="00B26111" w:rsidP="00D9742C">
            <w:pPr>
              <w:spacing w:after="0" w:line="240" w:lineRule="auto"/>
              <w:rPr>
                <w:del w:id="2035" w:author="Chasco, Brandon Edward" w:date="2020-08-26T11:40:00Z"/>
                <w:color w:val="000000"/>
                <w:sz w:val="22"/>
                <w:szCs w:val="22"/>
              </w:rPr>
            </w:pPr>
            <w:del w:id="2036" w:author="Chasco, Brandon Edward" w:date="2020-08-26T11:40:00Z">
              <w:r w:rsidRPr="006226B0" w:rsidDel="00E1020B">
                <w:rPr>
                  <w:color w:val="000000"/>
                  <w:sz w:val="22"/>
                  <w:szCs w:val="22"/>
                </w:rPr>
                <w:delText>npgo.sum</w:delText>
              </w:r>
            </w:del>
          </w:p>
        </w:tc>
        <w:tc>
          <w:tcPr>
            <w:tcW w:w="1002" w:type="dxa"/>
            <w:tcBorders>
              <w:top w:val="single" w:sz="4" w:space="0" w:color="000000"/>
              <w:left w:val="nil"/>
              <w:bottom w:val="nil"/>
              <w:right w:val="nil"/>
            </w:tcBorders>
            <w:shd w:val="clear" w:color="auto" w:fill="auto"/>
            <w:vAlign w:val="bottom"/>
          </w:tcPr>
          <w:p w14:paraId="2D2D4EBD" w14:textId="5184E8D9" w:rsidR="00B26111" w:rsidRPr="006226B0" w:rsidDel="00E1020B" w:rsidRDefault="00B26111" w:rsidP="00D9742C">
            <w:pPr>
              <w:spacing w:after="0" w:line="240" w:lineRule="auto"/>
              <w:jc w:val="right"/>
              <w:rPr>
                <w:del w:id="2037" w:author="Chasco, Brandon Edward" w:date="2020-08-26T11:40:00Z"/>
                <w:color w:val="000000"/>
                <w:sz w:val="22"/>
                <w:szCs w:val="22"/>
              </w:rPr>
            </w:pPr>
            <w:del w:id="2038" w:author="Chasco, Brandon Edward" w:date="2020-08-26T11:40:00Z">
              <w:r w:rsidRPr="006226B0" w:rsidDel="00E1020B">
                <w:rPr>
                  <w:color w:val="000000"/>
                  <w:sz w:val="22"/>
                  <w:szCs w:val="22"/>
                </w:rPr>
                <w:delText>0.00035</w:delText>
              </w:r>
            </w:del>
          </w:p>
        </w:tc>
        <w:tc>
          <w:tcPr>
            <w:tcW w:w="960" w:type="dxa"/>
            <w:tcBorders>
              <w:top w:val="single" w:sz="4" w:space="0" w:color="000000"/>
              <w:left w:val="nil"/>
              <w:bottom w:val="nil"/>
              <w:right w:val="nil"/>
            </w:tcBorders>
            <w:shd w:val="clear" w:color="auto" w:fill="auto"/>
            <w:vAlign w:val="bottom"/>
          </w:tcPr>
          <w:p w14:paraId="3E327A1C" w14:textId="72E59AFB" w:rsidR="00B26111" w:rsidRPr="006226B0" w:rsidDel="00E1020B" w:rsidRDefault="00B26111" w:rsidP="00D9742C">
            <w:pPr>
              <w:spacing w:after="0" w:line="240" w:lineRule="auto"/>
              <w:jc w:val="center"/>
              <w:rPr>
                <w:del w:id="2039" w:author="Chasco, Brandon Edward" w:date="2020-08-26T11:40:00Z"/>
                <w:color w:val="000000"/>
                <w:sz w:val="22"/>
                <w:szCs w:val="22"/>
              </w:rPr>
            </w:pPr>
            <w:del w:id="2040" w:author="Chasco, Brandon Edward" w:date="2020-08-26T11:40:00Z">
              <w:r w:rsidRPr="006226B0" w:rsidDel="00E1020B">
                <w:rPr>
                  <w:color w:val="000000"/>
                  <w:sz w:val="22"/>
                  <w:szCs w:val="22"/>
                </w:rPr>
                <w:delText>TRUE</w:delText>
              </w:r>
            </w:del>
          </w:p>
        </w:tc>
      </w:tr>
      <w:tr w:rsidR="00B26111" w:rsidRPr="006226B0" w:rsidDel="00E1020B" w14:paraId="1EA60636" w14:textId="3ED7A2AE" w:rsidTr="00D9742C">
        <w:trPr>
          <w:trHeight w:val="300"/>
          <w:del w:id="2041" w:author="Chasco, Brandon Edward" w:date="2020-08-26T11:40:00Z"/>
        </w:trPr>
        <w:tc>
          <w:tcPr>
            <w:tcW w:w="1170" w:type="dxa"/>
            <w:gridSpan w:val="3"/>
            <w:tcBorders>
              <w:top w:val="nil"/>
              <w:left w:val="nil"/>
              <w:bottom w:val="nil"/>
              <w:right w:val="nil"/>
            </w:tcBorders>
            <w:shd w:val="clear" w:color="auto" w:fill="auto"/>
            <w:vAlign w:val="bottom"/>
          </w:tcPr>
          <w:p w14:paraId="14872F9F" w14:textId="1B9CDF21" w:rsidR="00B26111" w:rsidRPr="006226B0" w:rsidDel="00E1020B" w:rsidRDefault="00B26111" w:rsidP="00D9742C">
            <w:pPr>
              <w:spacing w:after="0" w:line="240" w:lineRule="auto"/>
              <w:jc w:val="center"/>
              <w:rPr>
                <w:del w:id="2042" w:author="Chasco, Brandon Edward" w:date="2020-08-26T11:40:00Z"/>
                <w:color w:val="000000"/>
                <w:sz w:val="22"/>
                <w:szCs w:val="22"/>
              </w:rPr>
            </w:pPr>
          </w:p>
        </w:tc>
        <w:tc>
          <w:tcPr>
            <w:tcW w:w="911" w:type="dxa"/>
            <w:gridSpan w:val="2"/>
            <w:tcBorders>
              <w:top w:val="nil"/>
              <w:left w:val="nil"/>
              <w:bottom w:val="nil"/>
              <w:right w:val="nil"/>
            </w:tcBorders>
            <w:shd w:val="clear" w:color="auto" w:fill="auto"/>
            <w:vAlign w:val="bottom"/>
          </w:tcPr>
          <w:p w14:paraId="213AB164" w14:textId="6C28BD24" w:rsidR="00B26111" w:rsidRPr="006226B0" w:rsidDel="00E1020B" w:rsidRDefault="00B26111" w:rsidP="00D9742C">
            <w:pPr>
              <w:spacing w:after="0" w:line="240" w:lineRule="auto"/>
              <w:jc w:val="right"/>
              <w:rPr>
                <w:del w:id="2043" w:author="Chasco, Brandon Edward" w:date="2020-08-26T11:40:00Z"/>
                <w:color w:val="000000"/>
                <w:sz w:val="22"/>
                <w:szCs w:val="22"/>
              </w:rPr>
            </w:pPr>
            <w:del w:id="2044" w:author="Chasco, Brandon Edward" w:date="2020-08-26T11:40:00Z">
              <w:r w:rsidRPr="006226B0" w:rsidDel="00E1020B">
                <w:rPr>
                  <w:color w:val="000000"/>
                  <w:sz w:val="22"/>
                  <w:szCs w:val="22"/>
                </w:rPr>
                <w:delText>1.0002</w:delText>
              </w:r>
            </w:del>
          </w:p>
        </w:tc>
        <w:tc>
          <w:tcPr>
            <w:tcW w:w="780" w:type="dxa"/>
            <w:tcBorders>
              <w:top w:val="nil"/>
              <w:left w:val="nil"/>
              <w:bottom w:val="nil"/>
              <w:right w:val="nil"/>
            </w:tcBorders>
            <w:shd w:val="clear" w:color="auto" w:fill="auto"/>
            <w:vAlign w:val="bottom"/>
          </w:tcPr>
          <w:p w14:paraId="63B41FDE" w14:textId="71ED0B35" w:rsidR="00B26111" w:rsidRPr="006226B0" w:rsidDel="00E1020B" w:rsidRDefault="00B26111" w:rsidP="00D9742C">
            <w:pPr>
              <w:spacing w:after="0" w:line="240" w:lineRule="auto"/>
              <w:jc w:val="center"/>
              <w:rPr>
                <w:del w:id="2045" w:author="Chasco, Brandon Edward" w:date="2020-08-26T11:40:00Z"/>
                <w:color w:val="000000"/>
                <w:sz w:val="22"/>
                <w:szCs w:val="22"/>
              </w:rPr>
            </w:pPr>
            <w:del w:id="2046" w:author="Chasco, Brandon Edward" w:date="2020-08-26T11:40:00Z">
              <w:r w:rsidRPr="006226B0" w:rsidDel="00E1020B">
                <w:rPr>
                  <w:color w:val="000000"/>
                  <w:sz w:val="22"/>
                  <w:szCs w:val="22"/>
                </w:rPr>
                <w:delText>N.E.</w:delText>
              </w:r>
            </w:del>
          </w:p>
        </w:tc>
        <w:tc>
          <w:tcPr>
            <w:tcW w:w="1140" w:type="dxa"/>
            <w:tcBorders>
              <w:top w:val="nil"/>
              <w:left w:val="nil"/>
              <w:bottom w:val="nil"/>
              <w:right w:val="nil"/>
            </w:tcBorders>
            <w:shd w:val="clear" w:color="auto" w:fill="auto"/>
            <w:vAlign w:val="bottom"/>
          </w:tcPr>
          <w:p w14:paraId="10377FFD" w14:textId="2DD3D748" w:rsidR="00B26111" w:rsidRPr="006226B0" w:rsidDel="00E1020B" w:rsidRDefault="00B26111" w:rsidP="00D9742C">
            <w:pPr>
              <w:spacing w:after="0" w:line="240" w:lineRule="auto"/>
              <w:jc w:val="center"/>
              <w:rPr>
                <w:del w:id="2047" w:author="Chasco, Brandon Edward" w:date="2020-08-26T11:40:00Z"/>
                <w:color w:val="000000"/>
                <w:sz w:val="22"/>
                <w:szCs w:val="22"/>
              </w:rPr>
            </w:pPr>
            <w:del w:id="2048" w:author="Chasco, Brandon Edward" w:date="2020-08-26T11:40:00Z">
              <w:r w:rsidRPr="006226B0" w:rsidDel="00E1020B">
                <w:rPr>
                  <w:color w:val="000000"/>
                  <w:sz w:val="22"/>
                  <w:szCs w:val="22"/>
                </w:rPr>
                <w:delText>N.E.</w:delText>
              </w:r>
            </w:del>
          </w:p>
        </w:tc>
        <w:tc>
          <w:tcPr>
            <w:tcW w:w="1072" w:type="dxa"/>
            <w:tcBorders>
              <w:top w:val="nil"/>
              <w:left w:val="nil"/>
              <w:bottom w:val="nil"/>
              <w:right w:val="nil"/>
            </w:tcBorders>
            <w:shd w:val="clear" w:color="auto" w:fill="auto"/>
            <w:vAlign w:val="bottom"/>
          </w:tcPr>
          <w:p w14:paraId="3C35B572" w14:textId="32F6B5B5" w:rsidR="00B26111" w:rsidRPr="006226B0" w:rsidDel="00E1020B" w:rsidRDefault="00B26111" w:rsidP="00D9742C">
            <w:pPr>
              <w:spacing w:after="0" w:line="240" w:lineRule="auto"/>
              <w:jc w:val="center"/>
              <w:rPr>
                <w:del w:id="2049" w:author="Chasco, Brandon Edward" w:date="2020-08-26T11:40:00Z"/>
                <w:color w:val="000000"/>
                <w:sz w:val="22"/>
                <w:szCs w:val="22"/>
              </w:rPr>
            </w:pPr>
            <w:del w:id="2050" w:author="Chasco, Brandon Edward" w:date="2020-08-26T11:40:00Z">
              <w:r w:rsidRPr="006226B0" w:rsidDel="00E1020B">
                <w:rPr>
                  <w:color w:val="000000"/>
                  <w:sz w:val="22"/>
                  <w:szCs w:val="22"/>
                </w:rPr>
                <w:delText>X</w:delText>
              </w:r>
            </w:del>
          </w:p>
        </w:tc>
        <w:tc>
          <w:tcPr>
            <w:tcW w:w="1879" w:type="dxa"/>
            <w:tcBorders>
              <w:top w:val="nil"/>
              <w:left w:val="nil"/>
              <w:bottom w:val="nil"/>
              <w:right w:val="nil"/>
            </w:tcBorders>
            <w:shd w:val="clear" w:color="auto" w:fill="auto"/>
            <w:vAlign w:val="bottom"/>
          </w:tcPr>
          <w:p w14:paraId="737EBA84" w14:textId="3DA59E58" w:rsidR="00B26111" w:rsidRPr="006226B0" w:rsidDel="00E1020B" w:rsidRDefault="00B26111" w:rsidP="00D9742C">
            <w:pPr>
              <w:spacing w:after="0" w:line="240" w:lineRule="auto"/>
              <w:rPr>
                <w:del w:id="2051" w:author="Chasco, Brandon Edward" w:date="2020-08-26T11:40:00Z"/>
                <w:color w:val="000000"/>
                <w:sz w:val="22"/>
                <w:szCs w:val="22"/>
              </w:rPr>
            </w:pPr>
            <w:del w:id="2052" w:author="Chasco, Brandon Edward" w:date="2020-08-26T11:40:00Z">
              <w:r w:rsidRPr="006226B0" w:rsidDel="00E1020B">
                <w:rPr>
                  <w:color w:val="000000"/>
                  <w:sz w:val="22"/>
                  <w:szCs w:val="22"/>
                </w:rPr>
                <w:delText>transport.sum</w:delText>
              </w:r>
            </w:del>
          </w:p>
        </w:tc>
        <w:tc>
          <w:tcPr>
            <w:tcW w:w="1879" w:type="dxa"/>
            <w:tcBorders>
              <w:top w:val="nil"/>
              <w:left w:val="nil"/>
              <w:bottom w:val="nil"/>
              <w:right w:val="nil"/>
            </w:tcBorders>
            <w:shd w:val="clear" w:color="auto" w:fill="auto"/>
            <w:vAlign w:val="bottom"/>
          </w:tcPr>
          <w:p w14:paraId="5FC64D91" w14:textId="15B87BA6" w:rsidR="00B26111" w:rsidRPr="006226B0" w:rsidDel="00E1020B" w:rsidRDefault="00B26111" w:rsidP="00D9742C">
            <w:pPr>
              <w:spacing w:after="0" w:line="240" w:lineRule="auto"/>
              <w:rPr>
                <w:del w:id="2053" w:author="Chasco, Brandon Edward" w:date="2020-08-26T11:40:00Z"/>
                <w:color w:val="000000"/>
                <w:sz w:val="22"/>
                <w:szCs w:val="22"/>
              </w:rPr>
            </w:pPr>
            <w:del w:id="2054" w:author="Chasco, Brandon Edward" w:date="2020-08-26T11:40:00Z">
              <w:r w:rsidRPr="006226B0" w:rsidDel="00E1020B">
                <w:rPr>
                  <w:color w:val="000000"/>
                  <w:sz w:val="22"/>
                  <w:szCs w:val="22"/>
                </w:rPr>
                <w:delText>npgo.aut</w:delText>
              </w:r>
            </w:del>
          </w:p>
        </w:tc>
        <w:tc>
          <w:tcPr>
            <w:tcW w:w="1002" w:type="dxa"/>
            <w:tcBorders>
              <w:top w:val="nil"/>
              <w:left w:val="nil"/>
              <w:bottom w:val="nil"/>
              <w:right w:val="nil"/>
            </w:tcBorders>
            <w:shd w:val="clear" w:color="auto" w:fill="auto"/>
            <w:vAlign w:val="bottom"/>
          </w:tcPr>
          <w:p w14:paraId="559A9801" w14:textId="616C5570" w:rsidR="00B26111" w:rsidRPr="006226B0" w:rsidDel="00E1020B" w:rsidRDefault="00B26111" w:rsidP="00D9742C">
            <w:pPr>
              <w:spacing w:after="0" w:line="240" w:lineRule="auto"/>
              <w:jc w:val="right"/>
              <w:rPr>
                <w:del w:id="2055" w:author="Chasco, Brandon Edward" w:date="2020-08-26T11:40:00Z"/>
                <w:color w:val="000000"/>
                <w:sz w:val="22"/>
                <w:szCs w:val="22"/>
              </w:rPr>
            </w:pPr>
            <w:del w:id="2056" w:author="Chasco, Brandon Edward" w:date="2020-08-26T11:40:00Z">
              <w:r w:rsidRPr="006226B0" w:rsidDel="00E1020B">
                <w:rPr>
                  <w:color w:val="000000"/>
                  <w:sz w:val="22"/>
                  <w:szCs w:val="22"/>
                </w:rPr>
                <w:delText>0.00175</w:delText>
              </w:r>
            </w:del>
          </w:p>
        </w:tc>
        <w:tc>
          <w:tcPr>
            <w:tcW w:w="960" w:type="dxa"/>
            <w:tcBorders>
              <w:top w:val="nil"/>
              <w:left w:val="nil"/>
              <w:bottom w:val="nil"/>
              <w:right w:val="nil"/>
            </w:tcBorders>
            <w:shd w:val="clear" w:color="auto" w:fill="auto"/>
            <w:vAlign w:val="bottom"/>
          </w:tcPr>
          <w:p w14:paraId="26C64085" w14:textId="14168421" w:rsidR="00B26111" w:rsidRPr="006226B0" w:rsidDel="00E1020B" w:rsidRDefault="00B26111" w:rsidP="00D9742C">
            <w:pPr>
              <w:spacing w:after="0" w:line="240" w:lineRule="auto"/>
              <w:jc w:val="center"/>
              <w:rPr>
                <w:del w:id="2057" w:author="Chasco, Brandon Edward" w:date="2020-08-26T11:40:00Z"/>
                <w:color w:val="000000"/>
                <w:sz w:val="22"/>
                <w:szCs w:val="22"/>
              </w:rPr>
            </w:pPr>
            <w:del w:id="2058" w:author="Chasco, Brandon Edward" w:date="2020-08-26T11:40:00Z">
              <w:r w:rsidRPr="006226B0" w:rsidDel="00E1020B">
                <w:rPr>
                  <w:color w:val="000000"/>
                  <w:sz w:val="22"/>
                  <w:szCs w:val="22"/>
                </w:rPr>
                <w:delText>TRUE</w:delText>
              </w:r>
            </w:del>
          </w:p>
        </w:tc>
      </w:tr>
      <w:tr w:rsidR="00B26111" w:rsidRPr="006226B0" w:rsidDel="00E1020B" w14:paraId="7D067106" w14:textId="55B1CCC5" w:rsidTr="00D9742C">
        <w:trPr>
          <w:trHeight w:val="300"/>
          <w:del w:id="2059" w:author="Chasco, Brandon Edward" w:date="2020-08-26T11:40:00Z"/>
        </w:trPr>
        <w:tc>
          <w:tcPr>
            <w:tcW w:w="1170" w:type="dxa"/>
            <w:gridSpan w:val="3"/>
            <w:tcBorders>
              <w:top w:val="nil"/>
              <w:left w:val="nil"/>
              <w:bottom w:val="nil"/>
              <w:right w:val="nil"/>
            </w:tcBorders>
            <w:shd w:val="clear" w:color="auto" w:fill="auto"/>
            <w:vAlign w:val="bottom"/>
          </w:tcPr>
          <w:p w14:paraId="6248FB90" w14:textId="7188CBFE" w:rsidR="00B26111" w:rsidRPr="006226B0" w:rsidDel="00E1020B" w:rsidRDefault="00B26111" w:rsidP="00D9742C">
            <w:pPr>
              <w:spacing w:after="0" w:line="240" w:lineRule="auto"/>
              <w:jc w:val="center"/>
              <w:rPr>
                <w:del w:id="2060" w:author="Chasco, Brandon Edward" w:date="2020-08-26T11:40:00Z"/>
                <w:color w:val="000000"/>
                <w:sz w:val="22"/>
                <w:szCs w:val="22"/>
              </w:rPr>
            </w:pPr>
          </w:p>
        </w:tc>
        <w:tc>
          <w:tcPr>
            <w:tcW w:w="911" w:type="dxa"/>
            <w:gridSpan w:val="2"/>
            <w:tcBorders>
              <w:top w:val="nil"/>
              <w:left w:val="nil"/>
              <w:bottom w:val="nil"/>
              <w:right w:val="nil"/>
            </w:tcBorders>
            <w:shd w:val="clear" w:color="auto" w:fill="auto"/>
            <w:vAlign w:val="bottom"/>
          </w:tcPr>
          <w:p w14:paraId="24E7BB20" w14:textId="2806C6DC" w:rsidR="00B26111" w:rsidRPr="006226B0" w:rsidDel="00E1020B" w:rsidRDefault="00B26111" w:rsidP="00D9742C">
            <w:pPr>
              <w:spacing w:after="0" w:line="240" w:lineRule="auto"/>
              <w:jc w:val="right"/>
              <w:rPr>
                <w:del w:id="2061" w:author="Chasco, Brandon Edward" w:date="2020-08-26T11:40:00Z"/>
                <w:color w:val="000000"/>
                <w:sz w:val="22"/>
                <w:szCs w:val="22"/>
              </w:rPr>
            </w:pPr>
            <w:del w:id="2062" w:author="Chasco, Brandon Edward" w:date="2020-08-26T11:40:00Z">
              <w:r w:rsidRPr="006226B0" w:rsidDel="00E1020B">
                <w:rPr>
                  <w:color w:val="000000"/>
                  <w:sz w:val="22"/>
                  <w:szCs w:val="22"/>
                </w:rPr>
                <w:delText>1.2726</w:delText>
              </w:r>
            </w:del>
          </w:p>
        </w:tc>
        <w:tc>
          <w:tcPr>
            <w:tcW w:w="780" w:type="dxa"/>
            <w:tcBorders>
              <w:top w:val="nil"/>
              <w:left w:val="nil"/>
              <w:bottom w:val="nil"/>
              <w:right w:val="nil"/>
            </w:tcBorders>
            <w:shd w:val="clear" w:color="auto" w:fill="auto"/>
            <w:vAlign w:val="bottom"/>
          </w:tcPr>
          <w:p w14:paraId="69027F1B" w14:textId="2707BBDE" w:rsidR="00B26111" w:rsidRPr="006226B0" w:rsidDel="00E1020B" w:rsidRDefault="00B26111" w:rsidP="00D9742C">
            <w:pPr>
              <w:spacing w:after="0" w:line="240" w:lineRule="auto"/>
              <w:jc w:val="center"/>
              <w:rPr>
                <w:del w:id="2063" w:author="Chasco, Brandon Edward" w:date="2020-08-26T11:40:00Z"/>
                <w:color w:val="000000"/>
                <w:sz w:val="22"/>
                <w:szCs w:val="22"/>
              </w:rPr>
            </w:pPr>
            <w:del w:id="2064" w:author="Chasco, Brandon Edward" w:date="2020-08-26T11:40:00Z">
              <w:r w:rsidRPr="006226B0" w:rsidDel="00E1020B">
                <w:rPr>
                  <w:color w:val="000000"/>
                  <w:sz w:val="22"/>
                  <w:szCs w:val="22"/>
                </w:rPr>
                <w:delText>N.E.</w:delText>
              </w:r>
            </w:del>
          </w:p>
        </w:tc>
        <w:tc>
          <w:tcPr>
            <w:tcW w:w="1140" w:type="dxa"/>
            <w:tcBorders>
              <w:top w:val="nil"/>
              <w:left w:val="nil"/>
              <w:bottom w:val="nil"/>
              <w:right w:val="nil"/>
            </w:tcBorders>
            <w:shd w:val="clear" w:color="auto" w:fill="auto"/>
            <w:vAlign w:val="bottom"/>
          </w:tcPr>
          <w:p w14:paraId="1FD32FC3" w14:textId="6EBEF43C" w:rsidR="00B26111" w:rsidRPr="006226B0" w:rsidDel="00E1020B" w:rsidRDefault="00B26111" w:rsidP="00D9742C">
            <w:pPr>
              <w:spacing w:after="0" w:line="240" w:lineRule="auto"/>
              <w:jc w:val="center"/>
              <w:rPr>
                <w:del w:id="2065" w:author="Chasco, Brandon Edward" w:date="2020-08-26T11:40:00Z"/>
                <w:color w:val="000000"/>
                <w:sz w:val="22"/>
                <w:szCs w:val="22"/>
              </w:rPr>
            </w:pPr>
            <w:del w:id="2066" w:author="Chasco, Brandon Edward" w:date="2020-08-26T11:40:00Z">
              <w:r w:rsidRPr="006226B0" w:rsidDel="00E1020B">
                <w:rPr>
                  <w:color w:val="000000"/>
                  <w:sz w:val="22"/>
                  <w:szCs w:val="22"/>
                </w:rPr>
                <w:delText>N.E.</w:delText>
              </w:r>
            </w:del>
          </w:p>
        </w:tc>
        <w:tc>
          <w:tcPr>
            <w:tcW w:w="1072" w:type="dxa"/>
            <w:tcBorders>
              <w:top w:val="nil"/>
              <w:left w:val="nil"/>
              <w:bottom w:val="nil"/>
              <w:right w:val="nil"/>
            </w:tcBorders>
            <w:shd w:val="clear" w:color="auto" w:fill="auto"/>
            <w:vAlign w:val="bottom"/>
          </w:tcPr>
          <w:p w14:paraId="03DC1679" w14:textId="2EAC91AB" w:rsidR="00B26111" w:rsidRPr="006226B0" w:rsidDel="00E1020B" w:rsidRDefault="00B26111" w:rsidP="00D9742C">
            <w:pPr>
              <w:spacing w:after="0" w:line="240" w:lineRule="auto"/>
              <w:jc w:val="center"/>
              <w:rPr>
                <w:del w:id="2067" w:author="Chasco, Brandon Edward" w:date="2020-08-26T11:40:00Z"/>
                <w:color w:val="000000"/>
                <w:sz w:val="22"/>
                <w:szCs w:val="22"/>
              </w:rPr>
            </w:pPr>
            <w:del w:id="2068" w:author="Chasco, Brandon Edward" w:date="2020-08-26T11:40:00Z">
              <w:r w:rsidRPr="006226B0" w:rsidDel="00E1020B">
                <w:rPr>
                  <w:color w:val="000000"/>
                  <w:sz w:val="22"/>
                  <w:szCs w:val="22"/>
                </w:rPr>
                <w:delText>X</w:delText>
              </w:r>
            </w:del>
          </w:p>
        </w:tc>
        <w:tc>
          <w:tcPr>
            <w:tcW w:w="1879" w:type="dxa"/>
            <w:tcBorders>
              <w:top w:val="nil"/>
              <w:left w:val="nil"/>
              <w:bottom w:val="nil"/>
              <w:right w:val="nil"/>
            </w:tcBorders>
            <w:shd w:val="clear" w:color="auto" w:fill="auto"/>
            <w:vAlign w:val="bottom"/>
          </w:tcPr>
          <w:p w14:paraId="2D56D023" w14:textId="2D5D07F1" w:rsidR="00B26111" w:rsidRPr="006226B0" w:rsidDel="00E1020B" w:rsidRDefault="00B26111" w:rsidP="00D9742C">
            <w:pPr>
              <w:spacing w:after="0" w:line="240" w:lineRule="auto"/>
              <w:rPr>
                <w:del w:id="2069" w:author="Chasco, Brandon Edward" w:date="2020-08-26T11:40:00Z"/>
                <w:color w:val="000000"/>
                <w:sz w:val="22"/>
                <w:szCs w:val="22"/>
              </w:rPr>
            </w:pPr>
            <w:del w:id="2070" w:author="Chasco, Brandon Edward" w:date="2020-08-26T11:40:00Z">
              <w:r w:rsidRPr="006226B0" w:rsidDel="00E1020B">
                <w:rPr>
                  <w:color w:val="000000"/>
                  <w:sz w:val="22"/>
                  <w:szCs w:val="22"/>
                </w:rPr>
                <w:delText>transport.sum</w:delText>
              </w:r>
            </w:del>
          </w:p>
        </w:tc>
        <w:tc>
          <w:tcPr>
            <w:tcW w:w="1879" w:type="dxa"/>
            <w:tcBorders>
              <w:top w:val="nil"/>
              <w:left w:val="nil"/>
              <w:bottom w:val="nil"/>
              <w:right w:val="nil"/>
            </w:tcBorders>
            <w:shd w:val="clear" w:color="auto" w:fill="auto"/>
            <w:vAlign w:val="bottom"/>
          </w:tcPr>
          <w:p w14:paraId="767BA0AF" w14:textId="65067294" w:rsidR="00B26111" w:rsidRPr="006226B0" w:rsidDel="00E1020B" w:rsidRDefault="00B26111" w:rsidP="00D9742C">
            <w:pPr>
              <w:spacing w:after="0" w:line="240" w:lineRule="auto"/>
              <w:rPr>
                <w:del w:id="2071" w:author="Chasco, Brandon Edward" w:date="2020-08-26T11:40:00Z"/>
                <w:color w:val="000000"/>
                <w:sz w:val="22"/>
                <w:szCs w:val="22"/>
              </w:rPr>
            </w:pPr>
            <w:del w:id="2072" w:author="Chasco, Brandon Edward" w:date="2020-08-26T11:40:00Z">
              <w:r w:rsidRPr="006226B0" w:rsidDel="00E1020B">
                <w:rPr>
                  <w:color w:val="000000"/>
                  <w:sz w:val="22"/>
                  <w:szCs w:val="22"/>
                </w:rPr>
                <w:delText>npgo.spr</w:delText>
              </w:r>
            </w:del>
          </w:p>
        </w:tc>
        <w:tc>
          <w:tcPr>
            <w:tcW w:w="1002" w:type="dxa"/>
            <w:tcBorders>
              <w:top w:val="nil"/>
              <w:left w:val="nil"/>
              <w:bottom w:val="nil"/>
              <w:right w:val="nil"/>
            </w:tcBorders>
            <w:shd w:val="clear" w:color="auto" w:fill="auto"/>
            <w:vAlign w:val="bottom"/>
          </w:tcPr>
          <w:p w14:paraId="7FD04ED5" w14:textId="4366834A" w:rsidR="00B26111" w:rsidRPr="006226B0" w:rsidDel="00E1020B" w:rsidRDefault="00B26111" w:rsidP="00D9742C">
            <w:pPr>
              <w:spacing w:after="0" w:line="240" w:lineRule="auto"/>
              <w:jc w:val="right"/>
              <w:rPr>
                <w:del w:id="2073" w:author="Chasco, Brandon Edward" w:date="2020-08-26T11:40:00Z"/>
                <w:color w:val="000000"/>
                <w:sz w:val="22"/>
                <w:szCs w:val="22"/>
              </w:rPr>
            </w:pPr>
            <w:del w:id="2074" w:author="Chasco, Brandon Edward" w:date="2020-08-26T11:40:00Z">
              <w:r w:rsidRPr="006226B0" w:rsidDel="00E1020B">
                <w:rPr>
                  <w:color w:val="000000"/>
                  <w:sz w:val="22"/>
                  <w:szCs w:val="22"/>
                </w:rPr>
                <w:delText>0.00116</w:delText>
              </w:r>
            </w:del>
          </w:p>
        </w:tc>
        <w:tc>
          <w:tcPr>
            <w:tcW w:w="960" w:type="dxa"/>
            <w:tcBorders>
              <w:top w:val="nil"/>
              <w:left w:val="nil"/>
              <w:bottom w:val="nil"/>
              <w:right w:val="nil"/>
            </w:tcBorders>
            <w:shd w:val="clear" w:color="auto" w:fill="auto"/>
            <w:vAlign w:val="bottom"/>
          </w:tcPr>
          <w:p w14:paraId="756D4BEB" w14:textId="4EC77A75" w:rsidR="00B26111" w:rsidRPr="006226B0" w:rsidDel="00E1020B" w:rsidRDefault="00B26111" w:rsidP="00D9742C">
            <w:pPr>
              <w:spacing w:after="0" w:line="240" w:lineRule="auto"/>
              <w:jc w:val="center"/>
              <w:rPr>
                <w:del w:id="2075" w:author="Chasco, Brandon Edward" w:date="2020-08-26T11:40:00Z"/>
                <w:color w:val="000000"/>
                <w:sz w:val="22"/>
                <w:szCs w:val="22"/>
              </w:rPr>
            </w:pPr>
            <w:del w:id="2076" w:author="Chasco, Brandon Edward" w:date="2020-08-26T11:40:00Z">
              <w:r w:rsidRPr="006226B0" w:rsidDel="00E1020B">
                <w:rPr>
                  <w:color w:val="000000"/>
                  <w:sz w:val="22"/>
                  <w:szCs w:val="22"/>
                </w:rPr>
                <w:delText>TRUE</w:delText>
              </w:r>
            </w:del>
          </w:p>
        </w:tc>
      </w:tr>
      <w:tr w:rsidR="00B26111" w:rsidRPr="006226B0" w:rsidDel="00E1020B" w14:paraId="75901ADE" w14:textId="74E5F6B6" w:rsidTr="00D9742C">
        <w:trPr>
          <w:trHeight w:val="300"/>
          <w:del w:id="2077" w:author="Chasco, Brandon Edward" w:date="2020-08-26T11:40:00Z"/>
        </w:trPr>
        <w:tc>
          <w:tcPr>
            <w:tcW w:w="1170" w:type="dxa"/>
            <w:gridSpan w:val="3"/>
            <w:tcBorders>
              <w:top w:val="nil"/>
              <w:left w:val="nil"/>
              <w:bottom w:val="nil"/>
              <w:right w:val="nil"/>
            </w:tcBorders>
            <w:shd w:val="clear" w:color="auto" w:fill="auto"/>
            <w:vAlign w:val="bottom"/>
          </w:tcPr>
          <w:p w14:paraId="7B2B00B7" w14:textId="21097B7C" w:rsidR="00B26111" w:rsidRPr="006226B0" w:rsidDel="00E1020B" w:rsidRDefault="00B26111" w:rsidP="00D9742C">
            <w:pPr>
              <w:spacing w:after="0" w:line="240" w:lineRule="auto"/>
              <w:jc w:val="center"/>
              <w:rPr>
                <w:del w:id="2078" w:author="Chasco, Brandon Edward" w:date="2020-08-26T11:40:00Z"/>
                <w:color w:val="000000"/>
                <w:sz w:val="22"/>
                <w:szCs w:val="22"/>
              </w:rPr>
            </w:pPr>
          </w:p>
        </w:tc>
        <w:tc>
          <w:tcPr>
            <w:tcW w:w="911" w:type="dxa"/>
            <w:gridSpan w:val="2"/>
            <w:tcBorders>
              <w:top w:val="nil"/>
              <w:left w:val="nil"/>
              <w:bottom w:val="nil"/>
              <w:right w:val="nil"/>
            </w:tcBorders>
            <w:shd w:val="clear" w:color="auto" w:fill="auto"/>
            <w:vAlign w:val="bottom"/>
          </w:tcPr>
          <w:p w14:paraId="3BC77154" w14:textId="03D2F654" w:rsidR="00B26111" w:rsidRPr="006226B0" w:rsidDel="00E1020B" w:rsidRDefault="00B26111" w:rsidP="00D9742C">
            <w:pPr>
              <w:spacing w:after="0" w:line="240" w:lineRule="auto"/>
              <w:jc w:val="right"/>
              <w:rPr>
                <w:del w:id="2079" w:author="Chasco, Brandon Edward" w:date="2020-08-26T11:40:00Z"/>
                <w:color w:val="000000"/>
                <w:sz w:val="22"/>
                <w:szCs w:val="22"/>
              </w:rPr>
            </w:pPr>
            <w:del w:id="2080" w:author="Chasco, Brandon Edward" w:date="2020-08-26T11:40:00Z">
              <w:r w:rsidRPr="006226B0" w:rsidDel="00E1020B">
                <w:rPr>
                  <w:color w:val="000000"/>
                  <w:sz w:val="22"/>
                  <w:szCs w:val="22"/>
                </w:rPr>
                <w:delText>2.9505</w:delText>
              </w:r>
            </w:del>
          </w:p>
        </w:tc>
        <w:tc>
          <w:tcPr>
            <w:tcW w:w="780" w:type="dxa"/>
            <w:tcBorders>
              <w:top w:val="nil"/>
              <w:left w:val="nil"/>
              <w:bottom w:val="nil"/>
              <w:right w:val="nil"/>
            </w:tcBorders>
            <w:shd w:val="clear" w:color="auto" w:fill="auto"/>
            <w:vAlign w:val="bottom"/>
          </w:tcPr>
          <w:p w14:paraId="6D537F4D" w14:textId="4F40A36C" w:rsidR="00B26111" w:rsidRPr="006226B0" w:rsidDel="00E1020B" w:rsidRDefault="00B26111" w:rsidP="00D9742C">
            <w:pPr>
              <w:spacing w:after="0" w:line="240" w:lineRule="auto"/>
              <w:jc w:val="center"/>
              <w:rPr>
                <w:del w:id="2081" w:author="Chasco, Brandon Edward" w:date="2020-08-26T11:40:00Z"/>
                <w:color w:val="000000"/>
                <w:sz w:val="22"/>
                <w:szCs w:val="22"/>
              </w:rPr>
            </w:pPr>
            <w:del w:id="2082" w:author="Chasco, Brandon Edward" w:date="2020-08-26T11:40:00Z">
              <w:r w:rsidRPr="006226B0" w:rsidDel="00E1020B">
                <w:rPr>
                  <w:color w:val="000000"/>
                  <w:sz w:val="22"/>
                  <w:szCs w:val="22"/>
                </w:rPr>
                <w:delText>N.E.</w:delText>
              </w:r>
            </w:del>
          </w:p>
        </w:tc>
        <w:tc>
          <w:tcPr>
            <w:tcW w:w="1140" w:type="dxa"/>
            <w:tcBorders>
              <w:top w:val="nil"/>
              <w:left w:val="nil"/>
              <w:bottom w:val="nil"/>
              <w:right w:val="nil"/>
            </w:tcBorders>
            <w:shd w:val="clear" w:color="auto" w:fill="auto"/>
            <w:vAlign w:val="bottom"/>
          </w:tcPr>
          <w:p w14:paraId="37479A5E" w14:textId="7DCA34D5" w:rsidR="00B26111" w:rsidRPr="006226B0" w:rsidDel="00E1020B" w:rsidRDefault="00B26111" w:rsidP="00D9742C">
            <w:pPr>
              <w:spacing w:after="0" w:line="240" w:lineRule="auto"/>
              <w:jc w:val="center"/>
              <w:rPr>
                <w:del w:id="2083" w:author="Chasco, Brandon Edward" w:date="2020-08-26T11:40:00Z"/>
                <w:color w:val="000000"/>
                <w:sz w:val="22"/>
                <w:szCs w:val="22"/>
              </w:rPr>
            </w:pPr>
            <w:del w:id="2084" w:author="Chasco, Brandon Edward" w:date="2020-08-26T11:40:00Z">
              <w:r w:rsidRPr="006226B0" w:rsidDel="00E1020B">
                <w:rPr>
                  <w:color w:val="000000"/>
                  <w:sz w:val="22"/>
                  <w:szCs w:val="22"/>
                </w:rPr>
                <w:delText>N.E.</w:delText>
              </w:r>
            </w:del>
          </w:p>
        </w:tc>
        <w:tc>
          <w:tcPr>
            <w:tcW w:w="1072" w:type="dxa"/>
            <w:tcBorders>
              <w:top w:val="nil"/>
              <w:left w:val="nil"/>
              <w:bottom w:val="nil"/>
              <w:right w:val="nil"/>
            </w:tcBorders>
            <w:shd w:val="clear" w:color="auto" w:fill="auto"/>
            <w:vAlign w:val="bottom"/>
          </w:tcPr>
          <w:p w14:paraId="50F9E97B" w14:textId="5159BDF9" w:rsidR="00B26111" w:rsidRPr="006226B0" w:rsidDel="00E1020B" w:rsidRDefault="00B26111" w:rsidP="00D9742C">
            <w:pPr>
              <w:spacing w:after="0" w:line="240" w:lineRule="auto"/>
              <w:jc w:val="center"/>
              <w:rPr>
                <w:del w:id="2085" w:author="Chasco, Brandon Edward" w:date="2020-08-26T11:40:00Z"/>
                <w:color w:val="000000"/>
                <w:sz w:val="22"/>
                <w:szCs w:val="22"/>
              </w:rPr>
            </w:pPr>
            <w:del w:id="2086" w:author="Chasco, Brandon Edward" w:date="2020-08-26T11:40:00Z">
              <w:r w:rsidRPr="006226B0" w:rsidDel="00E1020B">
                <w:rPr>
                  <w:color w:val="000000"/>
                  <w:sz w:val="22"/>
                  <w:szCs w:val="22"/>
                </w:rPr>
                <w:delText>X</w:delText>
              </w:r>
            </w:del>
          </w:p>
        </w:tc>
        <w:tc>
          <w:tcPr>
            <w:tcW w:w="1879" w:type="dxa"/>
            <w:tcBorders>
              <w:top w:val="nil"/>
              <w:left w:val="nil"/>
              <w:bottom w:val="nil"/>
              <w:right w:val="nil"/>
            </w:tcBorders>
            <w:shd w:val="clear" w:color="auto" w:fill="auto"/>
            <w:vAlign w:val="bottom"/>
          </w:tcPr>
          <w:p w14:paraId="1E7EEBA7" w14:textId="7AD9D730" w:rsidR="00B26111" w:rsidRPr="006226B0" w:rsidDel="00E1020B" w:rsidRDefault="00B26111" w:rsidP="00D9742C">
            <w:pPr>
              <w:spacing w:after="0" w:line="240" w:lineRule="auto"/>
              <w:rPr>
                <w:del w:id="2087" w:author="Chasco, Brandon Edward" w:date="2020-08-26T11:40:00Z"/>
                <w:color w:val="000000"/>
                <w:sz w:val="22"/>
                <w:szCs w:val="22"/>
              </w:rPr>
            </w:pPr>
            <w:del w:id="2088" w:author="Chasco, Brandon Edward" w:date="2020-08-26T11:40:00Z">
              <w:r w:rsidRPr="006226B0" w:rsidDel="00E1020B">
                <w:rPr>
                  <w:color w:val="000000"/>
                  <w:sz w:val="22"/>
                  <w:szCs w:val="22"/>
                </w:rPr>
                <w:delText>ersstArc.win</w:delText>
              </w:r>
            </w:del>
          </w:p>
        </w:tc>
        <w:tc>
          <w:tcPr>
            <w:tcW w:w="1879" w:type="dxa"/>
            <w:tcBorders>
              <w:top w:val="nil"/>
              <w:left w:val="nil"/>
              <w:bottom w:val="nil"/>
              <w:right w:val="nil"/>
            </w:tcBorders>
            <w:shd w:val="clear" w:color="auto" w:fill="auto"/>
            <w:vAlign w:val="bottom"/>
          </w:tcPr>
          <w:p w14:paraId="06232297" w14:textId="1221558F" w:rsidR="00B26111" w:rsidRPr="006226B0" w:rsidDel="00E1020B" w:rsidRDefault="00B26111" w:rsidP="00D9742C">
            <w:pPr>
              <w:spacing w:after="0" w:line="240" w:lineRule="auto"/>
              <w:rPr>
                <w:del w:id="2089" w:author="Chasco, Brandon Edward" w:date="2020-08-26T11:40:00Z"/>
                <w:color w:val="000000"/>
                <w:sz w:val="22"/>
                <w:szCs w:val="22"/>
              </w:rPr>
            </w:pPr>
            <w:del w:id="2090" w:author="Chasco, Brandon Edward" w:date="2020-08-26T11:40:00Z">
              <w:r w:rsidRPr="006226B0" w:rsidDel="00E1020B">
                <w:rPr>
                  <w:color w:val="000000"/>
                  <w:sz w:val="22"/>
                  <w:szCs w:val="22"/>
                </w:rPr>
                <w:delText>transport.sum</w:delText>
              </w:r>
            </w:del>
          </w:p>
        </w:tc>
        <w:tc>
          <w:tcPr>
            <w:tcW w:w="1002" w:type="dxa"/>
            <w:tcBorders>
              <w:top w:val="nil"/>
              <w:left w:val="nil"/>
              <w:bottom w:val="nil"/>
              <w:right w:val="nil"/>
            </w:tcBorders>
            <w:shd w:val="clear" w:color="auto" w:fill="auto"/>
            <w:vAlign w:val="bottom"/>
          </w:tcPr>
          <w:p w14:paraId="0CF2A1D2" w14:textId="23DC1203" w:rsidR="00B26111" w:rsidRPr="006226B0" w:rsidDel="00E1020B" w:rsidRDefault="00B26111" w:rsidP="00D9742C">
            <w:pPr>
              <w:spacing w:after="0" w:line="240" w:lineRule="auto"/>
              <w:jc w:val="right"/>
              <w:rPr>
                <w:del w:id="2091" w:author="Chasco, Brandon Edward" w:date="2020-08-26T11:40:00Z"/>
                <w:color w:val="000000"/>
                <w:sz w:val="22"/>
                <w:szCs w:val="22"/>
              </w:rPr>
            </w:pPr>
            <w:del w:id="2092" w:author="Chasco, Brandon Edward" w:date="2020-08-26T11:40:00Z">
              <w:r w:rsidRPr="006226B0" w:rsidDel="00E1020B">
                <w:rPr>
                  <w:color w:val="000000"/>
                  <w:sz w:val="22"/>
                  <w:szCs w:val="22"/>
                </w:rPr>
                <w:delText>0.00000</w:delText>
              </w:r>
            </w:del>
          </w:p>
        </w:tc>
        <w:tc>
          <w:tcPr>
            <w:tcW w:w="960" w:type="dxa"/>
            <w:tcBorders>
              <w:top w:val="nil"/>
              <w:left w:val="nil"/>
              <w:bottom w:val="nil"/>
              <w:right w:val="nil"/>
            </w:tcBorders>
            <w:shd w:val="clear" w:color="auto" w:fill="auto"/>
            <w:vAlign w:val="bottom"/>
          </w:tcPr>
          <w:p w14:paraId="5336BA26" w14:textId="4CABC65F" w:rsidR="00B26111" w:rsidRPr="006226B0" w:rsidDel="00E1020B" w:rsidRDefault="00B26111" w:rsidP="00D9742C">
            <w:pPr>
              <w:spacing w:after="0" w:line="240" w:lineRule="auto"/>
              <w:jc w:val="center"/>
              <w:rPr>
                <w:del w:id="2093" w:author="Chasco, Brandon Edward" w:date="2020-08-26T11:40:00Z"/>
                <w:color w:val="000000"/>
                <w:sz w:val="22"/>
                <w:szCs w:val="22"/>
              </w:rPr>
            </w:pPr>
            <w:del w:id="2094" w:author="Chasco, Brandon Edward" w:date="2020-08-26T11:40:00Z">
              <w:r w:rsidRPr="006226B0" w:rsidDel="00E1020B">
                <w:rPr>
                  <w:color w:val="000000"/>
                  <w:sz w:val="22"/>
                  <w:szCs w:val="22"/>
                </w:rPr>
                <w:delText>TRUE</w:delText>
              </w:r>
            </w:del>
          </w:p>
        </w:tc>
      </w:tr>
      <w:tr w:rsidR="00B26111" w:rsidRPr="006226B0" w:rsidDel="00E1020B" w14:paraId="5BCC1B15" w14:textId="0E980E6B" w:rsidTr="00D9742C">
        <w:trPr>
          <w:trHeight w:val="300"/>
          <w:del w:id="2095" w:author="Chasco, Brandon Edward" w:date="2020-08-26T11:40:00Z"/>
        </w:trPr>
        <w:tc>
          <w:tcPr>
            <w:tcW w:w="1170" w:type="dxa"/>
            <w:gridSpan w:val="3"/>
            <w:tcBorders>
              <w:top w:val="nil"/>
              <w:left w:val="nil"/>
              <w:bottom w:val="nil"/>
              <w:right w:val="nil"/>
            </w:tcBorders>
            <w:shd w:val="clear" w:color="auto" w:fill="auto"/>
            <w:vAlign w:val="bottom"/>
          </w:tcPr>
          <w:p w14:paraId="3463B966" w14:textId="353699E8" w:rsidR="00B26111" w:rsidRPr="006226B0" w:rsidDel="00E1020B" w:rsidRDefault="00B26111" w:rsidP="00D9742C">
            <w:pPr>
              <w:spacing w:after="0" w:line="240" w:lineRule="auto"/>
              <w:jc w:val="center"/>
              <w:rPr>
                <w:del w:id="2096" w:author="Chasco, Brandon Edward" w:date="2020-08-26T11:40:00Z"/>
                <w:color w:val="000000"/>
                <w:sz w:val="22"/>
                <w:szCs w:val="22"/>
              </w:rPr>
            </w:pPr>
          </w:p>
        </w:tc>
        <w:tc>
          <w:tcPr>
            <w:tcW w:w="911" w:type="dxa"/>
            <w:gridSpan w:val="2"/>
            <w:tcBorders>
              <w:top w:val="nil"/>
              <w:left w:val="nil"/>
              <w:bottom w:val="nil"/>
              <w:right w:val="nil"/>
            </w:tcBorders>
            <w:shd w:val="clear" w:color="auto" w:fill="auto"/>
            <w:vAlign w:val="bottom"/>
          </w:tcPr>
          <w:p w14:paraId="70CC568B" w14:textId="0ABB2171" w:rsidR="00B26111" w:rsidRPr="006226B0" w:rsidDel="00E1020B" w:rsidRDefault="00B26111" w:rsidP="00D9742C">
            <w:pPr>
              <w:spacing w:after="0" w:line="240" w:lineRule="auto"/>
              <w:jc w:val="right"/>
              <w:rPr>
                <w:del w:id="2097" w:author="Chasco, Brandon Edward" w:date="2020-08-26T11:40:00Z"/>
                <w:color w:val="000000"/>
                <w:sz w:val="22"/>
                <w:szCs w:val="22"/>
              </w:rPr>
            </w:pPr>
            <w:del w:id="2098" w:author="Chasco, Brandon Edward" w:date="2020-08-26T11:40:00Z">
              <w:r w:rsidRPr="006226B0" w:rsidDel="00E1020B">
                <w:rPr>
                  <w:color w:val="000000"/>
                  <w:sz w:val="22"/>
                  <w:szCs w:val="22"/>
                </w:rPr>
                <w:delText>3.0477</w:delText>
              </w:r>
            </w:del>
          </w:p>
        </w:tc>
        <w:tc>
          <w:tcPr>
            <w:tcW w:w="780" w:type="dxa"/>
            <w:tcBorders>
              <w:top w:val="nil"/>
              <w:left w:val="nil"/>
              <w:bottom w:val="nil"/>
              <w:right w:val="nil"/>
            </w:tcBorders>
            <w:shd w:val="clear" w:color="auto" w:fill="auto"/>
            <w:vAlign w:val="bottom"/>
          </w:tcPr>
          <w:p w14:paraId="6A210030" w14:textId="47FE9C74" w:rsidR="00B26111" w:rsidRPr="006226B0" w:rsidDel="00E1020B" w:rsidRDefault="00B26111" w:rsidP="00D9742C">
            <w:pPr>
              <w:spacing w:after="0" w:line="240" w:lineRule="auto"/>
              <w:jc w:val="center"/>
              <w:rPr>
                <w:del w:id="2099" w:author="Chasco, Brandon Edward" w:date="2020-08-26T11:40:00Z"/>
                <w:color w:val="000000"/>
                <w:sz w:val="22"/>
                <w:szCs w:val="22"/>
              </w:rPr>
            </w:pPr>
            <w:del w:id="2100" w:author="Chasco, Brandon Edward" w:date="2020-08-26T11:40:00Z">
              <w:r w:rsidRPr="006226B0" w:rsidDel="00E1020B">
                <w:rPr>
                  <w:color w:val="000000"/>
                  <w:sz w:val="22"/>
                  <w:szCs w:val="22"/>
                </w:rPr>
                <w:delText>N.E.</w:delText>
              </w:r>
            </w:del>
          </w:p>
        </w:tc>
        <w:tc>
          <w:tcPr>
            <w:tcW w:w="1140" w:type="dxa"/>
            <w:tcBorders>
              <w:top w:val="nil"/>
              <w:left w:val="nil"/>
              <w:bottom w:val="nil"/>
              <w:right w:val="nil"/>
            </w:tcBorders>
            <w:shd w:val="clear" w:color="auto" w:fill="auto"/>
            <w:vAlign w:val="bottom"/>
          </w:tcPr>
          <w:p w14:paraId="0F112EA5" w14:textId="0DC4F505" w:rsidR="00B26111" w:rsidRPr="006226B0" w:rsidDel="00E1020B" w:rsidRDefault="00B26111" w:rsidP="00D9742C">
            <w:pPr>
              <w:spacing w:after="0" w:line="240" w:lineRule="auto"/>
              <w:jc w:val="center"/>
              <w:rPr>
                <w:del w:id="2101" w:author="Chasco, Brandon Edward" w:date="2020-08-26T11:40:00Z"/>
                <w:color w:val="000000"/>
                <w:sz w:val="22"/>
                <w:szCs w:val="22"/>
              </w:rPr>
            </w:pPr>
            <w:del w:id="2102" w:author="Chasco, Brandon Edward" w:date="2020-08-26T11:40:00Z">
              <w:r w:rsidRPr="006226B0" w:rsidDel="00E1020B">
                <w:rPr>
                  <w:color w:val="000000"/>
                  <w:sz w:val="22"/>
                  <w:szCs w:val="22"/>
                </w:rPr>
                <w:delText>N.E.</w:delText>
              </w:r>
            </w:del>
          </w:p>
        </w:tc>
        <w:tc>
          <w:tcPr>
            <w:tcW w:w="1072" w:type="dxa"/>
            <w:tcBorders>
              <w:top w:val="nil"/>
              <w:left w:val="nil"/>
              <w:bottom w:val="nil"/>
              <w:right w:val="nil"/>
            </w:tcBorders>
            <w:shd w:val="clear" w:color="auto" w:fill="auto"/>
            <w:vAlign w:val="bottom"/>
          </w:tcPr>
          <w:p w14:paraId="2137376D" w14:textId="57F8835A" w:rsidR="00B26111" w:rsidRPr="006226B0" w:rsidDel="00E1020B" w:rsidRDefault="00B26111" w:rsidP="00D9742C">
            <w:pPr>
              <w:spacing w:after="0" w:line="240" w:lineRule="auto"/>
              <w:jc w:val="center"/>
              <w:rPr>
                <w:del w:id="2103" w:author="Chasco, Brandon Edward" w:date="2020-08-26T11:40:00Z"/>
                <w:color w:val="000000"/>
                <w:sz w:val="22"/>
                <w:szCs w:val="22"/>
              </w:rPr>
            </w:pPr>
            <w:del w:id="2104" w:author="Chasco, Brandon Edward" w:date="2020-08-26T11:40:00Z">
              <w:r w:rsidRPr="006226B0" w:rsidDel="00E1020B">
                <w:rPr>
                  <w:color w:val="000000"/>
                  <w:sz w:val="22"/>
                  <w:szCs w:val="22"/>
                </w:rPr>
                <w:delText>X</w:delText>
              </w:r>
            </w:del>
          </w:p>
        </w:tc>
        <w:tc>
          <w:tcPr>
            <w:tcW w:w="1879" w:type="dxa"/>
            <w:tcBorders>
              <w:top w:val="nil"/>
              <w:left w:val="nil"/>
              <w:bottom w:val="nil"/>
              <w:right w:val="nil"/>
            </w:tcBorders>
            <w:shd w:val="clear" w:color="auto" w:fill="auto"/>
            <w:vAlign w:val="bottom"/>
          </w:tcPr>
          <w:p w14:paraId="5E560F03" w14:textId="73D3F8EC" w:rsidR="00B26111" w:rsidRPr="006226B0" w:rsidDel="00E1020B" w:rsidRDefault="00B26111" w:rsidP="00D9742C">
            <w:pPr>
              <w:spacing w:after="0" w:line="240" w:lineRule="auto"/>
              <w:rPr>
                <w:del w:id="2105" w:author="Chasco, Brandon Edward" w:date="2020-08-26T11:40:00Z"/>
                <w:color w:val="000000"/>
                <w:sz w:val="22"/>
                <w:szCs w:val="22"/>
              </w:rPr>
            </w:pPr>
            <w:del w:id="2106" w:author="Chasco, Brandon Edward" w:date="2020-08-26T11:40:00Z">
              <w:r w:rsidRPr="006226B0" w:rsidDel="00E1020B">
                <w:rPr>
                  <w:color w:val="000000"/>
                  <w:sz w:val="22"/>
                  <w:szCs w:val="22"/>
                </w:rPr>
                <w:delText>ersstArc.spr</w:delText>
              </w:r>
            </w:del>
          </w:p>
        </w:tc>
        <w:tc>
          <w:tcPr>
            <w:tcW w:w="1879" w:type="dxa"/>
            <w:tcBorders>
              <w:top w:val="nil"/>
              <w:left w:val="nil"/>
              <w:bottom w:val="nil"/>
              <w:right w:val="nil"/>
            </w:tcBorders>
            <w:shd w:val="clear" w:color="auto" w:fill="auto"/>
            <w:vAlign w:val="bottom"/>
          </w:tcPr>
          <w:p w14:paraId="268ACBB2" w14:textId="26015EC9" w:rsidR="00B26111" w:rsidRPr="006226B0" w:rsidDel="00E1020B" w:rsidRDefault="00B26111" w:rsidP="00D9742C">
            <w:pPr>
              <w:spacing w:after="0" w:line="240" w:lineRule="auto"/>
              <w:rPr>
                <w:del w:id="2107" w:author="Chasco, Brandon Edward" w:date="2020-08-26T11:40:00Z"/>
                <w:color w:val="000000"/>
                <w:sz w:val="22"/>
                <w:szCs w:val="22"/>
              </w:rPr>
            </w:pPr>
            <w:del w:id="2108" w:author="Chasco, Brandon Edward" w:date="2020-08-26T11:40:00Z">
              <w:r w:rsidRPr="006226B0" w:rsidDel="00E1020B">
                <w:rPr>
                  <w:color w:val="000000"/>
                  <w:sz w:val="22"/>
                  <w:szCs w:val="22"/>
                </w:rPr>
                <w:delText>transport.sum</w:delText>
              </w:r>
            </w:del>
          </w:p>
        </w:tc>
        <w:tc>
          <w:tcPr>
            <w:tcW w:w="1002" w:type="dxa"/>
            <w:tcBorders>
              <w:top w:val="nil"/>
              <w:left w:val="nil"/>
              <w:bottom w:val="nil"/>
              <w:right w:val="nil"/>
            </w:tcBorders>
            <w:shd w:val="clear" w:color="auto" w:fill="auto"/>
            <w:vAlign w:val="bottom"/>
          </w:tcPr>
          <w:p w14:paraId="35B52AD4" w14:textId="1D9E11F9" w:rsidR="00B26111" w:rsidRPr="006226B0" w:rsidDel="00E1020B" w:rsidRDefault="00B26111" w:rsidP="00D9742C">
            <w:pPr>
              <w:spacing w:after="0" w:line="240" w:lineRule="auto"/>
              <w:jc w:val="right"/>
              <w:rPr>
                <w:del w:id="2109" w:author="Chasco, Brandon Edward" w:date="2020-08-26T11:40:00Z"/>
                <w:color w:val="000000"/>
                <w:sz w:val="22"/>
                <w:szCs w:val="22"/>
              </w:rPr>
            </w:pPr>
            <w:del w:id="2110" w:author="Chasco, Brandon Edward" w:date="2020-08-26T11:40:00Z">
              <w:r w:rsidRPr="006226B0" w:rsidDel="00E1020B">
                <w:rPr>
                  <w:color w:val="000000"/>
                  <w:sz w:val="22"/>
                  <w:szCs w:val="22"/>
                </w:rPr>
                <w:delText>0.00070</w:delText>
              </w:r>
            </w:del>
          </w:p>
        </w:tc>
        <w:tc>
          <w:tcPr>
            <w:tcW w:w="960" w:type="dxa"/>
            <w:tcBorders>
              <w:top w:val="nil"/>
              <w:left w:val="nil"/>
              <w:bottom w:val="nil"/>
              <w:right w:val="nil"/>
            </w:tcBorders>
            <w:shd w:val="clear" w:color="auto" w:fill="auto"/>
            <w:vAlign w:val="bottom"/>
          </w:tcPr>
          <w:p w14:paraId="0238E594" w14:textId="542445D6" w:rsidR="00B26111" w:rsidRPr="006226B0" w:rsidDel="00E1020B" w:rsidRDefault="00B26111" w:rsidP="00D9742C">
            <w:pPr>
              <w:spacing w:after="0" w:line="240" w:lineRule="auto"/>
              <w:jc w:val="center"/>
              <w:rPr>
                <w:del w:id="2111" w:author="Chasco, Brandon Edward" w:date="2020-08-26T11:40:00Z"/>
                <w:color w:val="000000"/>
                <w:sz w:val="22"/>
                <w:szCs w:val="22"/>
              </w:rPr>
            </w:pPr>
            <w:del w:id="2112" w:author="Chasco, Brandon Edward" w:date="2020-08-26T11:40:00Z">
              <w:r w:rsidRPr="006226B0" w:rsidDel="00E1020B">
                <w:rPr>
                  <w:color w:val="000000"/>
                  <w:sz w:val="22"/>
                  <w:szCs w:val="22"/>
                </w:rPr>
                <w:delText>TRUE</w:delText>
              </w:r>
            </w:del>
          </w:p>
        </w:tc>
      </w:tr>
      <w:tr w:rsidR="00B26111" w:rsidRPr="006226B0" w:rsidDel="00E1020B" w14:paraId="2BFCB339" w14:textId="4446293A" w:rsidTr="00D9742C">
        <w:trPr>
          <w:trHeight w:val="300"/>
          <w:del w:id="2113" w:author="Chasco, Brandon Edward" w:date="2020-08-26T11:40:00Z"/>
        </w:trPr>
        <w:tc>
          <w:tcPr>
            <w:tcW w:w="1170" w:type="dxa"/>
            <w:gridSpan w:val="3"/>
            <w:tcBorders>
              <w:top w:val="nil"/>
              <w:left w:val="nil"/>
              <w:bottom w:val="nil"/>
              <w:right w:val="nil"/>
            </w:tcBorders>
            <w:shd w:val="clear" w:color="auto" w:fill="auto"/>
            <w:vAlign w:val="bottom"/>
          </w:tcPr>
          <w:p w14:paraId="4037D6F0" w14:textId="7A6DD305" w:rsidR="00B26111" w:rsidRPr="006226B0" w:rsidDel="00E1020B" w:rsidRDefault="00B26111" w:rsidP="00D9742C">
            <w:pPr>
              <w:spacing w:after="0" w:line="240" w:lineRule="auto"/>
              <w:jc w:val="center"/>
              <w:rPr>
                <w:del w:id="2114" w:author="Chasco, Brandon Edward" w:date="2020-08-26T11:40:00Z"/>
                <w:color w:val="000000"/>
                <w:sz w:val="22"/>
                <w:szCs w:val="22"/>
              </w:rPr>
            </w:pPr>
          </w:p>
        </w:tc>
        <w:tc>
          <w:tcPr>
            <w:tcW w:w="911" w:type="dxa"/>
            <w:gridSpan w:val="2"/>
            <w:tcBorders>
              <w:top w:val="nil"/>
              <w:left w:val="nil"/>
              <w:bottom w:val="nil"/>
              <w:right w:val="nil"/>
            </w:tcBorders>
            <w:shd w:val="clear" w:color="auto" w:fill="auto"/>
            <w:vAlign w:val="bottom"/>
          </w:tcPr>
          <w:p w14:paraId="393D8BA8" w14:textId="624550D7" w:rsidR="00B26111" w:rsidRPr="006226B0" w:rsidDel="00E1020B" w:rsidRDefault="00B26111" w:rsidP="00D9742C">
            <w:pPr>
              <w:spacing w:after="0" w:line="240" w:lineRule="auto"/>
              <w:jc w:val="right"/>
              <w:rPr>
                <w:del w:id="2115" w:author="Chasco, Brandon Edward" w:date="2020-08-26T11:40:00Z"/>
                <w:color w:val="000000"/>
                <w:sz w:val="22"/>
                <w:szCs w:val="22"/>
              </w:rPr>
            </w:pPr>
            <w:del w:id="2116" w:author="Chasco, Brandon Edward" w:date="2020-08-26T11:40:00Z">
              <w:r w:rsidRPr="006226B0" w:rsidDel="00E1020B">
                <w:rPr>
                  <w:color w:val="000000"/>
                  <w:sz w:val="22"/>
                  <w:szCs w:val="22"/>
                </w:rPr>
                <w:delText>3.9997</w:delText>
              </w:r>
            </w:del>
          </w:p>
        </w:tc>
        <w:tc>
          <w:tcPr>
            <w:tcW w:w="780" w:type="dxa"/>
            <w:tcBorders>
              <w:top w:val="nil"/>
              <w:left w:val="nil"/>
              <w:bottom w:val="nil"/>
              <w:right w:val="nil"/>
            </w:tcBorders>
            <w:shd w:val="clear" w:color="auto" w:fill="auto"/>
            <w:vAlign w:val="bottom"/>
          </w:tcPr>
          <w:p w14:paraId="0923770A" w14:textId="183B22D9" w:rsidR="00B26111" w:rsidRPr="006226B0" w:rsidDel="00E1020B" w:rsidRDefault="00B26111" w:rsidP="00D9742C">
            <w:pPr>
              <w:spacing w:after="0" w:line="240" w:lineRule="auto"/>
              <w:jc w:val="center"/>
              <w:rPr>
                <w:del w:id="2117" w:author="Chasco, Brandon Edward" w:date="2020-08-26T11:40:00Z"/>
                <w:color w:val="000000"/>
                <w:sz w:val="22"/>
                <w:szCs w:val="22"/>
              </w:rPr>
            </w:pPr>
            <w:del w:id="2118" w:author="Chasco, Brandon Edward" w:date="2020-08-26T11:40:00Z">
              <w:r w:rsidRPr="006226B0" w:rsidDel="00E1020B">
                <w:rPr>
                  <w:color w:val="000000"/>
                  <w:sz w:val="22"/>
                  <w:szCs w:val="22"/>
                </w:rPr>
                <w:delText>N.E.</w:delText>
              </w:r>
            </w:del>
          </w:p>
        </w:tc>
        <w:tc>
          <w:tcPr>
            <w:tcW w:w="1140" w:type="dxa"/>
            <w:tcBorders>
              <w:top w:val="nil"/>
              <w:left w:val="nil"/>
              <w:bottom w:val="nil"/>
              <w:right w:val="nil"/>
            </w:tcBorders>
            <w:shd w:val="clear" w:color="auto" w:fill="auto"/>
            <w:vAlign w:val="bottom"/>
          </w:tcPr>
          <w:p w14:paraId="309A674B" w14:textId="2FB49109" w:rsidR="00B26111" w:rsidRPr="006226B0" w:rsidDel="00E1020B" w:rsidRDefault="00B26111" w:rsidP="00D9742C">
            <w:pPr>
              <w:spacing w:after="0" w:line="240" w:lineRule="auto"/>
              <w:jc w:val="center"/>
              <w:rPr>
                <w:del w:id="2119" w:author="Chasco, Brandon Edward" w:date="2020-08-26T11:40:00Z"/>
                <w:color w:val="000000"/>
                <w:sz w:val="22"/>
                <w:szCs w:val="22"/>
              </w:rPr>
            </w:pPr>
            <w:del w:id="2120" w:author="Chasco, Brandon Edward" w:date="2020-08-26T11:40:00Z">
              <w:r w:rsidRPr="006226B0" w:rsidDel="00E1020B">
                <w:rPr>
                  <w:color w:val="000000"/>
                  <w:sz w:val="22"/>
                  <w:szCs w:val="22"/>
                </w:rPr>
                <w:delText>X</w:delText>
              </w:r>
            </w:del>
          </w:p>
        </w:tc>
        <w:tc>
          <w:tcPr>
            <w:tcW w:w="1072" w:type="dxa"/>
            <w:tcBorders>
              <w:top w:val="nil"/>
              <w:left w:val="nil"/>
              <w:bottom w:val="nil"/>
              <w:right w:val="nil"/>
            </w:tcBorders>
            <w:shd w:val="clear" w:color="auto" w:fill="auto"/>
            <w:vAlign w:val="bottom"/>
          </w:tcPr>
          <w:p w14:paraId="2E79659D" w14:textId="3D2CD492" w:rsidR="00B26111" w:rsidRPr="006226B0" w:rsidDel="00E1020B" w:rsidRDefault="00B26111" w:rsidP="00D9742C">
            <w:pPr>
              <w:spacing w:after="0" w:line="240" w:lineRule="auto"/>
              <w:jc w:val="center"/>
              <w:rPr>
                <w:del w:id="2121" w:author="Chasco, Brandon Edward" w:date="2020-08-26T11:40:00Z"/>
                <w:color w:val="000000"/>
                <w:sz w:val="22"/>
                <w:szCs w:val="22"/>
              </w:rPr>
            </w:pPr>
            <w:del w:id="2122" w:author="Chasco, Brandon Edward" w:date="2020-08-26T11:40:00Z">
              <w:r w:rsidRPr="006226B0" w:rsidDel="00E1020B">
                <w:rPr>
                  <w:color w:val="000000"/>
                  <w:sz w:val="22"/>
                  <w:szCs w:val="22"/>
                </w:rPr>
                <w:delText>X</w:delText>
              </w:r>
            </w:del>
          </w:p>
        </w:tc>
        <w:tc>
          <w:tcPr>
            <w:tcW w:w="1879" w:type="dxa"/>
            <w:tcBorders>
              <w:top w:val="nil"/>
              <w:left w:val="nil"/>
              <w:bottom w:val="nil"/>
              <w:right w:val="nil"/>
            </w:tcBorders>
            <w:shd w:val="clear" w:color="auto" w:fill="auto"/>
            <w:vAlign w:val="bottom"/>
          </w:tcPr>
          <w:p w14:paraId="023C08D0" w14:textId="7BE3B7C2" w:rsidR="00B26111" w:rsidRPr="006226B0" w:rsidDel="00E1020B" w:rsidRDefault="00B26111" w:rsidP="00D9742C">
            <w:pPr>
              <w:spacing w:after="0" w:line="240" w:lineRule="auto"/>
              <w:rPr>
                <w:del w:id="2123" w:author="Chasco, Brandon Edward" w:date="2020-08-26T11:40:00Z"/>
                <w:color w:val="000000"/>
                <w:sz w:val="22"/>
                <w:szCs w:val="22"/>
              </w:rPr>
            </w:pPr>
            <w:del w:id="2124" w:author="Chasco, Brandon Edward" w:date="2020-08-26T11:40:00Z">
              <w:r w:rsidRPr="006226B0" w:rsidDel="00E1020B">
                <w:rPr>
                  <w:color w:val="000000"/>
                  <w:sz w:val="22"/>
                  <w:szCs w:val="22"/>
                </w:rPr>
                <w:delText>transport.sum</w:delText>
              </w:r>
            </w:del>
          </w:p>
        </w:tc>
        <w:tc>
          <w:tcPr>
            <w:tcW w:w="1879" w:type="dxa"/>
            <w:tcBorders>
              <w:top w:val="nil"/>
              <w:left w:val="nil"/>
              <w:bottom w:val="nil"/>
              <w:right w:val="nil"/>
            </w:tcBorders>
            <w:shd w:val="clear" w:color="auto" w:fill="auto"/>
            <w:vAlign w:val="bottom"/>
          </w:tcPr>
          <w:p w14:paraId="542ABFB2" w14:textId="6A0D7BB2" w:rsidR="00B26111" w:rsidRPr="006226B0" w:rsidDel="00E1020B" w:rsidRDefault="00B26111" w:rsidP="00D9742C">
            <w:pPr>
              <w:spacing w:after="0" w:line="240" w:lineRule="auto"/>
              <w:rPr>
                <w:del w:id="2125" w:author="Chasco, Brandon Edward" w:date="2020-08-26T11:40:00Z"/>
                <w:color w:val="000000"/>
                <w:sz w:val="22"/>
                <w:szCs w:val="22"/>
              </w:rPr>
            </w:pPr>
            <w:del w:id="2126" w:author="Chasco, Brandon Edward" w:date="2020-08-26T11:40:00Z">
              <w:r w:rsidRPr="006226B0" w:rsidDel="00E1020B">
                <w:rPr>
                  <w:color w:val="000000"/>
                  <w:sz w:val="22"/>
                  <w:szCs w:val="22"/>
                </w:rPr>
                <w:delText>npgo.sum</w:delText>
              </w:r>
            </w:del>
          </w:p>
        </w:tc>
        <w:tc>
          <w:tcPr>
            <w:tcW w:w="1002" w:type="dxa"/>
            <w:tcBorders>
              <w:top w:val="nil"/>
              <w:left w:val="nil"/>
              <w:bottom w:val="nil"/>
              <w:right w:val="nil"/>
            </w:tcBorders>
            <w:shd w:val="clear" w:color="auto" w:fill="auto"/>
            <w:vAlign w:val="bottom"/>
          </w:tcPr>
          <w:p w14:paraId="0708E8FC" w14:textId="224F3D00" w:rsidR="00B26111" w:rsidRPr="006226B0" w:rsidDel="00E1020B" w:rsidRDefault="00B26111" w:rsidP="00D9742C">
            <w:pPr>
              <w:spacing w:after="0" w:line="240" w:lineRule="auto"/>
              <w:jc w:val="right"/>
              <w:rPr>
                <w:del w:id="2127" w:author="Chasco, Brandon Edward" w:date="2020-08-26T11:40:00Z"/>
                <w:color w:val="000000"/>
                <w:sz w:val="22"/>
                <w:szCs w:val="22"/>
              </w:rPr>
            </w:pPr>
            <w:del w:id="2128" w:author="Chasco, Brandon Edward" w:date="2020-08-26T11:40:00Z">
              <w:r w:rsidRPr="006226B0" w:rsidDel="00E1020B">
                <w:rPr>
                  <w:color w:val="000000"/>
                  <w:sz w:val="22"/>
                  <w:szCs w:val="22"/>
                </w:rPr>
                <w:delText>0.00027</w:delText>
              </w:r>
            </w:del>
          </w:p>
        </w:tc>
        <w:tc>
          <w:tcPr>
            <w:tcW w:w="960" w:type="dxa"/>
            <w:tcBorders>
              <w:top w:val="nil"/>
              <w:left w:val="nil"/>
              <w:bottom w:val="nil"/>
              <w:right w:val="nil"/>
            </w:tcBorders>
            <w:shd w:val="clear" w:color="auto" w:fill="auto"/>
            <w:vAlign w:val="bottom"/>
          </w:tcPr>
          <w:p w14:paraId="7BDEC371" w14:textId="54E3DA9A" w:rsidR="00B26111" w:rsidRPr="006226B0" w:rsidDel="00E1020B" w:rsidRDefault="00B26111" w:rsidP="00D9742C">
            <w:pPr>
              <w:spacing w:after="0" w:line="240" w:lineRule="auto"/>
              <w:jc w:val="center"/>
              <w:rPr>
                <w:del w:id="2129" w:author="Chasco, Brandon Edward" w:date="2020-08-26T11:40:00Z"/>
                <w:color w:val="000000"/>
                <w:sz w:val="22"/>
                <w:szCs w:val="22"/>
              </w:rPr>
            </w:pPr>
            <w:del w:id="2130" w:author="Chasco, Brandon Edward" w:date="2020-08-26T11:40:00Z">
              <w:r w:rsidRPr="006226B0" w:rsidDel="00E1020B">
                <w:rPr>
                  <w:color w:val="000000"/>
                  <w:sz w:val="22"/>
                  <w:szCs w:val="22"/>
                </w:rPr>
                <w:delText>TRUE</w:delText>
              </w:r>
            </w:del>
          </w:p>
        </w:tc>
      </w:tr>
      <w:tr w:rsidR="00B26111" w:rsidRPr="006226B0" w:rsidDel="00E1020B" w14:paraId="4401E26A" w14:textId="472FEE0D" w:rsidTr="00D9742C">
        <w:trPr>
          <w:trHeight w:val="300"/>
          <w:del w:id="2131" w:author="Chasco, Brandon Edward" w:date="2020-08-26T11:40:00Z"/>
        </w:trPr>
        <w:tc>
          <w:tcPr>
            <w:tcW w:w="1170" w:type="dxa"/>
            <w:gridSpan w:val="3"/>
            <w:tcBorders>
              <w:top w:val="nil"/>
              <w:left w:val="nil"/>
              <w:bottom w:val="nil"/>
              <w:right w:val="nil"/>
            </w:tcBorders>
            <w:shd w:val="clear" w:color="auto" w:fill="auto"/>
            <w:vAlign w:val="bottom"/>
          </w:tcPr>
          <w:p w14:paraId="18745E36" w14:textId="52A86365" w:rsidR="00B26111" w:rsidRPr="006226B0" w:rsidDel="00E1020B" w:rsidRDefault="00B26111" w:rsidP="00D9742C">
            <w:pPr>
              <w:spacing w:after="0" w:line="240" w:lineRule="auto"/>
              <w:jc w:val="center"/>
              <w:rPr>
                <w:del w:id="2132" w:author="Chasco, Brandon Edward" w:date="2020-08-26T11:40:00Z"/>
                <w:color w:val="000000"/>
                <w:sz w:val="22"/>
                <w:szCs w:val="22"/>
              </w:rPr>
            </w:pPr>
          </w:p>
        </w:tc>
        <w:tc>
          <w:tcPr>
            <w:tcW w:w="911" w:type="dxa"/>
            <w:gridSpan w:val="2"/>
            <w:tcBorders>
              <w:top w:val="nil"/>
              <w:left w:val="nil"/>
              <w:bottom w:val="nil"/>
              <w:right w:val="nil"/>
            </w:tcBorders>
            <w:shd w:val="clear" w:color="auto" w:fill="auto"/>
            <w:vAlign w:val="bottom"/>
          </w:tcPr>
          <w:p w14:paraId="434F028D" w14:textId="20FA04EA" w:rsidR="00B26111" w:rsidRPr="006226B0" w:rsidDel="00E1020B" w:rsidRDefault="00B26111" w:rsidP="00D9742C">
            <w:pPr>
              <w:spacing w:after="0" w:line="240" w:lineRule="auto"/>
              <w:jc w:val="right"/>
              <w:rPr>
                <w:del w:id="2133" w:author="Chasco, Brandon Edward" w:date="2020-08-26T11:40:00Z"/>
                <w:color w:val="000000"/>
                <w:sz w:val="22"/>
                <w:szCs w:val="22"/>
              </w:rPr>
            </w:pPr>
            <w:del w:id="2134" w:author="Chasco, Brandon Edward" w:date="2020-08-26T11:40:00Z">
              <w:r w:rsidRPr="006226B0" w:rsidDel="00E1020B">
                <w:rPr>
                  <w:color w:val="000000"/>
                  <w:sz w:val="22"/>
                  <w:szCs w:val="22"/>
                </w:rPr>
                <w:delText>3.9998</w:delText>
              </w:r>
            </w:del>
          </w:p>
        </w:tc>
        <w:tc>
          <w:tcPr>
            <w:tcW w:w="780" w:type="dxa"/>
            <w:tcBorders>
              <w:top w:val="nil"/>
              <w:left w:val="nil"/>
              <w:bottom w:val="nil"/>
              <w:right w:val="nil"/>
            </w:tcBorders>
            <w:shd w:val="clear" w:color="auto" w:fill="auto"/>
            <w:vAlign w:val="bottom"/>
          </w:tcPr>
          <w:p w14:paraId="4921B942" w14:textId="329B5C13" w:rsidR="00B26111" w:rsidRPr="006226B0" w:rsidDel="00E1020B" w:rsidRDefault="00B26111" w:rsidP="00D9742C">
            <w:pPr>
              <w:spacing w:after="0" w:line="240" w:lineRule="auto"/>
              <w:jc w:val="center"/>
              <w:rPr>
                <w:del w:id="2135" w:author="Chasco, Brandon Edward" w:date="2020-08-26T11:40:00Z"/>
                <w:color w:val="000000"/>
                <w:sz w:val="22"/>
                <w:szCs w:val="22"/>
              </w:rPr>
            </w:pPr>
            <w:del w:id="2136" w:author="Chasco, Brandon Edward" w:date="2020-08-26T11:40:00Z">
              <w:r w:rsidRPr="006226B0" w:rsidDel="00E1020B">
                <w:rPr>
                  <w:color w:val="000000"/>
                  <w:sz w:val="22"/>
                  <w:szCs w:val="22"/>
                </w:rPr>
                <w:delText>X</w:delText>
              </w:r>
            </w:del>
          </w:p>
        </w:tc>
        <w:tc>
          <w:tcPr>
            <w:tcW w:w="1140" w:type="dxa"/>
            <w:tcBorders>
              <w:top w:val="nil"/>
              <w:left w:val="nil"/>
              <w:bottom w:val="nil"/>
              <w:right w:val="nil"/>
            </w:tcBorders>
            <w:shd w:val="clear" w:color="auto" w:fill="auto"/>
            <w:vAlign w:val="bottom"/>
          </w:tcPr>
          <w:p w14:paraId="2DCCF13E" w14:textId="0D28214B" w:rsidR="00B26111" w:rsidRPr="006226B0" w:rsidDel="00E1020B" w:rsidRDefault="00B26111" w:rsidP="00D9742C">
            <w:pPr>
              <w:spacing w:after="0" w:line="240" w:lineRule="auto"/>
              <w:jc w:val="center"/>
              <w:rPr>
                <w:del w:id="2137" w:author="Chasco, Brandon Edward" w:date="2020-08-26T11:40:00Z"/>
                <w:color w:val="000000"/>
                <w:sz w:val="22"/>
                <w:szCs w:val="22"/>
              </w:rPr>
            </w:pPr>
            <w:del w:id="2138" w:author="Chasco, Brandon Edward" w:date="2020-08-26T11:40:00Z">
              <w:r w:rsidRPr="006226B0" w:rsidDel="00E1020B">
                <w:rPr>
                  <w:color w:val="000000"/>
                  <w:sz w:val="22"/>
                  <w:szCs w:val="22"/>
                </w:rPr>
                <w:delText>N.E.</w:delText>
              </w:r>
            </w:del>
          </w:p>
        </w:tc>
        <w:tc>
          <w:tcPr>
            <w:tcW w:w="1072" w:type="dxa"/>
            <w:tcBorders>
              <w:top w:val="nil"/>
              <w:left w:val="nil"/>
              <w:bottom w:val="nil"/>
              <w:right w:val="nil"/>
            </w:tcBorders>
            <w:shd w:val="clear" w:color="auto" w:fill="auto"/>
            <w:vAlign w:val="bottom"/>
          </w:tcPr>
          <w:p w14:paraId="2A4FB051" w14:textId="5791EC4C" w:rsidR="00B26111" w:rsidRPr="006226B0" w:rsidDel="00E1020B" w:rsidRDefault="00B26111" w:rsidP="00D9742C">
            <w:pPr>
              <w:spacing w:after="0" w:line="240" w:lineRule="auto"/>
              <w:jc w:val="center"/>
              <w:rPr>
                <w:del w:id="2139" w:author="Chasco, Brandon Edward" w:date="2020-08-26T11:40:00Z"/>
                <w:color w:val="000000"/>
                <w:sz w:val="22"/>
                <w:szCs w:val="22"/>
              </w:rPr>
            </w:pPr>
            <w:del w:id="2140" w:author="Chasco, Brandon Edward" w:date="2020-08-26T11:40:00Z">
              <w:r w:rsidRPr="006226B0" w:rsidDel="00E1020B">
                <w:rPr>
                  <w:color w:val="000000"/>
                  <w:sz w:val="22"/>
                  <w:szCs w:val="22"/>
                </w:rPr>
                <w:delText>X</w:delText>
              </w:r>
            </w:del>
          </w:p>
        </w:tc>
        <w:tc>
          <w:tcPr>
            <w:tcW w:w="1879" w:type="dxa"/>
            <w:tcBorders>
              <w:top w:val="nil"/>
              <w:left w:val="nil"/>
              <w:bottom w:val="nil"/>
              <w:right w:val="nil"/>
            </w:tcBorders>
            <w:shd w:val="clear" w:color="auto" w:fill="auto"/>
            <w:vAlign w:val="bottom"/>
          </w:tcPr>
          <w:p w14:paraId="4E2BD044" w14:textId="14230657" w:rsidR="00B26111" w:rsidRPr="006226B0" w:rsidDel="00E1020B" w:rsidRDefault="00B26111" w:rsidP="00D9742C">
            <w:pPr>
              <w:spacing w:after="0" w:line="240" w:lineRule="auto"/>
              <w:rPr>
                <w:del w:id="2141" w:author="Chasco, Brandon Edward" w:date="2020-08-26T11:40:00Z"/>
                <w:color w:val="000000"/>
                <w:sz w:val="22"/>
                <w:szCs w:val="22"/>
              </w:rPr>
            </w:pPr>
            <w:del w:id="2142" w:author="Chasco, Brandon Edward" w:date="2020-08-26T11:40:00Z">
              <w:r w:rsidRPr="006226B0" w:rsidDel="00E1020B">
                <w:rPr>
                  <w:color w:val="000000"/>
                  <w:sz w:val="22"/>
                  <w:szCs w:val="22"/>
                </w:rPr>
                <w:delText>transport.sum</w:delText>
              </w:r>
            </w:del>
          </w:p>
        </w:tc>
        <w:tc>
          <w:tcPr>
            <w:tcW w:w="1879" w:type="dxa"/>
            <w:tcBorders>
              <w:top w:val="nil"/>
              <w:left w:val="nil"/>
              <w:bottom w:val="nil"/>
              <w:right w:val="nil"/>
            </w:tcBorders>
            <w:shd w:val="clear" w:color="auto" w:fill="auto"/>
            <w:vAlign w:val="bottom"/>
          </w:tcPr>
          <w:p w14:paraId="01E1AD6E" w14:textId="1EB6EC35" w:rsidR="00B26111" w:rsidRPr="006226B0" w:rsidDel="00E1020B" w:rsidRDefault="00B26111" w:rsidP="00D9742C">
            <w:pPr>
              <w:spacing w:after="0" w:line="240" w:lineRule="auto"/>
              <w:rPr>
                <w:del w:id="2143" w:author="Chasco, Brandon Edward" w:date="2020-08-26T11:40:00Z"/>
                <w:color w:val="000000"/>
                <w:sz w:val="22"/>
                <w:szCs w:val="22"/>
              </w:rPr>
            </w:pPr>
            <w:del w:id="2144" w:author="Chasco, Brandon Edward" w:date="2020-08-26T11:40:00Z">
              <w:r w:rsidRPr="006226B0" w:rsidDel="00E1020B">
                <w:rPr>
                  <w:color w:val="000000"/>
                  <w:sz w:val="22"/>
                  <w:szCs w:val="22"/>
                </w:rPr>
                <w:delText>npgo.sum</w:delText>
              </w:r>
            </w:del>
          </w:p>
        </w:tc>
        <w:tc>
          <w:tcPr>
            <w:tcW w:w="1002" w:type="dxa"/>
            <w:tcBorders>
              <w:top w:val="nil"/>
              <w:left w:val="nil"/>
              <w:bottom w:val="nil"/>
              <w:right w:val="nil"/>
            </w:tcBorders>
            <w:shd w:val="clear" w:color="auto" w:fill="auto"/>
            <w:vAlign w:val="bottom"/>
          </w:tcPr>
          <w:p w14:paraId="49C6F794" w14:textId="6A90745C" w:rsidR="00B26111" w:rsidRPr="006226B0" w:rsidDel="00E1020B" w:rsidRDefault="00B26111" w:rsidP="00D9742C">
            <w:pPr>
              <w:spacing w:after="0" w:line="240" w:lineRule="auto"/>
              <w:jc w:val="right"/>
              <w:rPr>
                <w:del w:id="2145" w:author="Chasco, Brandon Edward" w:date="2020-08-26T11:40:00Z"/>
                <w:color w:val="000000"/>
                <w:sz w:val="22"/>
                <w:szCs w:val="22"/>
              </w:rPr>
            </w:pPr>
            <w:del w:id="2146" w:author="Chasco, Brandon Edward" w:date="2020-08-26T11:40:00Z">
              <w:r w:rsidRPr="006226B0" w:rsidDel="00E1020B">
                <w:rPr>
                  <w:color w:val="000000"/>
                  <w:sz w:val="22"/>
                  <w:szCs w:val="22"/>
                </w:rPr>
                <w:delText>0.00043</w:delText>
              </w:r>
            </w:del>
          </w:p>
        </w:tc>
        <w:tc>
          <w:tcPr>
            <w:tcW w:w="960" w:type="dxa"/>
            <w:tcBorders>
              <w:top w:val="nil"/>
              <w:left w:val="nil"/>
              <w:bottom w:val="nil"/>
              <w:right w:val="nil"/>
            </w:tcBorders>
            <w:shd w:val="clear" w:color="auto" w:fill="auto"/>
            <w:vAlign w:val="bottom"/>
          </w:tcPr>
          <w:p w14:paraId="7114BF75" w14:textId="42CCD5B9" w:rsidR="00B26111" w:rsidRPr="006226B0" w:rsidDel="00E1020B" w:rsidRDefault="00B26111" w:rsidP="00D9742C">
            <w:pPr>
              <w:spacing w:after="0" w:line="240" w:lineRule="auto"/>
              <w:jc w:val="center"/>
              <w:rPr>
                <w:del w:id="2147" w:author="Chasco, Brandon Edward" w:date="2020-08-26T11:40:00Z"/>
                <w:color w:val="000000"/>
                <w:sz w:val="22"/>
                <w:szCs w:val="22"/>
              </w:rPr>
            </w:pPr>
            <w:del w:id="2148" w:author="Chasco, Brandon Edward" w:date="2020-08-26T11:40:00Z">
              <w:r w:rsidRPr="006226B0" w:rsidDel="00E1020B">
                <w:rPr>
                  <w:color w:val="000000"/>
                  <w:sz w:val="22"/>
                  <w:szCs w:val="22"/>
                </w:rPr>
                <w:delText>TRUE</w:delText>
              </w:r>
            </w:del>
          </w:p>
        </w:tc>
      </w:tr>
      <w:tr w:rsidR="00B26111" w:rsidRPr="006226B0" w:rsidDel="005619A5" w14:paraId="062584EA" w14:textId="52F8F039" w:rsidTr="005619A5">
        <w:tblPrEx>
          <w:tblW w:w="10793" w:type="dxa"/>
          <w:tblLayout w:type="fixed"/>
          <w:tblLook w:val="0400" w:firstRow="0" w:lastRow="0" w:firstColumn="0" w:lastColumn="0" w:noHBand="0" w:noVBand="1"/>
          <w:tblPrExChange w:id="2149" w:author="Chasco, Brandon Edward" w:date="2020-08-26T10:34:00Z">
            <w:tblPrEx>
              <w:tblW w:w="10793" w:type="dxa"/>
              <w:tblLayout w:type="fixed"/>
              <w:tblLook w:val="0400" w:firstRow="0" w:lastRow="0" w:firstColumn="0" w:lastColumn="0" w:noHBand="0" w:noVBand="1"/>
            </w:tblPrEx>
          </w:tblPrExChange>
        </w:tblPrEx>
        <w:trPr>
          <w:trHeight w:val="87"/>
          <w:del w:id="2150" w:author="Chasco, Brandon Edward" w:date="2020-08-26T10:35:00Z"/>
          <w:trPrChange w:id="2151" w:author="Chasco, Brandon Edward" w:date="2020-08-26T10:34:00Z">
            <w:trPr>
              <w:trHeight w:val="300"/>
            </w:trPr>
          </w:trPrChange>
        </w:trPr>
        <w:tc>
          <w:tcPr>
            <w:tcW w:w="1260" w:type="dxa"/>
            <w:gridSpan w:val="4"/>
            <w:tcBorders>
              <w:top w:val="nil"/>
              <w:left w:val="nil"/>
              <w:bottom w:val="nil"/>
              <w:right w:val="nil"/>
            </w:tcBorders>
            <w:shd w:val="clear" w:color="auto" w:fill="auto"/>
            <w:vAlign w:val="bottom"/>
            <w:tcPrChange w:id="2152" w:author="Chasco, Brandon Edward" w:date="2020-08-26T10:34:00Z">
              <w:tcPr>
                <w:tcW w:w="1260" w:type="dxa"/>
                <w:gridSpan w:val="3"/>
                <w:tcBorders>
                  <w:top w:val="nil"/>
                  <w:left w:val="nil"/>
                  <w:bottom w:val="nil"/>
                  <w:right w:val="nil"/>
                </w:tcBorders>
                <w:shd w:val="clear" w:color="auto" w:fill="auto"/>
                <w:vAlign w:val="bottom"/>
              </w:tcPr>
            </w:tcPrChange>
          </w:tcPr>
          <w:p w14:paraId="1757E08A" w14:textId="576931FE" w:rsidR="00B26111" w:rsidRPr="006226B0" w:rsidDel="005619A5" w:rsidRDefault="00B26111" w:rsidP="00D9742C">
            <w:pPr>
              <w:spacing w:after="0" w:line="240" w:lineRule="auto"/>
              <w:rPr>
                <w:del w:id="2153" w:author="Chasco, Brandon Edward" w:date="2020-08-26T10:35:00Z"/>
                <w:color w:val="000000"/>
                <w:sz w:val="22"/>
                <w:szCs w:val="22"/>
              </w:rPr>
            </w:pPr>
          </w:p>
        </w:tc>
        <w:tc>
          <w:tcPr>
            <w:tcW w:w="821" w:type="dxa"/>
            <w:tcBorders>
              <w:top w:val="nil"/>
              <w:left w:val="nil"/>
              <w:bottom w:val="nil"/>
              <w:right w:val="nil"/>
            </w:tcBorders>
            <w:shd w:val="clear" w:color="auto" w:fill="auto"/>
            <w:vAlign w:val="bottom"/>
            <w:tcPrChange w:id="2154" w:author="Chasco, Brandon Edward" w:date="2020-08-26T10:34:00Z">
              <w:tcPr>
                <w:tcW w:w="821" w:type="dxa"/>
                <w:tcBorders>
                  <w:top w:val="nil"/>
                  <w:left w:val="nil"/>
                  <w:bottom w:val="nil"/>
                  <w:right w:val="nil"/>
                </w:tcBorders>
                <w:shd w:val="clear" w:color="auto" w:fill="auto"/>
                <w:vAlign w:val="bottom"/>
              </w:tcPr>
            </w:tcPrChange>
          </w:tcPr>
          <w:p w14:paraId="214DD46B" w14:textId="79AFBC34" w:rsidR="00B26111" w:rsidRPr="006226B0" w:rsidDel="005619A5" w:rsidRDefault="00B26111" w:rsidP="00D9742C">
            <w:pPr>
              <w:spacing w:after="0" w:line="240" w:lineRule="auto"/>
              <w:jc w:val="right"/>
              <w:rPr>
                <w:del w:id="2155" w:author="Chasco, Brandon Edward" w:date="2020-08-26T10:35:00Z"/>
                <w:color w:val="000000"/>
                <w:sz w:val="22"/>
                <w:szCs w:val="22"/>
              </w:rPr>
            </w:pPr>
          </w:p>
        </w:tc>
        <w:tc>
          <w:tcPr>
            <w:tcW w:w="780" w:type="dxa"/>
            <w:tcBorders>
              <w:top w:val="nil"/>
              <w:left w:val="nil"/>
              <w:bottom w:val="nil"/>
              <w:right w:val="nil"/>
            </w:tcBorders>
            <w:shd w:val="clear" w:color="auto" w:fill="auto"/>
            <w:vAlign w:val="bottom"/>
            <w:tcPrChange w:id="2156" w:author="Chasco, Brandon Edward" w:date="2020-08-26T10:34:00Z">
              <w:tcPr>
                <w:tcW w:w="780" w:type="dxa"/>
                <w:tcBorders>
                  <w:top w:val="nil"/>
                  <w:left w:val="nil"/>
                  <w:bottom w:val="nil"/>
                  <w:right w:val="nil"/>
                </w:tcBorders>
                <w:shd w:val="clear" w:color="auto" w:fill="auto"/>
                <w:vAlign w:val="bottom"/>
              </w:tcPr>
            </w:tcPrChange>
          </w:tcPr>
          <w:p w14:paraId="41DACEE2" w14:textId="65D41C69" w:rsidR="00B26111" w:rsidRPr="006226B0" w:rsidDel="005619A5" w:rsidRDefault="00B26111" w:rsidP="00D9742C">
            <w:pPr>
              <w:spacing w:after="0" w:line="240" w:lineRule="auto"/>
              <w:jc w:val="center"/>
              <w:rPr>
                <w:del w:id="2157" w:author="Chasco, Brandon Edward" w:date="2020-08-26T10:35:00Z"/>
                <w:color w:val="000000"/>
                <w:sz w:val="22"/>
                <w:szCs w:val="22"/>
              </w:rPr>
            </w:pPr>
          </w:p>
        </w:tc>
        <w:tc>
          <w:tcPr>
            <w:tcW w:w="1140" w:type="dxa"/>
            <w:tcBorders>
              <w:top w:val="nil"/>
              <w:left w:val="nil"/>
              <w:bottom w:val="nil"/>
              <w:right w:val="nil"/>
            </w:tcBorders>
            <w:shd w:val="clear" w:color="auto" w:fill="auto"/>
            <w:vAlign w:val="bottom"/>
            <w:tcPrChange w:id="2158" w:author="Chasco, Brandon Edward" w:date="2020-08-26T10:34:00Z">
              <w:tcPr>
                <w:tcW w:w="1140" w:type="dxa"/>
                <w:tcBorders>
                  <w:top w:val="nil"/>
                  <w:left w:val="nil"/>
                  <w:bottom w:val="nil"/>
                  <w:right w:val="nil"/>
                </w:tcBorders>
                <w:shd w:val="clear" w:color="auto" w:fill="auto"/>
                <w:vAlign w:val="bottom"/>
              </w:tcPr>
            </w:tcPrChange>
          </w:tcPr>
          <w:p w14:paraId="023F8EEB" w14:textId="1552DC5C" w:rsidR="00B26111" w:rsidRPr="006226B0" w:rsidDel="005619A5" w:rsidRDefault="00B26111" w:rsidP="00D9742C">
            <w:pPr>
              <w:spacing w:after="0" w:line="240" w:lineRule="auto"/>
              <w:jc w:val="center"/>
              <w:rPr>
                <w:del w:id="2159" w:author="Chasco, Brandon Edward" w:date="2020-08-26T10:35:00Z"/>
                <w:color w:val="000000"/>
                <w:sz w:val="22"/>
                <w:szCs w:val="22"/>
              </w:rPr>
            </w:pPr>
          </w:p>
        </w:tc>
        <w:tc>
          <w:tcPr>
            <w:tcW w:w="1072" w:type="dxa"/>
            <w:tcBorders>
              <w:top w:val="nil"/>
              <w:left w:val="nil"/>
              <w:bottom w:val="nil"/>
              <w:right w:val="nil"/>
            </w:tcBorders>
            <w:shd w:val="clear" w:color="auto" w:fill="auto"/>
            <w:vAlign w:val="bottom"/>
            <w:tcPrChange w:id="2160" w:author="Chasco, Brandon Edward" w:date="2020-08-26T10:34:00Z">
              <w:tcPr>
                <w:tcW w:w="1072" w:type="dxa"/>
                <w:tcBorders>
                  <w:top w:val="nil"/>
                  <w:left w:val="nil"/>
                  <w:bottom w:val="nil"/>
                  <w:right w:val="nil"/>
                </w:tcBorders>
                <w:shd w:val="clear" w:color="auto" w:fill="auto"/>
                <w:vAlign w:val="bottom"/>
              </w:tcPr>
            </w:tcPrChange>
          </w:tcPr>
          <w:p w14:paraId="5B5A868A" w14:textId="26DC84B3" w:rsidR="00B26111" w:rsidRPr="006226B0" w:rsidDel="005619A5" w:rsidRDefault="00B26111" w:rsidP="00D9742C">
            <w:pPr>
              <w:spacing w:after="0" w:line="240" w:lineRule="auto"/>
              <w:jc w:val="center"/>
              <w:rPr>
                <w:del w:id="2161" w:author="Chasco, Brandon Edward" w:date="2020-08-26T10:35:00Z"/>
                <w:color w:val="000000"/>
                <w:sz w:val="22"/>
                <w:szCs w:val="22"/>
              </w:rPr>
            </w:pPr>
          </w:p>
        </w:tc>
        <w:tc>
          <w:tcPr>
            <w:tcW w:w="1879" w:type="dxa"/>
            <w:tcBorders>
              <w:top w:val="nil"/>
              <w:left w:val="nil"/>
              <w:bottom w:val="nil"/>
              <w:right w:val="nil"/>
            </w:tcBorders>
            <w:shd w:val="clear" w:color="auto" w:fill="auto"/>
            <w:vAlign w:val="bottom"/>
            <w:tcPrChange w:id="2162" w:author="Chasco, Brandon Edward" w:date="2020-08-26T10:34:00Z">
              <w:tcPr>
                <w:tcW w:w="1879" w:type="dxa"/>
                <w:tcBorders>
                  <w:top w:val="nil"/>
                  <w:left w:val="nil"/>
                  <w:bottom w:val="nil"/>
                  <w:right w:val="nil"/>
                </w:tcBorders>
                <w:shd w:val="clear" w:color="auto" w:fill="auto"/>
                <w:vAlign w:val="bottom"/>
              </w:tcPr>
            </w:tcPrChange>
          </w:tcPr>
          <w:p w14:paraId="3AE84CAE" w14:textId="74DB813E" w:rsidR="00B26111" w:rsidRPr="006226B0" w:rsidDel="005619A5" w:rsidRDefault="00B26111" w:rsidP="00D9742C">
            <w:pPr>
              <w:spacing w:after="0" w:line="240" w:lineRule="auto"/>
              <w:rPr>
                <w:del w:id="2163" w:author="Chasco, Brandon Edward" w:date="2020-08-26T10:35:00Z"/>
                <w:color w:val="000000"/>
                <w:sz w:val="22"/>
                <w:szCs w:val="22"/>
              </w:rPr>
            </w:pPr>
          </w:p>
        </w:tc>
        <w:tc>
          <w:tcPr>
            <w:tcW w:w="1879" w:type="dxa"/>
            <w:tcBorders>
              <w:top w:val="nil"/>
              <w:left w:val="nil"/>
              <w:bottom w:val="nil"/>
              <w:right w:val="nil"/>
            </w:tcBorders>
            <w:shd w:val="clear" w:color="auto" w:fill="auto"/>
            <w:vAlign w:val="bottom"/>
            <w:tcPrChange w:id="2164" w:author="Chasco, Brandon Edward" w:date="2020-08-26T10:34:00Z">
              <w:tcPr>
                <w:tcW w:w="1879" w:type="dxa"/>
                <w:tcBorders>
                  <w:top w:val="nil"/>
                  <w:left w:val="nil"/>
                  <w:bottom w:val="nil"/>
                  <w:right w:val="nil"/>
                </w:tcBorders>
                <w:shd w:val="clear" w:color="auto" w:fill="auto"/>
                <w:vAlign w:val="bottom"/>
              </w:tcPr>
            </w:tcPrChange>
          </w:tcPr>
          <w:p w14:paraId="7CD272F1" w14:textId="23FA2CE6" w:rsidR="00B26111" w:rsidRPr="006226B0" w:rsidDel="005619A5" w:rsidRDefault="00B26111" w:rsidP="00D9742C">
            <w:pPr>
              <w:spacing w:after="0" w:line="240" w:lineRule="auto"/>
              <w:rPr>
                <w:del w:id="2165" w:author="Chasco, Brandon Edward" w:date="2020-08-26T10:35:00Z"/>
                <w:color w:val="000000"/>
                <w:sz w:val="22"/>
                <w:szCs w:val="22"/>
              </w:rPr>
            </w:pPr>
          </w:p>
        </w:tc>
        <w:tc>
          <w:tcPr>
            <w:tcW w:w="1002" w:type="dxa"/>
            <w:tcBorders>
              <w:top w:val="nil"/>
              <w:left w:val="nil"/>
              <w:bottom w:val="nil"/>
              <w:right w:val="nil"/>
            </w:tcBorders>
            <w:shd w:val="clear" w:color="auto" w:fill="auto"/>
            <w:vAlign w:val="bottom"/>
            <w:tcPrChange w:id="2166" w:author="Chasco, Brandon Edward" w:date="2020-08-26T10:34:00Z">
              <w:tcPr>
                <w:tcW w:w="1002" w:type="dxa"/>
                <w:tcBorders>
                  <w:top w:val="nil"/>
                  <w:left w:val="nil"/>
                  <w:bottom w:val="nil"/>
                  <w:right w:val="nil"/>
                </w:tcBorders>
                <w:shd w:val="clear" w:color="auto" w:fill="auto"/>
                <w:vAlign w:val="bottom"/>
              </w:tcPr>
            </w:tcPrChange>
          </w:tcPr>
          <w:p w14:paraId="30908F8C" w14:textId="4F993351" w:rsidR="00B26111" w:rsidRPr="006226B0" w:rsidDel="005619A5" w:rsidRDefault="00B26111" w:rsidP="00D9742C">
            <w:pPr>
              <w:spacing w:after="0" w:line="240" w:lineRule="auto"/>
              <w:jc w:val="right"/>
              <w:rPr>
                <w:del w:id="2167" w:author="Chasco, Brandon Edward" w:date="2020-08-26T10:35:00Z"/>
                <w:color w:val="000000"/>
                <w:sz w:val="22"/>
                <w:szCs w:val="22"/>
              </w:rPr>
            </w:pPr>
          </w:p>
        </w:tc>
        <w:tc>
          <w:tcPr>
            <w:tcW w:w="960" w:type="dxa"/>
            <w:tcBorders>
              <w:top w:val="nil"/>
              <w:left w:val="nil"/>
              <w:bottom w:val="nil"/>
              <w:right w:val="nil"/>
            </w:tcBorders>
            <w:shd w:val="clear" w:color="auto" w:fill="auto"/>
            <w:vAlign w:val="bottom"/>
            <w:tcPrChange w:id="2168" w:author="Chasco, Brandon Edward" w:date="2020-08-26T10:34:00Z">
              <w:tcPr>
                <w:tcW w:w="960" w:type="dxa"/>
                <w:tcBorders>
                  <w:top w:val="nil"/>
                  <w:left w:val="nil"/>
                  <w:bottom w:val="nil"/>
                  <w:right w:val="nil"/>
                </w:tcBorders>
                <w:shd w:val="clear" w:color="auto" w:fill="auto"/>
                <w:vAlign w:val="bottom"/>
              </w:tcPr>
            </w:tcPrChange>
          </w:tcPr>
          <w:p w14:paraId="34DFBB69" w14:textId="43529A5E" w:rsidR="00B26111" w:rsidRPr="006226B0" w:rsidDel="005619A5" w:rsidRDefault="00B26111" w:rsidP="00D9742C">
            <w:pPr>
              <w:spacing w:after="0" w:line="240" w:lineRule="auto"/>
              <w:jc w:val="center"/>
              <w:rPr>
                <w:del w:id="2169" w:author="Chasco, Brandon Edward" w:date="2020-08-26T10:35:00Z"/>
                <w:color w:val="000000"/>
                <w:sz w:val="22"/>
                <w:szCs w:val="22"/>
              </w:rPr>
            </w:pPr>
          </w:p>
        </w:tc>
      </w:tr>
      <w:tr w:rsidR="00B26111" w:rsidRPr="006226B0" w:rsidDel="00E1020B" w14:paraId="7852686D" w14:textId="1695CEEE" w:rsidTr="005619A5">
        <w:tblPrEx>
          <w:tblW w:w="10793" w:type="dxa"/>
          <w:tblLayout w:type="fixed"/>
          <w:tblLook w:val="0400" w:firstRow="0" w:lastRow="0" w:firstColumn="0" w:lastColumn="0" w:noHBand="0" w:noVBand="1"/>
          <w:tblPrExChange w:id="2170" w:author="Chasco, Brandon Edward" w:date="2020-08-26T10:35:00Z">
            <w:tblPrEx>
              <w:tblW w:w="10793" w:type="dxa"/>
              <w:tblLayout w:type="fixed"/>
              <w:tblLook w:val="0400" w:firstRow="0" w:lastRow="0" w:firstColumn="0" w:lastColumn="0" w:noHBand="0" w:noVBand="1"/>
            </w:tblPrEx>
          </w:tblPrExChange>
        </w:tblPrEx>
        <w:trPr>
          <w:trHeight w:val="300"/>
          <w:del w:id="2171" w:author="Chasco, Brandon Edward" w:date="2020-08-26T11:40:00Z"/>
          <w:trPrChange w:id="2172" w:author="Chasco, Brandon Edward" w:date="2020-08-26T10:35:00Z">
            <w:trPr>
              <w:trHeight w:val="300"/>
            </w:trPr>
          </w:trPrChange>
        </w:trPr>
        <w:tc>
          <w:tcPr>
            <w:tcW w:w="1170" w:type="dxa"/>
            <w:gridSpan w:val="3"/>
            <w:tcBorders>
              <w:top w:val="nil"/>
              <w:left w:val="nil"/>
              <w:bottom w:val="nil"/>
              <w:right w:val="nil"/>
            </w:tcBorders>
            <w:shd w:val="clear" w:color="auto" w:fill="auto"/>
            <w:vAlign w:val="bottom"/>
            <w:tcPrChange w:id="2173" w:author="Chasco, Brandon Edward" w:date="2020-08-26T10:35:00Z">
              <w:tcPr>
                <w:tcW w:w="1260" w:type="dxa"/>
                <w:gridSpan w:val="3"/>
                <w:tcBorders>
                  <w:top w:val="nil"/>
                  <w:left w:val="nil"/>
                  <w:bottom w:val="nil"/>
                  <w:right w:val="nil"/>
                </w:tcBorders>
                <w:shd w:val="clear" w:color="auto" w:fill="auto"/>
                <w:vAlign w:val="bottom"/>
              </w:tcPr>
            </w:tcPrChange>
          </w:tcPr>
          <w:p w14:paraId="6868A959" w14:textId="14CC4C61" w:rsidR="00B26111" w:rsidRPr="006226B0" w:rsidDel="00E1020B" w:rsidRDefault="00B26111" w:rsidP="00D9742C">
            <w:pPr>
              <w:spacing w:after="0" w:line="240" w:lineRule="auto"/>
              <w:rPr>
                <w:del w:id="2174" w:author="Chasco, Brandon Edward" w:date="2020-08-26T11:40:00Z"/>
                <w:color w:val="000000"/>
                <w:sz w:val="22"/>
                <w:szCs w:val="22"/>
              </w:rPr>
            </w:pPr>
            <w:del w:id="2175" w:author="Chasco, Brandon Edward" w:date="2020-08-26T11:40:00Z">
              <w:r w:rsidRPr="006226B0" w:rsidDel="00E1020B">
                <w:rPr>
                  <w:color w:val="000000"/>
                  <w:sz w:val="22"/>
                  <w:szCs w:val="22"/>
                </w:rPr>
                <w:delText>Wild</w:delText>
              </w:r>
            </w:del>
          </w:p>
        </w:tc>
        <w:tc>
          <w:tcPr>
            <w:tcW w:w="911" w:type="dxa"/>
            <w:gridSpan w:val="2"/>
            <w:tcBorders>
              <w:top w:val="nil"/>
              <w:left w:val="nil"/>
              <w:bottom w:val="nil"/>
              <w:right w:val="nil"/>
            </w:tcBorders>
            <w:shd w:val="clear" w:color="auto" w:fill="auto"/>
            <w:vAlign w:val="bottom"/>
            <w:tcPrChange w:id="2176" w:author="Chasco, Brandon Edward" w:date="2020-08-26T10:35:00Z">
              <w:tcPr>
                <w:tcW w:w="821" w:type="dxa"/>
                <w:tcBorders>
                  <w:top w:val="nil"/>
                  <w:left w:val="nil"/>
                  <w:bottom w:val="nil"/>
                  <w:right w:val="nil"/>
                </w:tcBorders>
                <w:shd w:val="clear" w:color="auto" w:fill="auto"/>
                <w:vAlign w:val="bottom"/>
              </w:tcPr>
            </w:tcPrChange>
          </w:tcPr>
          <w:p w14:paraId="123598D8" w14:textId="1EE812FA" w:rsidR="00B26111" w:rsidRPr="006226B0" w:rsidDel="00E1020B" w:rsidRDefault="00B26111" w:rsidP="00D9742C">
            <w:pPr>
              <w:spacing w:after="0" w:line="240" w:lineRule="auto"/>
              <w:jc w:val="right"/>
              <w:rPr>
                <w:del w:id="2177" w:author="Chasco, Brandon Edward" w:date="2020-08-26T11:40:00Z"/>
                <w:color w:val="000000"/>
                <w:sz w:val="22"/>
                <w:szCs w:val="22"/>
              </w:rPr>
            </w:pPr>
            <w:del w:id="2178" w:author="Chasco, Brandon Edward" w:date="2020-08-26T11:40:00Z">
              <w:r w:rsidRPr="006226B0" w:rsidDel="00E1020B">
                <w:rPr>
                  <w:color w:val="000000"/>
                  <w:sz w:val="22"/>
                  <w:szCs w:val="22"/>
                </w:rPr>
                <w:delText>0.0000</w:delText>
              </w:r>
            </w:del>
          </w:p>
        </w:tc>
        <w:tc>
          <w:tcPr>
            <w:tcW w:w="780" w:type="dxa"/>
            <w:tcBorders>
              <w:top w:val="nil"/>
              <w:left w:val="nil"/>
              <w:bottom w:val="nil"/>
              <w:right w:val="nil"/>
            </w:tcBorders>
            <w:shd w:val="clear" w:color="auto" w:fill="auto"/>
            <w:vAlign w:val="bottom"/>
            <w:tcPrChange w:id="2179" w:author="Chasco, Brandon Edward" w:date="2020-08-26T10:35:00Z">
              <w:tcPr>
                <w:tcW w:w="780" w:type="dxa"/>
                <w:tcBorders>
                  <w:top w:val="nil"/>
                  <w:left w:val="nil"/>
                  <w:bottom w:val="nil"/>
                  <w:right w:val="nil"/>
                </w:tcBorders>
                <w:shd w:val="clear" w:color="auto" w:fill="auto"/>
                <w:vAlign w:val="bottom"/>
              </w:tcPr>
            </w:tcPrChange>
          </w:tcPr>
          <w:p w14:paraId="2D356452" w14:textId="482CCB99" w:rsidR="00B26111" w:rsidRPr="006226B0" w:rsidDel="00E1020B" w:rsidRDefault="00B26111" w:rsidP="00D9742C">
            <w:pPr>
              <w:spacing w:after="0" w:line="240" w:lineRule="auto"/>
              <w:jc w:val="center"/>
              <w:rPr>
                <w:del w:id="2180" w:author="Chasco, Brandon Edward" w:date="2020-08-26T11:40:00Z"/>
                <w:color w:val="000000"/>
                <w:sz w:val="22"/>
                <w:szCs w:val="22"/>
              </w:rPr>
            </w:pPr>
            <w:del w:id="2181" w:author="Chasco, Brandon Edward" w:date="2020-08-26T11:40:00Z">
              <w:r w:rsidRPr="006226B0" w:rsidDel="00E1020B">
                <w:rPr>
                  <w:color w:val="000000"/>
                  <w:sz w:val="22"/>
                  <w:szCs w:val="22"/>
                </w:rPr>
                <w:delText>X</w:delText>
              </w:r>
            </w:del>
          </w:p>
        </w:tc>
        <w:tc>
          <w:tcPr>
            <w:tcW w:w="1140" w:type="dxa"/>
            <w:tcBorders>
              <w:top w:val="nil"/>
              <w:left w:val="nil"/>
              <w:bottom w:val="nil"/>
              <w:right w:val="nil"/>
            </w:tcBorders>
            <w:shd w:val="clear" w:color="auto" w:fill="auto"/>
            <w:vAlign w:val="bottom"/>
            <w:tcPrChange w:id="2182" w:author="Chasco, Brandon Edward" w:date="2020-08-26T10:35:00Z">
              <w:tcPr>
                <w:tcW w:w="1140" w:type="dxa"/>
                <w:tcBorders>
                  <w:top w:val="nil"/>
                  <w:left w:val="nil"/>
                  <w:bottom w:val="nil"/>
                  <w:right w:val="nil"/>
                </w:tcBorders>
                <w:shd w:val="clear" w:color="auto" w:fill="auto"/>
                <w:vAlign w:val="bottom"/>
              </w:tcPr>
            </w:tcPrChange>
          </w:tcPr>
          <w:p w14:paraId="74566D0F" w14:textId="798B910F" w:rsidR="00B26111" w:rsidRPr="006226B0" w:rsidDel="00E1020B" w:rsidRDefault="00B26111" w:rsidP="00D9742C">
            <w:pPr>
              <w:spacing w:after="0" w:line="240" w:lineRule="auto"/>
              <w:jc w:val="center"/>
              <w:rPr>
                <w:del w:id="2183" w:author="Chasco, Brandon Edward" w:date="2020-08-26T11:40:00Z"/>
                <w:color w:val="000000"/>
                <w:sz w:val="22"/>
                <w:szCs w:val="22"/>
              </w:rPr>
            </w:pPr>
            <w:del w:id="2184" w:author="Chasco, Brandon Edward" w:date="2020-08-26T11:40:00Z">
              <w:r w:rsidRPr="006226B0" w:rsidDel="00E1020B">
                <w:rPr>
                  <w:color w:val="000000"/>
                  <w:sz w:val="22"/>
                  <w:szCs w:val="22"/>
                </w:rPr>
                <w:delText>N.E.</w:delText>
              </w:r>
            </w:del>
          </w:p>
        </w:tc>
        <w:tc>
          <w:tcPr>
            <w:tcW w:w="1072" w:type="dxa"/>
            <w:tcBorders>
              <w:top w:val="nil"/>
              <w:left w:val="nil"/>
              <w:bottom w:val="nil"/>
              <w:right w:val="nil"/>
            </w:tcBorders>
            <w:shd w:val="clear" w:color="auto" w:fill="auto"/>
            <w:vAlign w:val="bottom"/>
            <w:tcPrChange w:id="2185" w:author="Chasco, Brandon Edward" w:date="2020-08-26T10:35:00Z">
              <w:tcPr>
                <w:tcW w:w="1072" w:type="dxa"/>
                <w:tcBorders>
                  <w:top w:val="nil"/>
                  <w:left w:val="nil"/>
                  <w:bottom w:val="nil"/>
                  <w:right w:val="nil"/>
                </w:tcBorders>
                <w:shd w:val="clear" w:color="auto" w:fill="auto"/>
                <w:vAlign w:val="bottom"/>
              </w:tcPr>
            </w:tcPrChange>
          </w:tcPr>
          <w:p w14:paraId="32A2DF65" w14:textId="7A48DC8A" w:rsidR="00B26111" w:rsidRPr="006226B0" w:rsidDel="00E1020B" w:rsidRDefault="00B26111" w:rsidP="00D9742C">
            <w:pPr>
              <w:spacing w:after="0" w:line="240" w:lineRule="auto"/>
              <w:jc w:val="center"/>
              <w:rPr>
                <w:del w:id="2186" w:author="Chasco, Brandon Edward" w:date="2020-08-26T11:40:00Z"/>
                <w:color w:val="000000"/>
                <w:sz w:val="22"/>
                <w:szCs w:val="22"/>
              </w:rPr>
            </w:pPr>
            <w:del w:id="2187" w:author="Chasco, Brandon Edward" w:date="2020-08-26T11:40:00Z">
              <w:r w:rsidRPr="006226B0" w:rsidDel="00E1020B">
                <w:rPr>
                  <w:color w:val="000000"/>
                  <w:sz w:val="22"/>
                  <w:szCs w:val="22"/>
                </w:rPr>
                <w:delText>X</w:delText>
              </w:r>
            </w:del>
          </w:p>
        </w:tc>
        <w:tc>
          <w:tcPr>
            <w:tcW w:w="1879" w:type="dxa"/>
            <w:tcBorders>
              <w:top w:val="nil"/>
              <w:left w:val="nil"/>
              <w:bottom w:val="nil"/>
              <w:right w:val="nil"/>
            </w:tcBorders>
            <w:shd w:val="clear" w:color="auto" w:fill="auto"/>
            <w:vAlign w:val="bottom"/>
            <w:tcPrChange w:id="2188" w:author="Chasco, Brandon Edward" w:date="2020-08-26T10:35:00Z">
              <w:tcPr>
                <w:tcW w:w="1879" w:type="dxa"/>
                <w:tcBorders>
                  <w:top w:val="nil"/>
                  <w:left w:val="nil"/>
                  <w:bottom w:val="nil"/>
                  <w:right w:val="nil"/>
                </w:tcBorders>
                <w:shd w:val="clear" w:color="auto" w:fill="auto"/>
                <w:vAlign w:val="bottom"/>
              </w:tcPr>
            </w:tcPrChange>
          </w:tcPr>
          <w:p w14:paraId="2D6104C7" w14:textId="58419025" w:rsidR="00B26111" w:rsidRPr="006226B0" w:rsidDel="00E1020B" w:rsidRDefault="00B26111" w:rsidP="00D9742C">
            <w:pPr>
              <w:spacing w:after="0" w:line="240" w:lineRule="auto"/>
              <w:rPr>
                <w:del w:id="2189" w:author="Chasco, Brandon Edward" w:date="2020-08-26T11:40:00Z"/>
                <w:color w:val="000000"/>
                <w:sz w:val="22"/>
                <w:szCs w:val="22"/>
              </w:rPr>
            </w:pPr>
            <w:del w:id="2190" w:author="Chasco, Brandon Edward" w:date="2020-08-26T11:40:00Z">
              <w:r w:rsidRPr="006226B0" w:rsidDel="00E1020B">
                <w:rPr>
                  <w:color w:val="000000"/>
                  <w:sz w:val="22"/>
                  <w:szCs w:val="22"/>
                </w:rPr>
                <w:delText>cui.spr</w:delText>
              </w:r>
            </w:del>
          </w:p>
        </w:tc>
        <w:tc>
          <w:tcPr>
            <w:tcW w:w="1879" w:type="dxa"/>
            <w:tcBorders>
              <w:top w:val="nil"/>
              <w:left w:val="nil"/>
              <w:bottom w:val="nil"/>
              <w:right w:val="nil"/>
            </w:tcBorders>
            <w:shd w:val="clear" w:color="auto" w:fill="auto"/>
            <w:vAlign w:val="bottom"/>
            <w:tcPrChange w:id="2191" w:author="Chasco, Brandon Edward" w:date="2020-08-26T10:35:00Z">
              <w:tcPr>
                <w:tcW w:w="1879" w:type="dxa"/>
                <w:tcBorders>
                  <w:top w:val="nil"/>
                  <w:left w:val="nil"/>
                  <w:bottom w:val="nil"/>
                  <w:right w:val="nil"/>
                </w:tcBorders>
                <w:shd w:val="clear" w:color="auto" w:fill="auto"/>
                <w:vAlign w:val="bottom"/>
              </w:tcPr>
            </w:tcPrChange>
          </w:tcPr>
          <w:p w14:paraId="7E010D06" w14:textId="6643B893" w:rsidR="00B26111" w:rsidRPr="006226B0" w:rsidDel="00E1020B" w:rsidRDefault="00B26111" w:rsidP="00D9742C">
            <w:pPr>
              <w:spacing w:after="0" w:line="240" w:lineRule="auto"/>
              <w:rPr>
                <w:del w:id="2192" w:author="Chasco, Brandon Edward" w:date="2020-08-26T11:40:00Z"/>
                <w:color w:val="000000"/>
                <w:sz w:val="22"/>
                <w:szCs w:val="22"/>
              </w:rPr>
            </w:pPr>
            <w:del w:id="2193" w:author="Chasco, Brandon Edward" w:date="2020-08-26T11:40:00Z">
              <w:r w:rsidRPr="006226B0" w:rsidDel="00E1020B">
                <w:rPr>
                  <w:color w:val="000000"/>
                  <w:sz w:val="22"/>
                  <w:szCs w:val="22"/>
                </w:rPr>
                <w:delText>pdo.sum</w:delText>
              </w:r>
            </w:del>
          </w:p>
        </w:tc>
        <w:tc>
          <w:tcPr>
            <w:tcW w:w="1002" w:type="dxa"/>
            <w:tcBorders>
              <w:top w:val="nil"/>
              <w:left w:val="nil"/>
              <w:bottom w:val="nil"/>
              <w:right w:val="nil"/>
            </w:tcBorders>
            <w:shd w:val="clear" w:color="auto" w:fill="auto"/>
            <w:vAlign w:val="bottom"/>
            <w:tcPrChange w:id="2194" w:author="Chasco, Brandon Edward" w:date="2020-08-26T10:35:00Z">
              <w:tcPr>
                <w:tcW w:w="1002" w:type="dxa"/>
                <w:tcBorders>
                  <w:top w:val="nil"/>
                  <w:left w:val="nil"/>
                  <w:bottom w:val="nil"/>
                  <w:right w:val="nil"/>
                </w:tcBorders>
                <w:shd w:val="clear" w:color="auto" w:fill="auto"/>
                <w:vAlign w:val="bottom"/>
              </w:tcPr>
            </w:tcPrChange>
          </w:tcPr>
          <w:p w14:paraId="095D8B01" w14:textId="4F0CD723" w:rsidR="00B26111" w:rsidRPr="006226B0" w:rsidDel="00E1020B" w:rsidRDefault="00B26111" w:rsidP="00D9742C">
            <w:pPr>
              <w:spacing w:after="0" w:line="240" w:lineRule="auto"/>
              <w:jc w:val="right"/>
              <w:rPr>
                <w:del w:id="2195" w:author="Chasco, Brandon Edward" w:date="2020-08-26T11:40:00Z"/>
                <w:color w:val="000000"/>
                <w:sz w:val="22"/>
                <w:szCs w:val="22"/>
              </w:rPr>
            </w:pPr>
            <w:del w:id="2196" w:author="Chasco, Brandon Edward" w:date="2020-08-26T11:40:00Z">
              <w:r w:rsidRPr="006226B0" w:rsidDel="00E1020B">
                <w:rPr>
                  <w:color w:val="000000"/>
                  <w:sz w:val="22"/>
                  <w:szCs w:val="22"/>
                </w:rPr>
                <w:delText>0.00019</w:delText>
              </w:r>
            </w:del>
          </w:p>
        </w:tc>
        <w:tc>
          <w:tcPr>
            <w:tcW w:w="960" w:type="dxa"/>
            <w:tcBorders>
              <w:top w:val="nil"/>
              <w:left w:val="nil"/>
              <w:bottom w:val="nil"/>
              <w:right w:val="nil"/>
            </w:tcBorders>
            <w:shd w:val="clear" w:color="auto" w:fill="auto"/>
            <w:vAlign w:val="bottom"/>
            <w:tcPrChange w:id="2197" w:author="Chasco, Brandon Edward" w:date="2020-08-26T10:35:00Z">
              <w:tcPr>
                <w:tcW w:w="960" w:type="dxa"/>
                <w:tcBorders>
                  <w:top w:val="nil"/>
                  <w:left w:val="nil"/>
                  <w:bottom w:val="nil"/>
                  <w:right w:val="nil"/>
                </w:tcBorders>
                <w:shd w:val="clear" w:color="auto" w:fill="auto"/>
                <w:vAlign w:val="bottom"/>
              </w:tcPr>
            </w:tcPrChange>
          </w:tcPr>
          <w:p w14:paraId="64AA6786" w14:textId="3AA63D98" w:rsidR="00B26111" w:rsidRPr="006226B0" w:rsidDel="00E1020B" w:rsidRDefault="00B26111" w:rsidP="00D9742C">
            <w:pPr>
              <w:spacing w:after="0" w:line="240" w:lineRule="auto"/>
              <w:jc w:val="center"/>
              <w:rPr>
                <w:del w:id="2198" w:author="Chasco, Brandon Edward" w:date="2020-08-26T11:40:00Z"/>
                <w:color w:val="000000"/>
                <w:sz w:val="22"/>
                <w:szCs w:val="22"/>
              </w:rPr>
            </w:pPr>
            <w:del w:id="2199" w:author="Chasco, Brandon Edward" w:date="2020-08-26T11:40:00Z">
              <w:r w:rsidRPr="006226B0" w:rsidDel="00E1020B">
                <w:rPr>
                  <w:color w:val="000000"/>
                  <w:sz w:val="22"/>
                  <w:szCs w:val="22"/>
                </w:rPr>
                <w:delText>TRUE</w:delText>
              </w:r>
            </w:del>
          </w:p>
        </w:tc>
      </w:tr>
      <w:tr w:rsidR="00B26111" w:rsidRPr="006226B0" w:rsidDel="00E1020B" w14:paraId="39E40625" w14:textId="112F1A25" w:rsidTr="005619A5">
        <w:tblPrEx>
          <w:tblW w:w="10793" w:type="dxa"/>
          <w:tblLayout w:type="fixed"/>
          <w:tblLook w:val="0400" w:firstRow="0" w:lastRow="0" w:firstColumn="0" w:lastColumn="0" w:noHBand="0" w:noVBand="1"/>
          <w:tblPrExChange w:id="2200" w:author="Chasco, Brandon Edward" w:date="2020-08-26T10:35:00Z">
            <w:tblPrEx>
              <w:tblW w:w="10793" w:type="dxa"/>
              <w:tblLayout w:type="fixed"/>
              <w:tblLook w:val="0400" w:firstRow="0" w:lastRow="0" w:firstColumn="0" w:lastColumn="0" w:noHBand="0" w:noVBand="1"/>
            </w:tblPrEx>
          </w:tblPrExChange>
        </w:tblPrEx>
        <w:trPr>
          <w:trHeight w:val="300"/>
          <w:del w:id="2201" w:author="Chasco, Brandon Edward" w:date="2020-08-26T11:40:00Z"/>
          <w:trPrChange w:id="2202" w:author="Chasco, Brandon Edward" w:date="2020-08-26T10:35:00Z">
            <w:trPr>
              <w:trHeight w:val="300"/>
            </w:trPr>
          </w:trPrChange>
        </w:trPr>
        <w:tc>
          <w:tcPr>
            <w:tcW w:w="1170" w:type="dxa"/>
            <w:gridSpan w:val="3"/>
            <w:tcBorders>
              <w:top w:val="nil"/>
              <w:left w:val="nil"/>
              <w:bottom w:val="nil"/>
              <w:right w:val="nil"/>
            </w:tcBorders>
            <w:shd w:val="clear" w:color="auto" w:fill="auto"/>
            <w:vAlign w:val="bottom"/>
            <w:tcPrChange w:id="2203" w:author="Chasco, Brandon Edward" w:date="2020-08-26T10:35:00Z">
              <w:tcPr>
                <w:tcW w:w="1260" w:type="dxa"/>
                <w:gridSpan w:val="3"/>
                <w:tcBorders>
                  <w:top w:val="nil"/>
                  <w:left w:val="nil"/>
                  <w:bottom w:val="nil"/>
                  <w:right w:val="nil"/>
                </w:tcBorders>
                <w:shd w:val="clear" w:color="auto" w:fill="auto"/>
                <w:vAlign w:val="bottom"/>
              </w:tcPr>
            </w:tcPrChange>
          </w:tcPr>
          <w:p w14:paraId="0C7D1B42" w14:textId="0C304AB8" w:rsidR="00B26111" w:rsidRPr="006226B0" w:rsidDel="00E1020B" w:rsidRDefault="00B26111" w:rsidP="00D9742C">
            <w:pPr>
              <w:spacing w:after="0" w:line="240" w:lineRule="auto"/>
              <w:jc w:val="center"/>
              <w:rPr>
                <w:del w:id="2204" w:author="Chasco, Brandon Edward" w:date="2020-08-26T11:40:00Z"/>
                <w:color w:val="000000"/>
                <w:sz w:val="22"/>
                <w:szCs w:val="22"/>
              </w:rPr>
            </w:pPr>
          </w:p>
        </w:tc>
        <w:tc>
          <w:tcPr>
            <w:tcW w:w="911" w:type="dxa"/>
            <w:gridSpan w:val="2"/>
            <w:tcBorders>
              <w:top w:val="nil"/>
              <w:left w:val="nil"/>
              <w:bottom w:val="nil"/>
              <w:right w:val="nil"/>
            </w:tcBorders>
            <w:shd w:val="clear" w:color="auto" w:fill="auto"/>
            <w:vAlign w:val="bottom"/>
            <w:tcPrChange w:id="2205" w:author="Chasco, Brandon Edward" w:date="2020-08-26T10:35:00Z">
              <w:tcPr>
                <w:tcW w:w="821" w:type="dxa"/>
                <w:tcBorders>
                  <w:top w:val="nil"/>
                  <w:left w:val="nil"/>
                  <w:bottom w:val="nil"/>
                  <w:right w:val="nil"/>
                </w:tcBorders>
                <w:shd w:val="clear" w:color="auto" w:fill="auto"/>
                <w:vAlign w:val="bottom"/>
              </w:tcPr>
            </w:tcPrChange>
          </w:tcPr>
          <w:p w14:paraId="368B579E" w14:textId="33AF288C" w:rsidR="00B26111" w:rsidRPr="006226B0" w:rsidDel="00E1020B" w:rsidRDefault="00B26111" w:rsidP="00D9742C">
            <w:pPr>
              <w:spacing w:after="0" w:line="240" w:lineRule="auto"/>
              <w:jc w:val="right"/>
              <w:rPr>
                <w:del w:id="2206" w:author="Chasco, Brandon Edward" w:date="2020-08-26T11:40:00Z"/>
                <w:color w:val="000000"/>
                <w:sz w:val="22"/>
                <w:szCs w:val="22"/>
              </w:rPr>
            </w:pPr>
            <w:del w:id="2207" w:author="Chasco, Brandon Edward" w:date="2020-08-26T11:40:00Z">
              <w:r w:rsidRPr="006226B0" w:rsidDel="00E1020B">
                <w:rPr>
                  <w:color w:val="000000"/>
                  <w:sz w:val="22"/>
                  <w:szCs w:val="22"/>
                </w:rPr>
                <w:delText>1.7894</w:delText>
              </w:r>
            </w:del>
          </w:p>
        </w:tc>
        <w:tc>
          <w:tcPr>
            <w:tcW w:w="780" w:type="dxa"/>
            <w:tcBorders>
              <w:top w:val="nil"/>
              <w:left w:val="nil"/>
              <w:bottom w:val="nil"/>
              <w:right w:val="nil"/>
            </w:tcBorders>
            <w:shd w:val="clear" w:color="auto" w:fill="auto"/>
            <w:vAlign w:val="bottom"/>
            <w:tcPrChange w:id="2208" w:author="Chasco, Brandon Edward" w:date="2020-08-26T10:35:00Z">
              <w:tcPr>
                <w:tcW w:w="780" w:type="dxa"/>
                <w:tcBorders>
                  <w:top w:val="nil"/>
                  <w:left w:val="nil"/>
                  <w:bottom w:val="nil"/>
                  <w:right w:val="nil"/>
                </w:tcBorders>
                <w:shd w:val="clear" w:color="auto" w:fill="auto"/>
                <w:vAlign w:val="bottom"/>
              </w:tcPr>
            </w:tcPrChange>
          </w:tcPr>
          <w:p w14:paraId="1AAD1B6C" w14:textId="61B34312" w:rsidR="00B26111" w:rsidRPr="006226B0" w:rsidDel="00E1020B" w:rsidRDefault="00B26111" w:rsidP="00D9742C">
            <w:pPr>
              <w:spacing w:after="0" w:line="240" w:lineRule="auto"/>
              <w:jc w:val="center"/>
              <w:rPr>
                <w:del w:id="2209" w:author="Chasco, Brandon Edward" w:date="2020-08-26T11:40:00Z"/>
                <w:color w:val="000000"/>
                <w:sz w:val="22"/>
                <w:szCs w:val="22"/>
              </w:rPr>
            </w:pPr>
            <w:del w:id="2210" w:author="Chasco, Brandon Edward" w:date="2020-08-26T11:40:00Z">
              <w:r w:rsidRPr="006226B0" w:rsidDel="00E1020B">
                <w:rPr>
                  <w:color w:val="000000"/>
                  <w:sz w:val="22"/>
                  <w:szCs w:val="22"/>
                </w:rPr>
                <w:delText>X</w:delText>
              </w:r>
            </w:del>
          </w:p>
        </w:tc>
        <w:tc>
          <w:tcPr>
            <w:tcW w:w="1140" w:type="dxa"/>
            <w:tcBorders>
              <w:top w:val="nil"/>
              <w:left w:val="nil"/>
              <w:bottom w:val="nil"/>
              <w:right w:val="nil"/>
            </w:tcBorders>
            <w:shd w:val="clear" w:color="auto" w:fill="auto"/>
            <w:vAlign w:val="bottom"/>
            <w:tcPrChange w:id="2211" w:author="Chasco, Brandon Edward" w:date="2020-08-26T10:35:00Z">
              <w:tcPr>
                <w:tcW w:w="1140" w:type="dxa"/>
                <w:tcBorders>
                  <w:top w:val="nil"/>
                  <w:left w:val="nil"/>
                  <w:bottom w:val="nil"/>
                  <w:right w:val="nil"/>
                </w:tcBorders>
                <w:shd w:val="clear" w:color="auto" w:fill="auto"/>
                <w:vAlign w:val="bottom"/>
              </w:tcPr>
            </w:tcPrChange>
          </w:tcPr>
          <w:p w14:paraId="7E01BB99" w14:textId="3520FCEE" w:rsidR="00B26111" w:rsidRPr="006226B0" w:rsidDel="00E1020B" w:rsidRDefault="00B26111" w:rsidP="00D9742C">
            <w:pPr>
              <w:spacing w:after="0" w:line="240" w:lineRule="auto"/>
              <w:jc w:val="center"/>
              <w:rPr>
                <w:del w:id="2212" w:author="Chasco, Brandon Edward" w:date="2020-08-26T11:40:00Z"/>
                <w:color w:val="000000"/>
                <w:sz w:val="22"/>
                <w:szCs w:val="22"/>
              </w:rPr>
            </w:pPr>
            <w:del w:id="2213" w:author="Chasco, Brandon Edward" w:date="2020-08-26T11:40:00Z">
              <w:r w:rsidRPr="006226B0" w:rsidDel="00E1020B">
                <w:rPr>
                  <w:color w:val="000000"/>
                  <w:sz w:val="22"/>
                  <w:szCs w:val="22"/>
                </w:rPr>
                <w:delText>N.E.</w:delText>
              </w:r>
            </w:del>
          </w:p>
        </w:tc>
        <w:tc>
          <w:tcPr>
            <w:tcW w:w="1072" w:type="dxa"/>
            <w:tcBorders>
              <w:top w:val="nil"/>
              <w:left w:val="nil"/>
              <w:bottom w:val="nil"/>
              <w:right w:val="nil"/>
            </w:tcBorders>
            <w:shd w:val="clear" w:color="auto" w:fill="auto"/>
            <w:vAlign w:val="bottom"/>
            <w:tcPrChange w:id="2214" w:author="Chasco, Brandon Edward" w:date="2020-08-26T10:35:00Z">
              <w:tcPr>
                <w:tcW w:w="1072" w:type="dxa"/>
                <w:tcBorders>
                  <w:top w:val="nil"/>
                  <w:left w:val="nil"/>
                  <w:bottom w:val="nil"/>
                  <w:right w:val="nil"/>
                </w:tcBorders>
                <w:shd w:val="clear" w:color="auto" w:fill="auto"/>
                <w:vAlign w:val="bottom"/>
              </w:tcPr>
            </w:tcPrChange>
          </w:tcPr>
          <w:p w14:paraId="2386D3B8" w14:textId="4D9405CF" w:rsidR="00B26111" w:rsidRPr="006226B0" w:rsidDel="00E1020B" w:rsidRDefault="00B26111" w:rsidP="00D9742C">
            <w:pPr>
              <w:spacing w:after="0" w:line="240" w:lineRule="auto"/>
              <w:jc w:val="center"/>
              <w:rPr>
                <w:del w:id="2215" w:author="Chasco, Brandon Edward" w:date="2020-08-26T11:40:00Z"/>
                <w:color w:val="000000"/>
                <w:sz w:val="22"/>
                <w:szCs w:val="22"/>
              </w:rPr>
            </w:pPr>
            <w:del w:id="2216" w:author="Chasco, Brandon Edward" w:date="2020-08-26T11:40:00Z">
              <w:r w:rsidRPr="006226B0" w:rsidDel="00E1020B">
                <w:rPr>
                  <w:color w:val="000000"/>
                  <w:sz w:val="22"/>
                  <w:szCs w:val="22"/>
                </w:rPr>
                <w:delText>X</w:delText>
              </w:r>
            </w:del>
          </w:p>
        </w:tc>
        <w:tc>
          <w:tcPr>
            <w:tcW w:w="1879" w:type="dxa"/>
            <w:tcBorders>
              <w:top w:val="nil"/>
              <w:left w:val="nil"/>
              <w:bottom w:val="nil"/>
              <w:right w:val="nil"/>
            </w:tcBorders>
            <w:shd w:val="clear" w:color="auto" w:fill="auto"/>
            <w:vAlign w:val="bottom"/>
            <w:tcPrChange w:id="2217" w:author="Chasco, Brandon Edward" w:date="2020-08-26T10:35:00Z">
              <w:tcPr>
                <w:tcW w:w="1879" w:type="dxa"/>
                <w:tcBorders>
                  <w:top w:val="nil"/>
                  <w:left w:val="nil"/>
                  <w:bottom w:val="nil"/>
                  <w:right w:val="nil"/>
                </w:tcBorders>
                <w:shd w:val="clear" w:color="auto" w:fill="auto"/>
                <w:vAlign w:val="bottom"/>
              </w:tcPr>
            </w:tcPrChange>
          </w:tcPr>
          <w:p w14:paraId="06750C7E" w14:textId="6B0F49A3" w:rsidR="00B26111" w:rsidRPr="006226B0" w:rsidDel="00E1020B" w:rsidRDefault="00B26111" w:rsidP="00D9742C">
            <w:pPr>
              <w:spacing w:after="0" w:line="240" w:lineRule="auto"/>
              <w:rPr>
                <w:del w:id="2218" w:author="Chasco, Brandon Edward" w:date="2020-08-26T11:40:00Z"/>
                <w:color w:val="000000"/>
                <w:sz w:val="22"/>
                <w:szCs w:val="22"/>
              </w:rPr>
            </w:pPr>
            <w:del w:id="2219" w:author="Chasco, Brandon Edward" w:date="2020-08-26T11:40:00Z">
              <w:r w:rsidRPr="006226B0" w:rsidDel="00E1020B">
                <w:rPr>
                  <w:color w:val="000000"/>
                  <w:sz w:val="22"/>
                  <w:szCs w:val="22"/>
                </w:rPr>
                <w:delText>ersstArc.spr</w:delText>
              </w:r>
            </w:del>
          </w:p>
        </w:tc>
        <w:tc>
          <w:tcPr>
            <w:tcW w:w="1879" w:type="dxa"/>
            <w:tcBorders>
              <w:top w:val="nil"/>
              <w:left w:val="nil"/>
              <w:bottom w:val="nil"/>
              <w:right w:val="nil"/>
            </w:tcBorders>
            <w:shd w:val="clear" w:color="auto" w:fill="auto"/>
            <w:vAlign w:val="bottom"/>
            <w:tcPrChange w:id="2220" w:author="Chasco, Brandon Edward" w:date="2020-08-26T10:35:00Z">
              <w:tcPr>
                <w:tcW w:w="1879" w:type="dxa"/>
                <w:tcBorders>
                  <w:top w:val="nil"/>
                  <w:left w:val="nil"/>
                  <w:bottom w:val="nil"/>
                  <w:right w:val="nil"/>
                </w:tcBorders>
                <w:shd w:val="clear" w:color="auto" w:fill="auto"/>
                <w:vAlign w:val="bottom"/>
              </w:tcPr>
            </w:tcPrChange>
          </w:tcPr>
          <w:p w14:paraId="536CFEA9" w14:textId="4488D8B7" w:rsidR="00B26111" w:rsidRPr="006226B0" w:rsidDel="00E1020B" w:rsidRDefault="00B26111" w:rsidP="00D9742C">
            <w:pPr>
              <w:spacing w:after="0" w:line="240" w:lineRule="auto"/>
              <w:rPr>
                <w:del w:id="2221" w:author="Chasco, Brandon Edward" w:date="2020-08-26T11:40:00Z"/>
                <w:color w:val="000000"/>
                <w:sz w:val="22"/>
                <w:szCs w:val="22"/>
              </w:rPr>
            </w:pPr>
            <w:del w:id="2222" w:author="Chasco, Brandon Edward" w:date="2020-08-26T11:40:00Z">
              <w:r w:rsidRPr="006226B0" w:rsidDel="00E1020B">
                <w:rPr>
                  <w:color w:val="000000"/>
                  <w:sz w:val="22"/>
                  <w:szCs w:val="22"/>
                </w:rPr>
                <w:delText>cui.spr</w:delText>
              </w:r>
            </w:del>
          </w:p>
        </w:tc>
        <w:tc>
          <w:tcPr>
            <w:tcW w:w="1002" w:type="dxa"/>
            <w:tcBorders>
              <w:top w:val="nil"/>
              <w:left w:val="nil"/>
              <w:bottom w:val="nil"/>
              <w:right w:val="nil"/>
            </w:tcBorders>
            <w:shd w:val="clear" w:color="auto" w:fill="auto"/>
            <w:vAlign w:val="bottom"/>
            <w:tcPrChange w:id="2223" w:author="Chasco, Brandon Edward" w:date="2020-08-26T10:35:00Z">
              <w:tcPr>
                <w:tcW w:w="1002" w:type="dxa"/>
                <w:tcBorders>
                  <w:top w:val="nil"/>
                  <w:left w:val="nil"/>
                  <w:bottom w:val="nil"/>
                  <w:right w:val="nil"/>
                </w:tcBorders>
                <w:shd w:val="clear" w:color="auto" w:fill="auto"/>
                <w:vAlign w:val="bottom"/>
              </w:tcPr>
            </w:tcPrChange>
          </w:tcPr>
          <w:p w14:paraId="17727EC6" w14:textId="50EED0E7" w:rsidR="00B26111" w:rsidRPr="006226B0" w:rsidDel="00E1020B" w:rsidRDefault="00B26111" w:rsidP="00D9742C">
            <w:pPr>
              <w:spacing w:after="0" w:line="240" w:lineRule="auto"/>
              <w:jc w:val="right"/>
              <w:rPr>
                <w:del w:id="2224" w:author="Chasco, Brandon Edward" w:date="2020-08-26T11:40:00Z"/>
                <w:color w:val="000000"/>
                <w:sz w:val="22"/>
                <w:szCs w:val="22"/>
              </w:rPr>
            </w:pPr>
            <w:del w:id="2225" w:author="Chasco, Brandon Edward" w:date="2020-08-26T11:40:00Z">
              <w:r w:rsidRPr="006226B0" w:rsidDel="00E1020B">
                <w:rPr>
                  <w:color w:val="000000"/>
                  <w:sz w:val="22"/>
                  <w:szCs w:val="22"/>
                </w:rPr>
                <w:delText>0.00000</w:delText>
              </w:r>
            </w:del>
          </w:p>
        </w:tc>
        <w:tc>
          <w:tcPr>
            <w:tcW w:w="960" w:type="dxa"/>
            <w:tcBorders>
              <w:top w:val="nil"/>
              <w:left w:val="nil"/>
              <w:bottom w:val="nil"/>
              <w:right w:val="nil"/>
            </w:tcBorders>
            <w:shd w:val="clear" w:color="auto" w:fill="auto"/>
            <w:vAlign w:val="bottom"/>
            <w:tcPrChange w:id="2226" w:author="Chasco, Brandon Edward" w:date="2020-08-26T10:35:00Z">
              <w:tcPr>
                <w:tcW w:w="960" w:type="dxa"/>
                <w:tcBorders>
                  <w:top w:val="nil"/>
                  <w:left w:val="nil"/>
                  <w:bottom w:val="nil"/>
                  <w:right w:val="nil"/>
                </w:tcBorders>
                <w:shd w:val="clear" w:color="auto" w:fill="auto"/>
                <w:vAlign w:val="bottom"/>
              </w:tcPr>
            </w:tcPrChange>
          </w:tcPr>
          <w:p w14:paraId="1E76428E" w14:textId="74D10163" w:rsidR="00B26111" w:rsidRPr="006226B0" w:rsidDel="00E1020B" w:rsidRDefault="00B26111" w:rsidP="00D9742C">
            <w:pPr>
              <w:spacing w:after="0" w:line="240" w:lineRule="auto"/>
              <w:jc w:val="center"/>
              <w:rPr>
                <w:del w:id="2227" w:author="Chasco, Brandon Edward" w:date="2020-08-26T11:40:00Z"/>
                <w:color w:val="000000"/>
                <w:sz w:val="22"/>
                <w:szCs w:val="22"/>
              </w:rPr>
            </w:pPr>
            <w:del w:id="2228" w:author="Chasco, Brandon Edward" w:date="2020-08-26T11:40:00Z">
              <w:r w:rsidRPr="006226B0" w:rsidDel="00E1020B">
                <w:rPr>
                  <w:color w:val="000000"/>
                  <w:sz w:val="22"/>
                  <w:szCs w:val="22"/>
                </w:rPr>
                <w:delText>TRUE</w:delText>
              </w:r>
            </w:del>
          </w:p>
        </w:tc>
      </w:tr>
      <w:tr w:rsidR="00B26111" w:rsidRPr="006226B0" w:rsidDel="00E1020B" w14:paraId="1E2390C0" w14:textId="53F6C4E5" w:rsidTr="005619A5">
        <w:tblPrEx>
          <w:tblW w:w="10793" w:type="dxa"/>
          <w:tblLayout w:type="fixed"/>
          <w:tblLook w:val="0400" w:firstRow="0" w:lastRow="0" w:firstColumn="0" w:lastColumn="0" w:noHBand="0" w:noVBand="1"/>
          <w:tblPrExChange w:id="2229" w:author="Chasco, Brandon Edward" w:date="2020-08-26T10:36:00Z">
            <w:tblPrEx>
              <w:tblW w:w="10793" w:type="dxa"/>
              <w:tblLayout w:type="fixed"/>
              <w:tblLook w:val="0400" w:firstRow="0" w:lastRow="0" w:firstColumn="0" w:lastColumn="0" w:noHBand="0" w:noVBand="1"/>
            </w:tblPrEx>
          </w:tblPrExChange>
        </w:tblPrEx>
        <w:trPr>
          <w:trHeight w:val="300"/>
          <w:del w:id="2230" w:author="Chasco, Brandon Edward" w:date="2020-08-26T11:40:00Z"/>
          <w:trPrChange w:id="2231" w:author="Chasco, Brandon Edward" w:date="2020-08-26T10:36:00Z">
            <w:trPr>
              <w:trHeight w:val="300"/>
            </w:trPr>
          </w:trPrChange>
        </w:trPr>
        <w:tc>
          <w:tcPr>
            <w:tcW w:w="1080" w:type="dxa"/>
            <w:gridSpan w:val="2"/>
            <w:tcBorders>
              <w:top w:val="nil"/>
              <w:left w:val="nil"/>
              <w:bottom w:val="nil"/>
              <w:right w:val="nil"/>
            </w:tcBorders>
            <w:shd w:val="clear" w:color="auto" w:fill="auto"/>
            <w:vAlign w:val="bottom"/>
            <w:tcPrChange w:id="2232" w:author="Chasco, Brandon Edward" w:date="2020-08-26T10:36:00Z">
              <w:tcPr>
                <w:tcW w:w="1260" w:type="dxa"/>
                <w:gridSpan w:val="3"/>
                <w:tcBorders>
                  <w:top w:val="nil"/>
                  <w:left w:val="nil"/>
                  <w:bottom w:val="nil"/>
                  <w:right w:val="nil"/>
                </w:tcBorders>
                <w:shd w:val="clear" w:color="auto" w:fill="auto"/>
                <w:vAlign w:val="bottom"/>
              </w:tcPr>
            </w:tcPrChange>
          </w:tcPr>
          <w:p w14:paraId="7BCC9AFF" w14:textId="570AB590" w:rsidR="00B26111" w:rsidRPr="006226B0" w:rsidDel="00E1020B" w:rsidRDefault="00B26111" w:rsidP="00D9742C">
            <w:pPr>
              <w:spacing w:after="0" w:line="240" w:lineRule="auto"/>
              <w:jc w:val="center"/>
              <w:rPr>
                <w:del w:id="2233" w:author="Chasco, Brandon Edward" w:date="2020-08-26T11:40:00Z"/>
                <w:color w:val="000000"/>
                <w:sz w:val="22"/>
                <w:szCs w:val="22"/>
              </w:rPr>
            </w:pPr>
          </w:p>
        </w:tc>
        <w:tc>
          <w:tcPr>
            <w:tcW w:w="1001" w:type="dxa"/>
            <w:gridSpan w:val="3"/>
            <w:tcBorders>
              <w:top w:val="nil"/>
              <w:left w:val="nil"/>
              <w:bottom w:val="nil"/>
              <w:right w:val="nil"/>
            </w:tcBorders>
            <w:shd w:val="clear" w:color="auto" w:fill="auto"/>
            <w:vAlign w:val="bottom"/>
            <w:tcPrChange w:id="2234" w:author="Chasco, Brandon Edward" w:date="2020-08-26T10:36:00Z">
              <w:tcPr>
                <w:tcW w:w="821" w:type="dxa"/>
                <w:tcBorders>
                  <w:top w:val="nil"/>
                  <w:left w:val="nil"/>
                  <w:bottom w:val="nil"/>
                  <w:right w:val="nil"/>
                </w:tcBorders>
                <w:shd w:val="clear" w:color="auto" w:fill="auto"/>
                <w:vAlign w:val="bottom"/>
              </w:tcPr>
            </w:tcPrChange>
          </w:tcPr>
          <w:p w14:paraId="73631581" w14:textId="50E43106" w:rsidR="00B26111" w:rsidRPr="006226B0" w:rsidDel="00E1020B" w:rsidRDefault="00B26111" w:rsidP="00D9742C">
            <w:pPr>
              <w:spacing w:after="0" w:line="240" w:lineRule="auto"/>
              <w:jc w:val="right"/>
              <w:rPr>
                <w:del w:id="2235" w:author="Chasco, Brandon Edward" w:date="2020-08-26T11:40:00Z"/>
                <w:color w:val="000000"/>
                <w:sz w:val="22"/>
                <w:szCs w:val="22"/>
              </w:rPr>
            </w:pPr>
            <w:del w:id="2236" w:author="Chasco, Brandon Edward" w:date="2020-08-26T11:40:00Z">
              <w:r w:rsidRPr="006226B0" w:rsidDel="00E1020B">
                <w:rPr>
                  <w:color w:val="000000"/>
                  <w:sz w:val="22"/>
                  <w:szCs w:val="22"/>
                </w:rPr>
                <w:delText>1.8590</w:delText>
              </w:r>
            </w:del>
          </w:p>
        </w:tc>
        <w:tc>
          <w:tcPr>
            <w:tcW w:w="780" w:type="dxa"/>
            <w:tcBorders>
              <w:top w:val="nil"/>
              <w:left w:val="nil"/>
              <w:bottom w:val="nil"/>
              <w:right w:val="nil"/>
            </w:tcBorders>
            <w:shd w:val="clear" w:color="auto" w:fill="auto"/>
            <w:vAlign w:val="bottom"/>
            <w:tcPrChange w:id="2237" w:author="Chasco, Brandon Edward" w:date="2020-08-26T10:36:00Z">
              <w:tcPr>
                <w:tcW w:w="780" w:type="dxa"/>
                <w:tcBorders>
                  <w:top w:val="nil"/>
                  <w:left w:val="nil"/>
                  <w:bottom w:val="nil"/>
                  <w:right w:val="nil"/>
                </w:tcBorders>
                <w:shd w:val="clear" w:color="auto" w:fill="auto"/>
                <w:vAlign w:val="bottom"/>
              </w:tcPr>
            </w:tcPrChange>
          </w:tcPr>
          <w:p w14:paraId="3B3CF338" w14:textId="5D39999B" w:rsidR="00B26111" w:rsidRPr="006226B0" w:rsidDel="00E1020B" w:rsidRDefault="00B26111" w:rsidP="00D9742C">
            <w:pPr>
              <w:spacing w:after="0" w:line="240" w:lineRule="auto"/>
              <w:jc w:val="center"/>
              <w:rPr>
                <w:del w:id="2238" w:author="Chasco, Brandon Edward" w:date="2020-08-26T11:40:00Z"/>
                <w:color w:val="000000"/>
                <w:sz w:val="22"/>
                <w:szCs w:val="22"/>
              </w:rPr>
            </w:pPr>
            <w:del w:id="2239" w:author="Chasco, Brandon Edward" w:date="2020-08-26T11:40:00Z">
              <w:r w:rsidRPr="006226B0" w:rsidDel="00E1020B">
                <w:rPr>
                  <w:color w:val="000000"/>
                  <w:sz w:val="22"/>
                  <w:szCs w:val="22"/>
                </w:rPr>
                <w:delText>X</w:delText>
              </w:r>
            </w:del>
          </w:p>
        </w:tc>
        <w:tc>
          <w:tcPr>
            <w:tcW w:w="1140" w:type="dxa"/>
            <w:tcBorders>
              <w:top w:val="nil"/>
              <w:left w:val="nil"/>
              <w:bottom w:val="nil"/>
              <w:right w:val="nil"/>
            </w:tcBorders>
            <w:shd w:val="clear" w:color="auto" w:fill="auto"/>
            <w:vAlign w:val="bottom"/>
            <w:tcPrChange w:id="2240" w:author="Chasco, Brandon Edward" w:date="2020-08-26T10:36:00Z">
              <w:tcPr>
                <w:tcW w:w="1140" w:type="dxa"/>
                <w:tcBorders>
                  <w:top w:val="nil"/>
                  <w:left w:val="nil"/>
                  <w:bottom w:val="nil"/>
                  <w:right w:val="nil"/>
                </w:tcBorders>
                <w:shd w:val="clear" w:color="auto" w:fill="auto"/>
                <w:vAlign w:val="bottom"/>
              </w:tcPr>
            </w:tcPrChange>
          </w:tcPr>
          <w:p w14:paraId="2C4B80D7" w14:textId="05C6B4C4" w:rsidR="00B26111" w:rsidRPr="006226B0" w:rsidDel="00E1020B" w:rsidRDefault="00B26111" w:rsidP="00D9742C">
            <w:pPr>
              <w:spacing w:after="0" w:line="240" w:lineRule="auto"/>
              <w:jc w:val="center"/>
              <w:rPr>
                <w:del w:id="2241" w:author="Chasco, Brandon Edward" w:date="2020-08-26T11:40:00Z"/>
                <w:color w:val="000000"/>
                <w:sz w:val="22"/>
                <w:szCs w:val="22"/>
              </w:rPr>
            </w:pPr>
            <w:del w:id="2242" w:author="Chasco, Brandon Edward" w:date="2020-08-26T11:40:00Z">
              <w:r w:rsidRPr="006226B0" w:rsidDel="00E1020B">
                <w:rPr>
                  <w:color w:val="000000"/>
                  <w:sz w:val="22"/>
                  <w:szCs w:val="22"/>
                </w:rPr>
                <w:delText>N.E.</w:delText>
              </w:r>
            </w:del>
          </w:p>
        </w:tc>
        <w:tc>
          <w:tcPr>
            <w:tcW w:w="1072" w:type="dxa"/>
            <w:tcBorders>
              <w:top w:val="nil"/>
              <w:left w:val="nil"/>
              <w:bottom w:val="nil"/>
              <w:right w:val="nil"/>
            </w:tcBorders>
            <w:shd w:val="clear" w:color="auto" w:fill="auto"/>
            <w:vAlign w:val="bottom"/>
            <w:tcPrChange w:id="2243" w:author="Chasco, Brandon Edward" w:date="2020-08-26T10:36:00Z">
              <w:tcPr>
                <w:tcW w:w="1072" w:type="dxa"/>
                <w:tcBorders>
                  <w:top w:val="nil"/>
                  <w:left w:val="nil"/>
                  <w:bottom w:val="nil"/>
                  <w:right w:val="nil"/>
                </w:tcBorders>
                <w:shd w:val="clear" w:color="auto" w:fill="auto"/>
                <w:vAlign w:val="bottom"/>
              </w:tcPr>
            </w:tcPrChange>
          </w:tcPr>
          <w:p w14:paraId="679A753F" w14:textId="3311746F" w:rsidR="00B26111" w:rsidRPr="006226B0" w:rsidDel="00E1020B" w:rsidRDefault="00B26111" w:rsidP="00D9742C">
            <w:pPr>
              <w:spacing w:after="0" w:line="240" w:lineRule="auto"/>
              <w:jc w:val="center"/>
              <w:rPr>
                <w:del w:id="2244" w:author="Chasco, Brandon Edward" w:date="2020-08-26T11:40:00Z"/>
                <w:color w:val="000000"/>
                <w:sz w:val="22"/>
                <w:szCs w:val="22"/>
              </w:rPr>
            </w:pPr>
            <w:del w:id="2245" w:author="Chasco, Brandon Edward" w:date="2020-08-26T11:40:00Z">
              <w:r w:rsidRPr="006226B0" w:rsidDel="00E1020B">
                <w:rPr>
                  <w:color w:val="000000"/>
                  <w:sz w:val="22"/>
                  <w:szCs w:val="22"/>
                </w:rPr>
                <w:delText>X</w:delText>
              </w:r>
            </w:del>
          </w:p>
        </w:tc>
        <w:tc>
          <w:tcPr>
            <w:tcW w:w="1879" w:type="dxa"/>
            <w:tcBorders>
              <w:top w:val="nil"/>
              <w:left w:val="nil"/>
              <w:bottom w:val="nil"/>
              <w:right w:val="nil"/>
            </w:tcBorders>
            <w:shd w:val="clear" w:color="auto" w:fill="auto"/>
            <w:vAlign w:val="bottom"/>
            <w:tcPrChange w:id="2246" w:author="Chasco, Brandon Edward" w:date="2020-08-26T10:36:00Z">
              <w:tcPr>
                <w:tcW w:w="1879" w:type="dxa"/>
                <w:tcBorders>
                  <w:top w:val="nil"/>
                  <w:left w:val="nil"/>
                  <w:bottom w:val="nil"/>
                  <w:right w:val="nil"/>
                </w:tcBorders>
                <w:shd w:val="clear" w:color="auto" w:fill="auto"/>
                <w:vAlign w:val="bottom"/>
              </w:tcPr>
            </w:tcPrChange>
          </w:tcPr>
          <w:p w14:paraId="2B90D41F" w14:textId="3FAC86C3" w:rsidR="00B26111" w:rsidRPr="006226B0" w:rsidDel="00E1020B" w:rsidRDefault="00B26111" w:rsidP="00D9742C">
            <w:pPr>
              <w:spacing w:after="0" w:line="240" w:lineRule="auto"/>
              <w:rPr>
                <w:del w:id="2247" w:author="Chasco, Brandon Edward" w:date="2020-08-26T11:40:00Z"/>
                <w:color w:val="000000"/>
                <w:sz w:val="22"/>
                <w:szCs w:val="22"/>
              </w:rPr>
            </w:pPr>
            <w:del w:id="2248" w:author="Chasco, Brandon Edward" w:date="2020-08-26T11:40:00Z">
              <w:r w:rsidRPr="006226B0" w:rsidDel="00E1020B">
                <w:rPr>
                  <w:color w:val="000000"/>
                  <w:sz w:val="22"/>
                  <w:szCs w:val="22"/>
                </w:rPr>
                <w:delText>npi.sum</w:delText>
              </w:r>
            </w:del>
          </w:p>
        </w:tc>
        <w:tc>
          <w:tcPr>
            <w:tcW w:w="1879" w:type="dxa"/>
            <w:tcBorders>
              <w:top w:val="nil"/>
              <w:left w:val="nil"/>
              <w:bottom w:val="nil"/>
              <w:right w:val="nil"/>
            </w:tcBorders>
            <w:shd w:val="clear" w:color="auto" w:fill="auto"/>
            <w:vAlign w:val="bottom"/>
            <w:tcPrChange w:id="2249" w:author="Chasco, Brandon Edward" w:date="2020-08-26T10:36:00Z">
              <w:tcPr>
                <w:tcW w:w="1879" w:type="dxa"/>
                <w:tcBorders>
                  <w:top w:val="nil"/>
                  <w:left w:val="nil"/>
                  <w:bottom w:val="nil"/>
                  <w:right w:val="nil"/>
                </w:tcBorders>
                <w:shd w:val="clear" w:color="auto" w:fill="auto"/>
                <w:vAlign w:val="bottom"/>
              </w:tcPr>
            </w:tcPrChange>
          </w:tcPr>
          <w:p w14:paraId="6E2661C1" w14:textId="58BAC8C5" w:rsidR="00B26111" w:rsidRPr="006226B0" w:rsidDel="00E1020B" w:rsidRDefault="00B26111" w:rsidP="00D9742C">
            <w:pPr>
              <w:spacing w:after="0" w:line="240" w:lineRule="auto"/>
              <w:rPr>
                <w:del w:id="2250" w:author="Chasco, Brandon Edward" w:date="2020-08-26T11:40:00Z"/>
                <w:color w:val="000000"/>
                <w:sz w:val="22"/>
                <w:szCs w:val="22"/>
              </w:rPr>
            </w:pPr>
            <w:del w:id="2251" w:author="Chasco, Brandon Edward" w:date="2020-08-26T11:40:00Z">
              <w:r w:rsidRPr="006226B0" w:rsidDel="00E1020B">
                <w:rPr>
                  <w:color w:val="000000"/>
                  <w:sz w:val="22"/>
                  <w:szCs w:val="22"/>
                </w:rPr>
                <w:delText>pdo.spr</w:delText>
              </w:r>
            </w:del>
          </w:p>
        </w:tc>
        <w:tc>
          <w:tcPr>
            <w:tcW w:w="1002" w:type="dxa"/>
            <w:tcBorders>
              <w:top w:val="nil"/>
              <w:left w:val="nil"/>
              <w:bottom w:val="nil"/>
              <w:right w:val="nil"/>
            </w:tcBorders>
            <w:shd w:val="clear" w:color="auto" w:fill="auto"/>
            <w:vAlign w:val="bottom"/>
            <w:tcPrChange w:id="2252" w:author="Chasco, Brandon Edward" w:date="2020-08-26T10:36:00Z">
              <w:tcPr>
                <w:tcW w:w="1002" w:type="dxa"/>
                <w:tcBorders>
                  <w:top w:val="nil"/>
                  <w:left w:val="nil"/>
                  <w:bottom w:val="nil"/>
                  <w:right w:val="nil"/>
                </w:tcBorders>
                <w:shd w:val="clear" w:color="auto" w:fill="auto"/>
                <w:vAlign w:val="bottom"/>
              </w:tcPr>
            </w:tcPrChange>
          </w:tcPr>
          <w:p w14:paraId="518127AB" w14:textId="10B516EB" w:rsidR="00B26111" w:rsidRPr="006226B0" w:rsidDel="00E1020B" w:rsidRDefault="00B26111" w:rsidP="00D9742C">
            <w:pPr>
              <w:spacing w:after="0" w:line="240" w:lineRule="auto"/>
              <w:jc w:val="right"/>
              <w:rPr>
                <w:del w:id="2253" w:author="Chasco, Brandon Edward" w:date="2020-08-26T11:40:00Z"/>
                <w:color w:val="000000"/>
                <w:sz w:val="22"/>
                <w:szCs w:val="22"/>
              </w:rPr>
            </w:pPr>
            <w:del w:id="2254" w:author="Chasco, Brandon Edward" w:date="2020-08-26T11:40:00Z">
              <w:r w:rsidRPr="006226B0" w:rsidDel="00E1020B">
                <w:rPr>
                  <w:color w:val="000000"/>
                  <w:sz w:val="22"/>
                  <w:szCs w:val="22"/>
                </w:rPr>
                <w:delText>0.00029</w:delText>
              </w:r>
            </w:del>
          </w:p>
        </w:tc>
        <w:tc>
          <w:tcPr>
            <w:tcW w:w="960" w:type="dxa"/>
            <w:tcBorders>
              <w:top w:val="nil"/>
              <w:left w:val="nil"/>
              <w:bottom w:val="nil"/>
              <w:right w:val="nil"/>
            </w:tcBorders>
            <w:shd w:val="clear" w:color="auto" w:fill="auto"/>
            <w:vAlign w:val="bottom"/>
            <w:tcPrChange w:id="2255" w:author="Chasco, Brandon Edward" w:date="2020-08-26T10:36:00Z">
              <w:tcPr>
                <w:tcW w:w="960" w:type="dxa"/>
                <w:tcBorders>
                  <w:top w:val="nil"/>
                  <w:left w:val="nil"/>
                  <w:bottom w:val="nil"/>
                  <w:right w:val="nil"/>
                </w:tcBorders>
                <w:shd w:val="clear" w:color="auto" w:fill="auto"/>
                <w:vAlign w:val="bottom"/>
              </w:tcPr>
            </w:tcPrChange>
          </w:tcPr>
          <w:p w14:paraId="62DB9D04" w14:textId="0E3CF7B0" w:rsidR="00B26111" w:rsidRPr="006226B0" w:rsidDel="00E1020B" w:rsidRDefault="00B26111" w:rsidP="00D9742C">
            <w:pPr>
              <w:spacing w:after="0" w:line="240" w:lineRule="auto"/>
              <w:jc w:val="center"/>
              <w:rPr>
                <w:del w:id="2256" w:author="Chasco, Brandon Edward" w:date="2020-08-26T11:40:00Z"/>
                <w:color w:val="000000"/>
                <w:sz w:val="22"/>
                <w:szCs w:val="22"/>
              </w:rPr>
            </w:pPr>
            <w:del w:id="2257" w:author="Chasco, Brandon Edward" w:date="2020-08-26T11:40:00Z">
              <w:r w:rsidRPr="006226B0" w:rsidDel="00E1020B">
                <w:rPr>
                  <w:color w:val="000000"/>
                  <w:sz w:val="22"/>
                  <w:szCs w:val="22"/>
                </w:rPr>
                <w:delText>TRUE</w:delText>
              </w:r>
            </w:del>
          </w:p>
        </w:tc>
      </w:tr>
      <w:tr w:rsidR="00B26111" w:rsidRPr="006226B0" w:rsidDel="00E1020B" w14:paraId="771AD514" w14:textId="75436A9B" w:rsidTr="005619A5">
        <w:tblPrEx>
          <w:tblW w:w="10793" w:type="dxa"/>
          <w:tblLayout w:type="fixed"/>
          <w:tblLook w:val="0400" w:firstRow="0" w:lastRow="0" w:firstColumn="0" w:lastColumn="0" w:noHBand="0" w:noVBand="1"/>
          <w:tblPrExChange w:id="2258" w:author="Chasco, Brandon Edward" w:date="2020-08-26T10:36:00Z">
            <w:tblPrEx>
              <w:tblW w:w="10793" w:type="dxa"/>
              <w:tblLayout w:type="fixed"/>
              <w:tblLook w:val="0400" w:firstRow="0" w:lastRow="0" w:firstColumn="0" w:lastColumn="0" w:noHBand="0" w:noVBand="1"/>
            </w:tblPrEx>
          </w:tblPrExChange>
        </w:tblPrEx>
        <w:trPr>
          <w:trHeight w:val="300"/>
          <w:del w:id="2259" w:author="Chasco, Brandon Edward" w:date="2020-08-26T11:40:00Z"/>
          <w:trPrChange w:id="2260" w:author="Chasco, Brandon Edward" w:date="2020-08-26T10:36:00Z">
            <w:trPr>
              <w:trHeight w:val="300"/>
            </w:trPr>
          </w:trPrChange>
        </w:trPr>
        <w:tc>
          <w:tcPr>
            <w:tcW w:w="1080" w:type="dxa"/>
            <w:gridSpan w:val="2"/>
            <w:tcBorders>
              <w:top w:val="nil"/>
              <w:left w:val="nil"/>
              <w:bottom w:val="nil"/>
              <w:right w:val="nil"/>
            </w:tcBorders>
            <w:shd w:val="clear" w:color="auto" w:fill="auto"/>
            <w:vAlign w:val="bottom"/>
            <w:tcPrChange w:id="2261" w:author="Chasco, Brandon Edward" w:date="2020-08-26T10:36:00Z">
              <w:tcPr>
                <w:tcW w:w="1260" w:type="dxa"/>
                <w:gridSpan w:val="3"/>
                <w:tcBorders>
                  <w:top w:val="nil"/>
                  <w:left w:val="nil"/>
                  <w:bottom w:val="nil"/>
                  <w:right w:val="nil"/>
                </w:tcBorders>
                <w:shd w:val="clear" w:color="auto" w:fill="auto"/>
                <w:vAlign w:val="bottom"/>
              </w:tcPr>
            </w:tcPrChange>
          </w:tcPr>
          <w:p w14:paraId="5574D79C" w14:textId="3CEC7A9B" w:rsidR="00B26111" w:rsidRPr="006226B0" w:rsidDel="00E1020B" w:rsidRDefault="00B26111" w:rsidP="00D9742C">
            <w:pPr>
              <w:spacing w:after="0" w:line="240" w:lineRule="auto"/>
              <w:jc w:val="center"/>
              <w:rPr>
                <w:del w:id="2262" w:author="Chasco, Brandon Edward" w:date="2020-08-26T11:40:00Z"/>
                <w:color w:val="000000"/>
                <w:sz w:val="22"/>
                <w:szCs w:val="22"/>
              </w:rPr>
            </w:pPr>
          </w:p>
        </w:tc>
        <w:tc>
          <w:tcPr>
            <w:tcW w:w="1001" w:type="dxa"/>
            <w:gridSpan w:val="3"/>
            <w:tcBorders>
              <w:top w:val="nil"/>
              <w:left w:val="nil"/>
              <w:bottom w:val="nil"/>
              <w:right w:val="nil"/>
            </w:tcBorders>
            <w:shd w:val="clear" w:color="auto" w:fill="auto"/>
            <w:vAlign w:val="bottom"/>
            <w:tcPrChange w:id="2263" w:author="Chasco, Brandon Edward" w:date="2020-08-26T10:36:00Z">
              <w:tcPr>
                <w:tcW w:w="821" w:type="dxa"/>
                <w:tcBorders>
                  <w:top w:val="nil"/>
                  <w:left w:val="nil"/>
                  <w:bottom w:val="nil"/>
                  <w:right w:val="nil"/>
                </w:tcBorders>
                <w:shd w:val="clear" w:color="auto" w:fill="auto"/>
                <w:vAlign w:val="bottom"/>
              </w:tcPr>
            </w:tcPrChange>
          </w:tcPr>
          <w:p w14:paraId="7E806EE8" w14:textId="572857FC" w:rsidR="00B26111" w:rsidRPr="006226B0" w:rsidDel="00E1020B" w:rsidRDefault="00B26111" w:rsidP="00D9742C">
            <w:pPr>
              <w:spacing w:after="0" w:line="240" w:lineRule="auto"/>
              <w:jc w:val="right"/>
              <w:rPr>
                <w:del w:id="2264" w:author="Chasco, Brandon Edward" w:date="2020-08-26T11:40:00Z"/>
                <w:color w:val="000000"/>
                <w:sz w:val="22"/>
                <w:szCs w:val="22"/>
              </w:rPr>
            </w:pPr>
            <w:del w:id="2265" w:author="Chasco, Brandon Edward" w:date="2020-08-26T11:40:00Z">
              <w:r w:rsidRPr="006226B0" w:rsidDel="00E1020B">
                <w:rPr>
                  <w:color w:val="000000"/>
                  <w:sz w:val="22"/>
                  <w:szCs w:val="22"/>
                </w:rPr>
                <w:delText>2.0080</w:delText>
              </w:r>
            </w:del>
          </w:p>
        </w:tc>
        <w:tc>
          <w:tcPr>
            <w:tcW w:w="780" w:type="dxa"/>
            <w:tcBorders>
              <w:top w:val="nil"/>
              <w:left w:val="nil"/>
              <w:bottom w:val="nil"/>
              <w:right w:val="nil"/>
            </w:tcBorders>
            <w:shd w:val="clear" w:color="auto" w:fill="auto"/>
            <w:vAlign w:val="bottom"/>
            <w:tcPrChange w:id="2266" w:author="Chasco, Brandon Edward" w:date="2020-08-26T10:36:00Z">
              <w:tcPr>
                <w:tcW w:w="780" w:type="dxa"/>
                <w:tcBorders>
                  <w:top w:val="nil"/>
                  <w:left w:val="nil"/>
                  <w:bottom w:val="nil"/>
                  <w:right w:val="nil"/>
                </w:tcBorders>
                <w:shd w:val="clear" w:color="auto" w:fill="auto"/>
                <w:vAlign w:val="bottom"/>
              </w:tcPr>
            </w:tcPrChange>
          </w:tcPr>
          <w:p w14:paraId="202BC86C" w14:textId="41C449EB" w:rsidR="00B26111" w:rsidRPr="006226B0" w:rsidDel="00E1020B" w:rsidRDefault="00B26111" w:rsidP="00D9742C">
            <w:pPr>
              <w:spacing w:after="0" w:line="240" w:lineRule="auto"/>
              <w:jc w:val="center"/>
              <w:rPr>
                <w:del w:id="2267" w:author="Chasco, Brandon Edward" w:date="2020-08-26T11:40:00Z"/>
                <w:color w:val="000000"/>
                <w:sz w:val="22"/>
                <w:szCs w:val="22"/>
              </w:rPr>
            </w:pPr>
            <w:del w:id="2268" w:author="Chasco, Brandon Edward" w:date="2020-08-26T11:40:00Z">
              <w:r w:rsidRPr="006226B0" w:rsidDel="00E1020B">
                <w:rPr>
                  <w:color w:val="000000"/>
                  <w:sz w:val="22"/>
                  <w:szCs w:val="22"/>
                </w:rPr>
                <w:delText>X</w:delText>
              </w:r>
            </w:del>
          </w:p>
        </w:tc>
        <w:tc>
          <w:tcPr>
            <w:tcW w:w="1140" w:type="dxa"/>
            <w:tcBorders>
              <w:top w:val="nil"/>
              <w:left w:val="nil"/>
              <w:bottom w:val="nil"/>
              <w:right w:val="nil"/>
            </w:tcBorders>
            <w:shd w:val="clear" w:color="auto" w:fill="auto"/>
            <w:vAlign w:val="bottom"/>
            <w:tcPrChange w:id="2269" w:author="Chasco, Brandon Edward" w:date="2020-08-26T10:36:00Z">
              <w:tcPr>
                <w:tcW w:w="1140" w:type="dxa"/>
                <w:tcBorders>
                  <w:top w:val="nil"/>
                  <w:left w:val="nil"/>
                  <w:bottom w:val="nil"/>
                  <w:right w:val="nil"/>
                </w:tcBorders>
                <w:shd w:val="clear" w:color="auto" w:fill="auto"/>
                <w:vAlign w:val="bottom"/>
              </w:tcPr>
            </w:tcPrChange>
          </w:tcPr>
          <w:p w14:paraId="4AB4A0BD" w14:textId="2254A160" w:rsidR="00B26111" w:rsidRPr="006226B0" w:rsidDel="00E1020B" w:rsidRDefault="00B26111" w:rsidP="00D9742C">
            <w:pPr>
              <w:spacing w:after="0" w:line="240" w:lineRule="auto"/>
              <w:jc w:val="center"/>
              <w:rPr>
                <w:del w:id="2270" w:author="Chasco, Brandon Edward" w:date="2020-08-26T11:40:00Z"/>
                <w:color w:val="000000"/>
                <w:sz w:val="22"/>
                <w:szCs w:val="22"/>
              </w:rPr>
            </w:pPr>
            <w:del w:id="2271" w:author="Chasco, Brandon Edward" w:date="2020-08-26T11:40:00Z">
              <w:r w:rsidRPr="006226B0" w:rsidDel="00E1020B">
                <w:rPr>
                  <w:color w:val="000000"/>
                  <w:sz w:val="22"/>
                  <w:szCs w:val="22"/>
                </w:rPr>
                <w:delText>N.E.</w:delText>
              </w:r>
            </w:del>
          </w:p>
        </w:tc>
        <w:tc>
          <w:tcPr>
            <w:tcW w:w="1072" w:type="dxa"/>
            <w:tcBorders>
              <w:top w:val="nil"/>
              <w:left w:val="nil"/>
              <w:bottom w:val="nil"/>
              <w:right w:val="nil"/>
            </w:tcBorders>
            <w:shd w:val="clear" w:color="auto" w:fill="auto"/>
            <w:vAlign w:val="bottom"/>
            <w:tcPrChange w:id="2272" w:author="Chasco, Brandon Edward" w:date="2020-08-26T10:36:00Z">
              <w:tcPr>
                <w:tcW w:w="1072" w:type="dxa"/>
                <w:tcBorders>
                  <w:top w:val="nil"/>
                  <w:left w:val="nil"/>
                  <w:bottom w:val="nil"/>
                  <w:right w:val="nil"/>
                </w:tcBorders>
                <w:shd w:val="clear" w:color="auto" w:fill="auto"/>
                <w:vAlign w:val="bottom"/>
              </w:tcPr>
            </w:tcPrChange>
          </w:tcPr>
          <w:p w14:paraId="0E8753C5" w14:textId="23BFB406" w:rsidR="00B26111" w:rsidRPr="006226B0" w:rsidDel="00E1020B" w:rsidRDefault="00B26111" w:rsidP="00D9742C">
            <w:pPr>
              <w:spacing w:after="0" w:line="240" w:lineRule="auto"/>
              <w:jc w:val="center"/>
              <w:rPr>
                <w:del w:id="2273" w:author="Chasco, Brandon Edward" w:date="2020-08-26T11:40:00Z"/>
                <w:color w:val="000000"/>
                <w:sz w:val="22"/>
                <w:szCs w:val="22"/>
              </w:rPr>
            </w:pPr>
            <w:del w:id="2274" w:author="Chasco, Brandon Edward" w:date="2020-08-26T11:40:00Z">
              <w:r w:rsidRPr="006226B0" w:rsidDel="00E1020B">
                <w:rPr>
                  <w:color w:val="000000"/>
                  <w:sz w:val="22"/>
                  <w:szCs w:val="22"/>
                </w:rPr>
                <w:delText>X</w:delText>
              </w:r>
            </w:del>
          </w:p>
        </w:tc>
        <w:tc>
          <w:tcPr>
            <w:tcW w:w="1879" w:type="dxa"/>
            <w:tcBorders>
              <w:top w:val="nil"/>
              <w:left w:val="nil"/>
              <w:bottom w:val="nil"/>
              <w:right w:val="nil"/>
            </w:tcBorders>
            <w:shd w:val="clear" w:color="auto" w:fill="auto"/>
            <w:vAlign w:val="bottom"/>
            <w:tcPrChange w:id="2275" w:author="Chasco, Brandon Edward" w:date="2020-08-26T10:36:00Z">
              <w:tcPr>
                <w:tcW w:w="1879" w:type="dxa"/>
                <w:tcBorders>
                  <w:top w:val="nil"/>
                  <w:left w:val="nil"/>
                  <w:bottom w:val="nil"/>
                  <w:right w:val="nil"/>
                </w:tcBorders>
                <w:shd w:val="clear" w:color="auto" w:fill="auto"/>
                <w:vAlign w:val="bottom"/>
              </w:tcPr>
            </w:tcPrChange>
          </w:tcPr>
          <w:p w14:paraId="78A56FA0" w14:textId="0C69FCFC" w:rsidR="00B26111" w:rsidRPr="006226B0" w:rsidDel="00E1020B" w:rsidRDefault="00B26111" w:rsidP="00D9742C">
            <w:pPr>
              <w:spacing w:after="0" w:line="240" w:lineRule="auto"/>
              <w:rPr>
                <w:del w:id="2276" w:author="Chasco, Brandon Edward" w:date="2020-08-26T11:40:00Z"/>
                <w:color w:val="000000"/>
                <w:sz w:val="22"/>
                <w:szCs w:val="22"/>
              </w:rPr>
            </w:pPr>
            <w:del w:id="2277" w:author="Chasco, Brandon Edward" w:date="2020-08-26T11:40:00Z">
              <w:r w:rsidRPr="006226B0" w:rsidDel="00E1020B">
                <w:rPr>
                  <w:color w:val="000000"/>
                  <w:sz w:val="22"/>
                  <w:szCs w:val="22"/>
                </w:rPr>
                <w:delText>ersstArc.win</w:delText>
              </w:r>
            </w:del>
          </w:p>
        </w:tc>
        <w:tc>
          <w:tcPr>
            <w:tcW w:w="1879" w:type="dxa"/>
            <w:tcBorders>
              <w:top w:val="nil"/>
              <w:left w:val="nil"/>
              <w:bottom w:val="nil"/>
              <w:right w:val="nil"/>
            </w:tcBorders>
            <w:shd w:val="clear" w:color="auto" w:fill="auto"/>
            <w:vAlign w:val="bottom"/>
            <w:tcPrChange w:id="2278" w:author="Chasco, Brandon Edward" w:date="2020-08-26T10:36:00Z">
              <w:tcPr>
                <w:tcW w:w="1879" w:type="dxa"/>
                <w:tcBorders>
                  <w:top w:val="nil"/>
                  <w:left w:val="nil"/>
                  <w:bottom w:val="nil"/>
                  <w:right w:val="nil"/>
                </w:tcBorders>
                <w:shd w:val="clear" w:color="auto" w:fill="auto"/>
                <w:vAlign w:val="bottom"/>
              </w:tcPr>
            </w:tcPrChange>
          </w:tcPr>
          <w:p w14:paraId="7DB83CC4" w14:textId="591B08DE" w:rsidR="00B26111" w:rsidRPr="006226B0" w:rsidDel="00E1020B" w:rsidRDefault="00B26111" w:rsidP="00D9742C">
            <w:pPr>
              <w:spacing w:after="0" w:line="240" w:lineRule="auto"/>
              <w:rPr>
                <w:del w:id="2279" w:author="Chasco, Brandon Edward" w:date="2020-08-26T11:40:00Z"/>
                <w:color w:val="000000"/>
                <w:sz w:val="22"/>
                <w:szCs w:val="22"/>
              </w:rPr>
            </w:pPr>
            <w:del w:id="2280" w:author="Chasco, Brandon Edward" w:date="2020-08-26T11:40:00Z">
              <w:r w:rsidRPr="006226B0" w:rsidDel="00E1020B">
                <w:rPr>
                  <w:color w:val="000000"/>
                  <w:sz w:val="22"/>
                  <w:szCs w:val="22"/>
                </w:rPr>
                <w:delText>ersstWAcoast.sum</w:delText>
              </w:r>
            </w:del>
          </w:p>
        </w:tc>
        <w:tc>
          <w:tcPr>
            <w:tcW w:w="1002" w:type="dxa"/>
            <w:tcBorders>
              <w:top w:val="nil"/>
              <w:left w:val="nil"/>
              <w:bottom w:val="nil"/>
              <w:right w:val="nil"/>
            </w:tcBorders>
            <w:shd w:val="clear" w:color="auto" w:fill="auto"/>
            <w:vAlign w:val="bottom"/>
            <w:tcPrChange w:id="2281" w:author="Chasco, Brandon Edward" w:date="2020-08-26T10:36:00Z">
              <w:tcPr>
                <w:tcW w:w="1002" w:type="dxa"/>
                <w:tcBorders>
                  <w:top w:val="nil"/>
                  <w:left w:val="nil"/>
                  <w:bottom w:val="nil"/>
                  <w:right w:val="nil"/>
                </w:tcBorders>
                <w:shd w:val="clear" w:color="auto" w:fill="auto"/>
                <w:vAlign w:val="bottom"/>
              </w:tcPr>
            </w:tcPrChange>
          </w:tcPr>
          <w:p w14:paraId="20001DEC" w14:textId="7D3004C3" w:rsidR="00B26111" w:rsidRPr="006226B0" w:rsidDel="00E1020B" w:rsidRDefault="00B26111" w:rsidP="00D9742C">
            <w:pPr>
              <w:spacing w:after="0" w:line="240" w:lineRule="auto"/>
              <w:jc w:val="right"/>
              <w:rPr>
                <w:del w:id="2282" w:author="Chasco, Brandon Edward" w:date="2020-08-26T11:40:00Z"/>
                <w:color w:val="000000"/>
                <w:sz w:val="22"/>
                <w:szCs w:val="22"/>
              </w:rPr>
            </w:pPr>
            <w:del w:id="2283" w:author="Chasco, Brandon Edward" w:date="2020-08-26T11:40:00Z">
              <w:r w:rsidRPr="006226B0" w:rsidDel="00E1020B">
                <w:rPr>
                  <w:color w:val="000000"/>
                  <w:sz w:val="22"/>
                  <w:szCs w:val="22"/>
                </w:rPr>
                <w:delText>0.00007</w:delText>
              </w:r>
            </w:del>
          </w:p>
        </w:tc>
        <w:tc>
          <w:tcPr>
            <w:tcW w:w="960" w:type="dxa"/>
            <w:tcBorders>
              <w:top w:val="nil"/>
              <w:left w:val="nil"/>
              <w:bottom w:val="nil"/>
              <w:right w:val="nil"/>
            </w:tcBorders>
            <w:shd w:val="clear" w:color="auto" w:fill="auto"/>
            <w:vAlign w:val="bottom"/>
            <w:tcPrChange w:id="2284" w:author="Chasco, Brandon Edward" w:date="2020-08-26T10:36:00Z">
              <w:tcPr>
                <w:tcW w:w="960" w:type="dxa"/>
                <w:tcBorders>
                  <w:top w:val="nil"/>
                  <w:left w:val="nil"/>
                  <w:bottom w:val="nil"/>
                  <w:right w:val="nil"/>
                </w:tcBorders>
                <w:shd w:val="clear" w:color="auto" w:fill="auto"/>
                <w:vAlign w:val="bottom"/>
              </w:tcPr>
            </w:tcPrChange>
          </w:tcPr>
          <w:p w14:paraId="3F889DCF" w14:textId="36339E0F" w:rsidR="00B26111" w:rsidRPr="006226B0" w:rsidDel="00E1020B" w:rsidRDefault="00B26111" w:rsidP="00D9742C">
            <w:pPr>
              <w:spacing w:after="0" w:line="240" w:lineRule="auto"/>
              <w:jc w:val="center"/>
              <w:rPr>
                <w:del w:id="2285" w:author="Chasco, Brandon Edward" w:date="2020-08-26T11:40:00Z"/>
                <w:color w:val="000000"/>
                <w:sz w:val="22"/>
                <w:szCs w:val="22"/>
              </w:rPr>
            </w:pPr>
            <w:del w:id="2286" w:author="Chasco, Brandon Edward" w:date="2020-08-26T11:40:00Z">
              <w:r w:rsidRPr="006226B0" w:rsidDel="00E1020B">
                <w:rPr>
                  <w:color w:val="000000"/>
                  <w:sz w:val="22"/>
                  <w:szCs w:val="22"/>
                </w:rPr>
                <w:delText>TRUE</w:delText>
              </w:r>
            </w:del>
          </w:p>
        </w:tc>
      </w:tr>
      <w:tr w:rsidR="00B26111" w:rsidRPr="006226B0" w:rsidDel="00E1020B" w14:paraId="077BE430" w14:textId="4B0347BE" w:rsidTr="005619A5">
        <w:tblPrEx>
          <w:tblW w:w="10793" w:type="dxa"/>
          <w:tblLayout w:type="fixed"/>
          <w:tblLook w:val="0400" w:firstRow="0" w:lastRow="0" w:firstColumn="0" w:lastColumn="0" w:noHBand="0" w:noVBand="1"/>
          <w:tblPrExChange w:id="2287" w:author="Chasco, Brandon Edward" w:date="2020-08-26T10:36:00Z">
            <w:tblPrEx>
              <w:tblW w:w="10793" w:type="dxa"/>
              <w:tblLayout w:type="fixed"/>
              <w:tblLook w:val="0400" w:firstRow="0" w:lastRow="0" w:firstColumn="0" w:lastColumn="0" w:noHBand="0" w:noVBand="1"/>
            </w:tblPrEx>
          </w:tblPrExChange>
        </w:tblPrEx>
        <w:trPr>
          <w:trHeight w:val="300"/>
          <w:del w:id="2288" w:author="Chasco, Brandon Edward" w:date="2020-08-26T11:40:00Z"/>
          <w:trPrChange w:id="2289" w:author="Chasco, Brandon Edward" w:date="2020-08-26T10:36:00Z">
            <w:trPr>
              <w:trHeight w:val="300"/>
            </w:trPr>
          </w:trPrChange>
        </w:trPr>
        <w:tc>
          <w:tcPr>
            <w:tcW w:w="1080" w:type="dxa"/>
            <w:gridSpan w:val="2"/>
            <w:tcBorders>
              <w:top w:val="nil"/>
              <w:left w:val="nil"/>
              <w:bottom w:val="nil"/>
              <w:right w:val="nil"/>
            </w:tcBorders>
            <w:shd w:val="clear" w:color="auto" w:fill="auto"/>
            <w:vAlign w:val="bottom"/>
            <w:tcPrChange w:id="2290" w:author="Chasco, Brandon Edward" w:date="2020-08-26T10:36:00Z">
              <w:tcPr>
                <w:tcW w:w="1260" w:type="dxa"/>
                <w:gridSpan w:val="3"/>
                <w:tcBorders>
                  <w:top w:val="nil"/>
                  <w:left w:val="nil"/>
                  <w:bottom w:val="nil"/>
                  <w:right w:val="nil"/>
                </w:tcBorders>
                <w:shd w:val="clear" w:color="auto" w:fill="auto"/>
                <w:vAlign w:val="bottom"/>
              </w:tcPr>
            </w:tcPrChange>
          </w:tcPr>
          <w:p w14:paraId="5B6D5A06" w14:textId="365DAF40" w:rsidR="00B26111" w:rsidRPr="006226B0" w:rsidDel="00E1020B" w:rsidRDefault="00B26111" w:rsidP="00D9742C">
            <w:pPr>
              <w:spacing w:after="0" w:line="240" w:lineRule="auto"/>
              <w:jc w:val="center"/>
              <w:rPr>
                <w:del w:id="2291" w:author="Chasco, Brandon Edward" w:date="2020-08-26T11:40:00Z"/>
                <w:color w:val="000000"/>
                <w:sz w:val="22"/>
                <w:szCs w:val="22"/>
              </w:rPr>
            </w:pPr>
          </w:p>
        </w:tc>
        <w:tc>
          <w:tcPr>
            <w:tcW w:w="1001" w:type="dxa"/>
            <w:gridSpan w:val="3"/>
            <w:tcBorders>
              <w:top w:val="nil"/>
              <w:left w:val="nil"/>
              <w:bottom w:val="nil"/>
              <w:right w:val="nil"/>
            </w:tcBorders>
            <w:shd w:val="clear" w:color="auto" w:fill="auto"/>
            <w:vAlign w:val="bottom"/>
            <w:tcPrChange w:id="2292" w:author="Chasco, Brandon Edward" w:date="2020-08-26T10:36:00Z">
              <w:tcPr>
                <w:tcW w:w="821" w:type="dxa"/>
                <w:tcBorders>
                  <w:top w:val="nil"/>
                  <w:left w:val="nil"/>
                  <w:bottom w:val="nil"/>
                  <w:right w:val="nil"/>
                </w:tcBorders>
                <w:shd w:val="clear" w:color="auto" w:fill="auto"/>
                <w:vAlign w:val="bottom"/>
              </w:tcPr>
            </w:tcPrChange>
          </w:tcPr>
          <w:p w14:paraId="0D237877" w14:textId="4318F64D" w:rsidR="00B26111" w:rsidRPr="006226B0" w:rsidDel="00E1020B" w:rsidRDefault="00B26111" w:rsidP="00D9742C">
            <w:pPr>
              <w:spacing w:after="0" w:line="240" w:lineRule="auto"/>
              <w:jc w:val="right"/>
              <w:rPr>
                <w:del w:id="2293" w:author="Chasco, Brandon Edward" w:date="2020-08-26T11:40:00Z"/>
                <w:color w:val="000000"/>
                <w:sz w:val="22"/>
                <w:szCs w:val="22"/>
              </w:rPr>
            </w:pPr>
            <w:del w:id="2294" w:author="Chasco, Brandon Edward" w:date="2020-08-26T11:40:00Z">
              <w:r w:rsidRPr="006226B0" w:rsidDel="00E1020B">
                <w:rPr>
                  <w:color w:val="000000"/>
                  <w:sz w:val="22"/>
                  <w:szCs w:val="22"/>
                </w:rPr>
                <w:delText>2.0683</w:delText>
              </w:r>
            </w:del>
          </w:p>
        </w:tc>
        <w:tc>
          <w:tcPr>
            <w:tcW w:w="780" w:type="dxa"/>
            <w:tcBorders>
              <w:top w:val="nil"/>
              <w:left w:val="nil"/>
              <w:bottom w:val="nil"/>
              <w:right w:val="nil"/>
            </w:tcBorders>
            <w:shd w:val="clear" w:color="auto" w:fill="auto"/>
            <w:vAlign w:val="bottom"/>
            <w:tcPrChange w:id="2295" w:author="Chasco, Brandon Edward" w:date="2020-08-26T10:36:00Z">
              <w:tcPr>
                <w:tcW w:w="780" w:type="dxa"/>
                <w:tcBorders>
                  <w:top w:val="nil"/>
                  <w:left w:val="nil"/>
                  <w:bottom w:val="nil"/>
                  <w:right w:val="nil"/>
                </w:tcBorders>
                <w:shd w:val="clear" w:color="auto" w:fill="auto"/>
                <w:vAlign w:val="bottom"/>
              </w:tcPr>
            </w:tcPrChange>
          </w:tcPr>
          <w:p w14:paraId="24D1305E" w14:textId="2FADCFD3" w:rsidR="00B26111" w:rsidRPr="006226B0" w:rsidDel="00E1020B" w:rsidRDefault="00B26111" w:rsidP="00D9742C">
            <w:pPr>
              <w:spacing w:after="0" w:line="240" w:lineRule="auto"/>
              <w:jc w:val="center"/>
              <w:rPr>
                <w:del w:id="2296" w:author="Chasco, Brandon Edward" w:date="2020-08-26T11:40:00Z"/>
                <w:color w:val="000000"/>
                <w:sz w:val="22"/>
                <w:szCs w:val="22"/>
              </w:rPr>
            </w:pPr>
            <w:del w:id="2297" w:author="Chasco, Brandon Edward" w:date="2020-08-26T11:40:00Z">
              <w:r w:rsidRPr="006226B0" w:rsidDel="00E1020B">
                <w:rPr>
                  <w:color w:val="000000"/>
                  <w:sz w:val="22"/>
                  <w:szCs w:val="22"/>
                </w:rPr>
                <w:delText>X</w:delText>
              </w:r>
            </w:del>
          </w:p>
        </w:tc>
        <w:tc>
          <w:tcPr>
            <w:tcW w:w="1140" w:type="dxa"/>
            <w:tcBorders>
              <w:top w:val="nil"/>
              <w:left w:val="nil"/>
              <w:bottom w:val="nil"/>
              <w:right w:val="nil"/>
            </w:tcBorders>
            <w:shd w:val="clear" w:color="auto" w:fill="auto"/>
            <w:vAlign w:val="bottom"/>
            <w:tcPrChange w:id="2298" w:author="Chasco, Brandon Edward" w:date="2020-08-26T10:36:00Z">
              <w:tcPr>
                <w:tcW w:w="1140" w:type="dxa"/>
                <w:tcBorders>
                  <w:top w:val="nil"/>
                  <w:left w:val="nil"/>
                  <w:bottom w:val="nil"/>
                  <w:right w:val="nil"/>
                </w:tcBorders>
                <w:shd w:val="clear" w:color="auto" w:fill="auto"/>
                <w:vAlign w:val="bottom"/>
              </w:tcPr>
            </w:tcPrChange>
          </w:tcPr>
          <w:p w14:paraId="08395666" w14:textId="3A0AA20D" w:rsidR="00B26111" w:rsidRPr="006226B0" w:rsidDel="00E1020B" w:rsidRDefault="00B26111" w:rsidP="00D9742C">
            <w:pPr>
              <w:spacing w:after="0" w:line="240" w:lineRule="auto"/>
              <w:jc w:val="center"/>
              <w:rPr>
                <w:del w:id="2299" w:author="Chasco, Brandon Edward" w:date="2020-08-26T11:40:00Z"/>
                <w:color w:val="000000"/>
                <w:sz w:val="22"/>
                <w:szCs w:val="22"/>
              </w:rPr>
            </w:pPr>
            <w:del w:id="2300" w:author="Chasco, Brandon Edward" w:date="2020-08-26T11:40:00Z">
              <w:r w:rsidRPr="006226B0" w:rsidDel="00E1020B">
                <w:rPr>
                  <w:color w:val="000000"/>
                  <w:sz w:val="22"/>
                  <w:szCs w:val="22"/>
                </w:rPr>
                <w:delText>N.E.</w:delText>
              </w:r>
            </w:del>
          </w:p>
        </w:tc>
        <w:tc>
          <w:tcPr>
            <w:tcW w:w="1072" w:type="dxa"/>
            <w:tcBorders>
              <w:top w:val="nil"/>
              <w:left w:val="nil"/>
              <w:bottom w:val="nil"/>
              <w:right w:val="nil"/>
            </w:tcBorders>
            <w:shd w:val="clear" w:color="auto" w:fill="auto"/>
            <w:vAlign w:val="bottom"/>
            <w:tcPrChange w:id="2301" w:author="Chasco, Brandon Edward" w:date="2020-08-26T10:36:00Z">
              <w:tcPr>
                <w:tcW w:w="1072" w:type="dxa"/>
                <w:tcBorders>
                  <w:top w:val="nil"/>
                  <w:left w:val="nil"/>
                  <w:bottom w:val="nil"/>
                  <w:right w:val="nil"/>
                </w:tcBorders>
                <w:shd w:val="clear" w:color="auto" w:fill="auto"/>
                <w:vAlign w:val="bottom"/>
              </w:tcPr>
            </w:tcPrChange>
          </w:tcPr>
          <w:p w14:paraId="1AB44F23" w14:textId="44F7A2BE" w:rsidR="00B26111" w:rsidRPr="006226B0" w:rsidDel="00E1020B" w:rsidRDefault="00B26111" w:rsidP="00D9742C">
            <w:pPr>
              <w:spacing w:after="0" w:line="240" w:lineRule="auto"/>
              <w:jc w:val="center"/>
              <w:rPr>
                <w:del w:id="2302" w:author="Chasco, Brandon Edward" w:date="2020-08-26T11:40:00Z"/>
                <w:color w:val="000000"/>
                <w:sz w:val="22"/>
                <w:szCs w:val="22"/>
              </w:rPr>
            </w:pPr>
            <w:del w:id="2303" w:author="Chasco, Brandon Edward" w:date="2020-08-26T11:40:00Z">
              <w:r w:rsidRPr="006226B0" w:rsidDel="00E1020B">
                <w:rPr>
                  <w:color w:val="000000"/>
                  <w:sz w:val="22"/>
                  <w:szCs w:val="22"/>
                </w:rPr>
                <w:delText>X</w:delText>
              </w:r>
            </w:del>
          </w:p>
        </w:tc>
        <w:tc>
          <w:tcPr>
            <w:tcW w:w="1879" w:type="dxa"/>
            <w:tcBorders>
              <w:top w:val="nil"/>
              <w:left w:val="nil"/>
              <w:bottom w:val="nil"/>
              <w:right w:val="nil"/>
            </w:tcBorders>
            <w:shd w:val="clear" w:color="auto" w:fill="auto"/>
            <w:vAlign w:val="bottom"/>
            <w:tcPrChange w:id="2304" w:author="Chasco, Brandon Edward" w:date="2020-08-26T10:36:00Z">
              <w:tcPr>
                <w:tcW w:w="1879" w:type="dxa"/>
                <w:tcBorders>
                  <w:top w:val="nil"/>
                  <w:left w:val="nil"/>
                  <w:bottom w:val="nil"/>
                  <w:right w:val="nil"/>
                </w:tcBorders>
                <w:shd w:val="clear" w:color="auto" w:fill="auto"/>
                <w:vAlign w:val="bottom"/>
              </w:tcPr>
            </w:tcPrChange>
          </w:tcPr>
          <w:p w14:paraId="124CC184" w14:textId="6B2B1A94" w:rsidR="00B26111" w:rsidRPr="006226B0" w:rsidDel="00E1020B" w:rsidRDefault="00B26111" w:rsidP="00D9742C">
            <w:pPr>
              <w:spacing w:after="0" w:line="240" w:lineRule="auto"/>
              <w:rPr>
                <w:del w:id="2305" w:author="Chasco, Brandon Edward" w:date="2020-08-26T11:40:00Z"/>
                <w:color w:val="000000"/>
                <w:sz w:val="22"/>
                <w:szCs w:val="22"/>
              </w:rPr>
            </w:pPr>
            <w:del w:id="2306" w:author="Chasco, Brandon Edward" w:date="2020-08-26T11:40:00Z">
              <w:r w:rsidRPr="006226B0" w:rsidDel="00E1020B">
                <w:rPr>
                  <w:color w:val="000000"/>
                  <w:sz w:val="22"/>
                  <w:szCs w:val="22"/>
                </w:rPr>
                <w:delText>ersstWAcoast.sum</w:delText>
              </w:r>
            </w:del>
          </w:p>
        </w:tc>
        <w:tc>
          <w:tcPr>
            <w:tcW w:w="1879" w:type="dxa"/>
            <w:tcBorders>
              <w:top w:val="nil"/>
              <w:left w:val="nil"/>
              <w:bottom w:val="nil"/>
              <w:right w:val="nil"/>
            </w:tcBorders>
            <w:shd w:val="clear" w:color="auto" w:fill="auto"/>
            <w:vAlign w:val="bottom"/>
            <w:tcPrChange w:id="2307" w:author="Chasco, Brandon Edward" w:date="2020-08-26T10:36:00Z">
              <w:tcPr>
                <w:tcW w:w="1879" w:type="dxa"/>
                <w:tcBorders>
                  <w:top w:val="nil"/>
                  <w:left w:val="nil"/>
                  <w:bottom w:val="nil"/>
                  <w:right w:val="nil"/>
                </w:tcBorders>
                <w:shd w:val="clear" w:color="auto" w:fill="auto"/>
                <w:vAlign w:val="bottom"/>
              </w:tcPr>
            </w:tcPrChange>
          </w:tcPr>
          <w:p w14:paraId="25A8A997" w14:textId="6FA78B83" w:rsidR="00B26111" w:rsidRPr="006226B0" w:rsidDel="00E1020B" w:rsidRDefault="00B26111" w:rsidP="00D9742C">
            <w:pPr>
              <w:spacing w:after="0" w:line="240" w:lineRule="auto"/>
              <w:rPr>
                <w:del w:id="2308" w:author="Chasco, Brandon Edward" w:date="2020-08-26T11:40:00Z"/>
                <w:color w:val="000000"/>
                <w:sz w:val="22"/>
                <w:szCs w:val="22"/>
              </w:rPr>
            </w:pPr>
            <w:del w:id="2309" w:author="Chasco, Brandon Edward" w:date="2020-08-26T11:40:00Z">
              <w:r w:rsidRPr="006226B0" w:rsidDel="00E1020B">
                <w:rPr>
                  <w:color w:val="000000"/>
                  <w:sz w:val="22"/>
                  <w:szCs w:val="22"/>
                </w:rPr>
                <w:delText>pdo.win</w:delText>
              </w:r>
            </w:del>
          </w:p>
        </w:tc>
        <w:tc>
          <w:tcPr>
            <w:tcW w:w="1002" w:type="dxa"/>
            <w:tcBorders>
              <w:top w:val="nil"/>
              <w:left w:val="nil"/>
              <w:bottom w:val="nil"/>
              <w:right w:val="nil"/>
            </w:tcBorders>
            <w:shd w:val="clear" w:color="auto" w:fill="auto"/>
            <w:vAlign w:val="bottom"/>
            <w:tcPrChange w:id="2310" w:author="Chasco, Brandon Edward" w:date="2020-08-26T10:36:00Z">
              <w:tcPr>
                <w:tcW w:w="1002" w:type="dxa"/>
                <w:tcBorders>
                  <w:top w:val="nil"/>
                  <w:left w:val="nil"/>
                  <w:bottom w:val="nil"/>
                  <w:right w:val="nil"/>
                </w:tcBorders>
                <w:shd w:val="clear" w:color="auto" w:fill="auto"/>
                <w:vAlign w:val="bottom"/>
              </w:tcPr>
            </w:tcPrChange>
          </w:tcPr>
          <w:p w14:paraId="527EC804" w14:textId="09A0023A" w:rsidR="00B26111" w:rsidRPr="006226B0" w:rsidDel="00E1020B" w:rsidRDefault="00B26111" w:rsidP="00D9742C">
            <w:pPr>
              <w:spacing w:after="0" w:line="240" w:lineRule="auto"/>
              <w:jc w:val="right"/>
              <w:rPr>
                <w:del w:id="2311" w:author="Chasco, Brandon Edward" w:date="2020-08-26T11:40:00Z"/>
                <w:color w:val="000000"/>
                <w:sz w:val="22"/>
                <w:szCs w:val="22"/>
              </w:rPr>
            </w:pPr>
            <w:del w:id="2312" w:author="Chasco, Brandon Edward" w:date="2020-08-26T11:40:00Z">
              <w:r w:rsidRPr="006226B0" w:rsidDel="00E1020B">
                <w:rPr>
                  <w:color w:val="000000"/>
                  <w:sz w:val="22"/>
                  <w:szCs w:val="22"/>
                </w:rPr>
                <w:delText>0.00007</w:delText>
              </w:r>
            </w:del>
          </w:p>
        </w:tc>
        <w:tc>
          <w:tcPr>
            <w:tcW w:w="960" w:type="dxa"/>
            <w:tcBorders>
              <w:top w:val="nil"/>
              <w:left w:val="nil"/>
              <w:bottom w:val="nil"/>
              <w:right w:val="nil"/>
            </w:tcBorders>
            <w:shd w:val="clear" w:color="auto" w:fill="auto"/>
            <w:vAlign w:val="bottom"/>
            <w:tcPrChange w:id="2313" w:author="Chasco, Brandon Edward" w:date="2020-08-26T10:36:00Z">
              <w:tcPr>
                <w:tcW w:w="960" w:type="dxa"/>
                <w:tcBorders>
                  <w:top w:val="nil"/>
                  <w:left w:val="nil"/>
                  <w:bottom w:val="nil"/>
                  <w:right w:val="nil"/>
                </w:tcBorders>
                <w:shd w:val="clear" w:color="auto" w:fill="auto"/>
                <w:vAlign w:val="bottom"/>
              </w:tcPr>
            </w:tcPrChange>
          </w:tcPr>
          <w:p w14:paraId="64CC2A33" w14:textId="5A821242" w:rsidR="00B26111" w:rsidRPr="006226B0" w:rsidDel="00E1020B" w:rsidRDefault="00B26111" w:rsidP="00D9742C">
            <w:pPr>
              <w:spacing w:after="0" w:line="240" w:lineRule="auto"/>
              <w:jc w:val="center"/>
              <w:rPr>
                <w:del w:id="2314" w:author="Chasco, Brandon Edward" w:date="2020-08-26T11:40:00Z"/>
                <w:color w:val="000000"/>
                <w:sz w:val="22"/>
                <w:szCs w:val="22"/>
              </w:rPr>
            </w:pPr>
            <w:del w:id="2315" w:author="Chasco, Brandon Edward" w:date="2020-08-26T11:40:00Z">
              <w:r w:rsidRPr="006226B0" w:rsidDel="00E1020B">
                <w:rPr>
                  <w:color w:val="000000"/>
                  <w:sz w:val="22"/>
                  <w:szCs w:val="22"/>
                </w:rPr>
                <w:delText>TRUE</w:delText>
              </w:r>
            </w:del>
          </w:p>
        </w:tc>
      </w:tr>
      <w:tr w:rsidR="00B26111" w:rsidRPr="006226B0" w:rsidDel="00E1020B" w14:paraId="04FAEC89" w14:textId="220BC98E" w:rsidTr="005619A5">
        <w:tblPrEx>
          <w:tblW w:w="10793" w:type="dxa"/>
          <w:tblLayout w:type="fixed"/>
          <w:tblLook w:val="0400" w:firstRow="0" w:lastRow="0" w:firstColumn="0" w:lastColumn="0" w:noHBand="0" w:noVBand="1"/>
          <w:tblPrExChange w:id="2316" w:author="Chasco, Brandon Edward" w:date="2020-08-26T10:36:00Z">
            <w:tblPrEx>
              <w:tblW w:w="10793" w:type="dxa"/>
              <w:tblLayout w:type="fixed"/>
              <w:tblLook w:val="0400" w:firstRow="0" w:lastRow="0" w:firstColumn="0" w:lastColumn="0" w:noHBand="0" w:noVBand="1"/>
            </w:tblPrEx>
          </w:tblPrExChange>
        </w:tblPrEx>
        <w:trPr>
          <w:trHeight w:val="300"/>
          <w:del w:id="2317" w:author="Chasco, Brandon Edward" w:date="2020-08-26T11:40:00Z"/>
          <w:trPrChange w:id="2318" w:author="Chasco, Brandon Edward" w:date="2020-08-26T10:36:00Z">
            <w:trPr>
              <w:trHeight w:val="300"/>
            </w:trPr>
          </w:trPrChange>
        </w:trPr>
        <w:tc>
          <w:tcPr>
            <w:tcW w:w="1080" w:type="dxa"/>
            <w:gridSpan w:val="2"/>
            <w:tcBorders>
              <w:top w:val="nil"/>
              <w:left w:val="nil"/>
              <w:bottom w:val="nil"/>
              <w:right w:val="nil"/>
            </w:tcBorders>
            <w:shd w:val="clear" w:color="auto" w:fill="auto"/>
            <w:vAlign w:val="bottom"/>
            <w:tcPrChange w:id="2319" w:author="Chasco, Brandon Edward" w:date="2020-08-26T10:36:00Z">
              <w:tcPr>
                <w:tcW w:w="1260" w:type="dxa"/>
                <w:gridSpan w:val="3"/>
                <w:tcBorders>
                  <w:top w:val="nil"/>
                  <w:left w:val="nil"/>
                  <w:bottom w:val="nil"/>
                  <w:right w:val="nil"/>
                </w:tcBorders>
                <w:shd w:val="clear" w:color="auto" w:fill="auto"/>
                <w:vAlign w:val="bottom"/>
              </w:tcPr>
            </w:tcPrChange>
          </w:tcPr>
          <w:p w14:paraId="36EDAA01" w14:textId="57E40EBA" w:rsidR="00B26111" w:rsidRPr="006226B0" w:rsidDel="00E1020B" w:rsidRDefault="00B26111" w:rsidP="00D9742C">
            <w:pPr>
              <w:spacing w:after="0" w:line="240" w:lineRule="auto"/>
              <w:jc w:val="center"/>
              <w:rPr>
                <w:del w:id="2320" w:author="Chasco, Brandon Edward" w:date="2020-08-26T11:40:00Z"/>
                <w:color w:val="000000"/>
                <w:sz w:val="22"/>
                <w:szCs w:val="22"/>
              </w:rPr>
            </w:pPr>
          </w:p>
        </w:tc>
        <w:tc>
          <w:tcPr>
            <w:tcW w:w="1001" w:type="dxa"/>
            <w:gridSpan w:val="3"/>
            <w:tcBorders>
              <w:top w:val="nil"/>
              <w:left w:val="nil"/>
              <w:bottom w:val="nil"/>
              <w:right w:val="nil"/>
            </w:tcBorders>
            <w:shd w:val="clear" w:color="auto" w:fill="auto"/>
            <w:vAlign w:val="bottom"/>
            <w:tcPrChange w:id="2321" w:author="Chasco, Brandon Edward" w:date="2020-08-26T10:36:00Z">
              <w:tcPr>
                <w:tcW w:w="821" w:type="dxa"/>
                <w:tcBorders>
                  <w:top w:val="nil"/>
                  <w:left w:val="nil"/>
                  <w:bottom w:val="nil"/>
                  <w:right w:val="nil"/>
                </w:tcBorders>
                <w:shd w:val="clear" w:color="auto" w:fill="auto"/>
                <w:vAlign w:val="bottom"/>
              </w:tcPr>
            </w:tcPrChange>
          </w:tcPr>
          <w:p w14:paraId="569FB46A" w14:textId="6315D314" w:rsidR="00B26111" w:rsidRPr="006226B0" w:rsidDel="00E1020B" w:rsidRDefault="00B26111" w:rsidP="00D9742C">
            <w:pPr>
              <w:spacing w:after="0" w:line="240" w:lineRule="auto"/>
              <w:jc w:val="right"/>
              <w:rPr>
                <w:del w:id="2322" w:author="Chasco, Brandon Edward" w:date="2020-08-26T11:40:00Z"/>
                <w:color w:val="000000"/>
                <w:sz w:val="22"/>
                <w:szCs w:val="22"/>
              </w:rPr>
            </w:pPr>
            <w:del w:id="2323" w:author="Chasco, Brandon Edward" w:date="2020-08-26T11:40:00Z">
              <w:r w:rsidRPr="006226B0" w:rsidDel="00E1020B">
                <w:rPr>
                  <w:color w:val="000000"/>
                  <w:sz w:val="22"/>
                  <w:szCs w:val="22"/>
                </w:rPr>
                <w:delText>2.1123</w:delText>
              </w:r>
            </w:del>
          </w:p>
        </w:tc>
        <w:tc>
          <w:tcPr>
            <w:tcW w:w="780" w:type="dxa"/>
            <w:tcBorders>
              <w:top w:val="nil"/>
              <w:left w:val="nil"/>
              <w:bottom w:val="nil"/>
              <w:right w:val="nil"/>
            </w:tcBorders>
            <w:shd w:val="clear" w:color="auto" w:fill="auto"/>
            <w:vAlign w:val="bottom"/>
            <w:tcPrChange w:id="2324" w:author="Chasco, Brandon Edward" w:date="2020-08-26T10:36:00Z">
              <w:tcPr>
                <w:tcW w:w="780" w:type="dxa"/>
                <w:tcBorders>
                  <w:top w:val="nil"/>
                  <w:left w:val="nil"/>
                  <w:bottom w:val="nil"/>
                  <w:right w:val="nil"/>
                </w:tcBorders>
                <w:shd w:val="clear" w:color="auto" w:fill="auto"/>
                <w:vAlign w:val="bottom"/>
              </w:tcPr>
            </w:tcPrChange>
          </w:tcPr>
          <w:p w14:paraId="47D92E5C" w14:textId="574F9A7A" w:rsidR="00B26111" w:rsidRPr="006226B0" w:rsidDel="00E1020B" w:rsidRDefault="00B26111" w:rsidP="00D9742C">
            <w:pPr>
              <w:spacing w:after="0" w:line="240" w:lineRule="auto"/>
              <w:jc w:val="center"/>
              <w:rPr>
                <w:del w:id="2325" w:author="Chasco, Brandon Edward" w:date="2020-08-26T11:40:00Z"/>
                <w:color w:val="000000"/>
                <w:sz w:val="22"/>
                <w:szCs w:val="22"/>
              </w:rPr>
            </w:pPr>
            <w:del w:id="2326" w:author="Chasco, Brandon Edward" w:date="2020-08-26T11:40:00Z">
              <w:r w:rsidRPr="006226B0" w:rsidDel="00E1020B">
                <w:rPr>
                  <w:color w:val="000000"/>
                  <w:sz w:val="22"/>
                  <w:szCs w:val="22"/>
                </w:rPr>
                <w:delText>X</w:delText>
              </w:r>
            </w:del>
          </w:p>
        </w:tc>
        <w:tc>
          <w:tcPr>
            <w:tcW w:w="1140" w:type="dxa"/>
            <w:tcBorders>
              <w:top w:val="nil"/>
              <w:left w:val="nil"/>
              <w:bottom w:val="nil"/>
              <w:right w:val="nil"/>
            </w:tcBorders>
            <w:shd w:val="clear" w:color="auto" w:fill="auto"/>
            <w:vAlign w:val="bottom"/>
            <w:tcPrChange w:id="2327" w:author="Chasco, Brandon Edward" w:date="2020-08-26T10:36:00Z">
              <w:tcPr>
                <w:tcW w:w="1140" w:type="dxa"/>
                <w:tcBorders>
                  <w:top w:val="nil"/>
                  <w:left w:val="nil"/>
                  <w:bottom w:val="nil"/>
                  <w:right w:val="nil"/>
                </w:tcBorders>
                <w:shd w:val="clear" w:color="auto" w:fill="auto"/>
                <w:vAlign w:val="bottom"/>
              </w:tcPr>
            </w:tcPrChange>
          </w:tcPr>
          <w:p w14:paraId="71D44FD1" w14:textId="23E62FF6" w:rsidR="00B26111" w:rsidRPr="006226B0" w:rsidDel="00E1020B" w:rsidRDefault="00B26111" w:rsidP="00D9742C">
            <w:pPr>
              <w:spacing w:after="0" w:line="240" w:lineRule="auto"/>
              <w:jc w:val="center"/>
              <w:rPr>
                <w:del w:id="2328" w:author="Chasco, Brandon Edward" w:date="2020-08-26T11:40:00Z"/>
                <w:color w:val="000000"/>
                <w:sz w:val="22"/>
                <w:szCs w:val="22"/>
              </w:rPr>
            </w:pPr>
            <w:del w:id="2329" w:author="Chasco, Brandon Edward" w:date="2020-08-26T11:40:00Z">
              <w:r w:rsidRPr="006226B0" w:rsidDel="00E1020B">
                <w:rPr>
                  <w:color w:val="000000"/>
                  <w:sz w:val="22"/>
                  <w:szCs w:val="22"/>
                </w:rPr>
                <w:delText>N.E.</w:delText>
              </w:r>
            </w:del>
          </w:p>
        </w:tc>
        <w:tc>
          <w:tcPr>
            <w:tcW w:w="1072" w:type="dxa"/>
            <w:tcBorders>
              <w:top w:val="nil"/>
              <w:left w:val="nil"/>
              <w:bottom w:val="nil"/>
              <w:right w:val="nil"/>
            </w:tcBorders>
            <w:shd w:val="clear" w:color="auto" w:fill="auto"/>
            <w:vAlign w:val="bottom"/>
            <w:tcPrChange w:id="2330" w:author="Chasco, Brandon Edward" w:date="2020-08-26T10:36:00Z">
              <w:tcPr>
                <w:tcW w:w="1072" w:type="dxa"/>
                <w:tcBorders>
                  <w:top w:val="nil"/>
                  <w:left w:val="nil"/>
                  <w:bottom w:val="nil"/>
                  <w:right w:val="nil"/>
                </w:tcBorders>
                <w:shd w:val="clear" w:color="auto" w:fill="auto"/>
                <w:vAlign w:val="bottom"/>
              </w:tcPr>
            </w:tcPrChange>
          </w:tcPr>
          <w:p w14:paraId="7907014E" w14:textId="50CAAA96" w:rsidR="00B26111" w:rsidRPr="006226B0" w:rsidDel="00E1020B" w:rsidRDefault="00B26111" w:rsidP="00D9742C">
            <w:pPr>
              <w:spacing w:after="0" w:line="240" w:lineRule="auto"/>
              <w:jc w:val="center"/>
              <w:rPr>
                <w:del w:id="2331" w:author="Chasco, Brandon Edward" w:date="2020-08-26T11:40:00Z"/>
                <w:color w:val="000000"/>
                <w:sz w:val="22"/>
                <w:szCs w:val="22"/>
              </w:rPr>
            </w:pPr>
            <w:del w:id="2332" w:author="Chasco, Brandon Edward" w:date="2020-08-26T11:40:00Z">
              <w:r w:rsidRPr="006226B0" w:rsidDel="00E1020B">
                <w:rPr>
                  <w:color w:val="000000"/>
                  <w:sz w:val="22"/>
                  <w:szCs w:val="22"/>
                </w:rPr>
                <w:delText>X</w:delText>
              </w:r>
            </w:del>
          </w:p>
        </w:tc>
        <w:tc>
          <w:tcPr>
            <w:tcW w:w="1879" w:type="dxa"/>
            <w:tcBorders>
              <w:top w:val="nil"/>
              <w:left w:val="nil"/>
              <w:bottom w:val="nil"/>
              <w:right w:val="nil"/>
            </w:tcBorders>
            <w:shd w:val="clear" w:color="auto" w:fill="auto"/>
            <w:vAlign w:val="bottom"/>
            <w:tcPrChange w:id="2333" w:author="Chasco, Brandon Edward" w:date="2020-08-26T10:36:00Z">
              <w:tcPr>
                <w:tcW w:w="1879" w:type="dxa"/>
                <w:tcBorders>
                  <w:top w:val="nil"/>
                  <w:left w:val="nil"/>
                  <w:bottom w:val="nil"/>
                  <w:right w:val="nil"/>
                </w:tcBorders>
                <w:shd w:val="clear" w:color="auto" w:fill="auto"/>
                <w:vAlign w:val="bottom"/>
              </w:tcPr>
            </w:tcPrChange>
          </w:tcPr>
          <w:p w14:paraId="1CC9FB42" w14:textId="09FF1B81" w:rsidR="00B26111" w:rsidRPr="006226B0" w:rsidDel="00E1020B" w:rsidRDefault="00B26111" w:rsidP="00D9742C">
            <w:pPr>
              <w:spacing w:after="0" w:line="240" w:lineRule="auto"/>
              <w:rPr>
                <w:del w:id="2334" w:author="Chasco, Brandon Edward" w:date="2020-08-26T11:40:00Z"/>
                <w:color w:val="000000"/>
                <w:sz w:val="22"/>
                <w:szCs w:val="22"/>
              </w:rPr>
            </w:pPr>
            <w:del w:id="2335" w:author="Chasco, Brandon Edward" w:date="2020-08-26T11:40:00Z">
              <w:r w:rsidRPr="006226B0" w:rsidDel="00E1020B">
                <w:rPr>
                  <w:color w:val="000000"/>
                  <w:sz w:val="22"/>
                  <w:szCs w:val="22"/>
                </w:rPr>
                <w:delText>ersstArc.win</w:delText>
              </w:r>
            </w:del>
          </w:p>
        </w:tc>
        <w:tc>
          <w:tcPr>
            <w:tcW w:w="1879" w:type="dxa"/>
            <w:tcBorders>
              <w:top w:val="nil"/>
              <w:left w:val="nil"/>
              <w:bottom w:val="nil"/>
              <w:right w:val="nil"/>
            </w:tcBorders>
            <w:shd w:val="clear" w:color="auto" w:fill="auto"/>
            <w:vAlign w:val="bottom"/>
            <w:tcPrChange w:id="2336" w:author="Chasco, Brandon Edward" w:date="2020-08-26T10:36:00Z">
              <w:tcPr>
                <w:tcW w:w="1879" w:type="dxa"/>
                <w:tcBorders>
                  <w:top w:val="nil"/>
                  <w:left w:val="nil"/>
                  <w:bottom w:val="nil"/>
                  <w:right w:val="nil"/>
                </w:tcBorders>
                <w:shd w:val="clear" w:color="auto" w:fill="auto"/>
                <w:vAlign w:val="bottom"/>
              </w:tcPr>
            </w:tcPrChange>
          </w:tcPr>
          <w:p w14:paraId="0BB8D870" w14:textId="1ACEE3A1" w:rsidR="00B26111" w:rsidRPr="006226B0" w:rsidDel="00E1020B" w:rsidRDefault="00B26111" w:rsidP="00D9742C">
            <w:pPr>
              <w:spacing w:after="0" w:line="240" w:lineRule="auto"/>
              <w:rPr>
                <w:del w:id="2337" w:author="Chasco, Brandon Edward" w:date="2020-08-26T11:40:00Z"/>
                <w:color w:val="000000"/>
                <w:sz w:val="22"/>
                <w:szCs w:val="22"/>
              </w:rPr>
            </w:pPr>
            <w:del w:id="2338" w:author="Chasco, Brandon Edward" w:date="2020-08-26T11:40:00Z">
              <w:r w:rsidRPr="006226B0" w:rsidDel="00E1020B">
                <w:rPr>
                  <w:color w:val="000000"/>
                  <w:sz w:val="22"/>
                  <w:szCs w:val="22"/>
                </w:rPr>
                <w:delText>cui.spr</w:delText>
              </w:r>
            </w:del>
          </w:p>
        </w:tc>
        <w:tc>
          <w:tcPr>
            <w:tcW w:w="1002" w:type="dxa"/>
            <w:tcBorders>
              <w:top w:val="nil"/>
              <w:left w:val="nil"/>
              <w:bottom w:val="nil"/>
              <w:right w:val="nil"/>
            </w:tcBorders>
            <w:shd w:val="clear" w:color="auto" w:fill="auto"/>
            <w:vAlign w:val="bottom"/>
            <w:tcPrChange w:id="2339" w:author="Chasco, Brandon Edward" w:date="2020-08-26T10:36:00Z">
              <w:tcPr>
                <w:tcW w:w="1002" w:type="dxa"/>
                <w:tcBorders>
                  <w:top w:val="nil"/>
                  <w:left w:val="nil"/>
                  <w:bottom w:val="nil"/>
                  <w:right w:val="nil"/>
                </w:tcBorders>
                <w:shd w:val="clear" w:color="auto" w:fill="auto"/>
                <w:vAlign w:val="bottom"/>
              </w:tcPr>
            </w:tcPrChange>
          </w:tcPr>
          <w:p w14:paraId="4D5402C6" w14:textId="0DFF6112" w:rsidR="00B26111" w:rsidRPr="006226B0" w:rsidDel="00E1020B" w:rsidRDefault="00B26111" w:rsidP="00D9742C">
            <w:pPr>
              <w:spacing w:after="0" w:line="240" w:lineRule="auto"/>
              <w:jc w:val="right"/>
              <w:rPr>
                <w:del w:id="2340" w:author="Chasco, Brandon Edward" w:date="2020-08-26T11:40:00Z"/>
                <w:color w:val="000000"/>
                <w:sz w:val="22"/>
                <w:szCs w:val="22"/>
              </w:rPr>
            </w:pPr>
            <w:del w:id="2341" w:author="Chasco, Brandon Edward" w:date="2020-08-26T11:40:00Z">
              <w:r w:rsidRPr="006226B0" w:rsidDel="00E1020B">
                <w:rPr>
                  <w:color w:val="000000"/>
                  <w:sz w:val="22"/>
                  <w:szCs w:val="22"/>
                </w:rPr>
                <w:delText>0.00002</w:delText>
              </w:r>
            </w:del>
          </w:p>
        </w:tc>
        <w:tc>
          <w:tcPr>
            <w:tcW w:w="960" w:type="dxa"/>
            <w:tcBorders>
              <w:top w:val="nil"/>
              <w:left w:val="nil"/>
              <w:bottom w:val="nil"/>
              <w:right w:val="nil"/>
            </w:tcBorders>
            <w:shd w:val="clear" w:color="auto" w:fill="auto"/>
            <w:vAlign w:val="bottom"/>
            <w:tcPrChange w:id="2342" w:author="Chasco, Brandon Edward" w:date="2020-08-26T10:36:00Z">
              <w:tcPr>
                <w:tcW w:w="960" w:type="dxa"/>
                <w:tcBorders>
                  <w:top w:val="nil"/>
                  <w:left w:val="nil"/>
                  <w:bottom w:val="nil"/>
                  <w:right w:val="nil"/>
                </w:tcBorders>
                <w:shd w:val="clear" w:color="auto" w:fill="auto"/>
                <w:vAlign w:val="bottom"/>
              </w:tcPr>
            </w:tcPrChange>
          </w:tcPr>
          <w:p w14:paraId="2AFB47B6" w14:textId="193BB141" w:rsidR="00B26111" w:rsidRPr="006226B0" w:rsidDel="00E1020B" w:rsidRDefault="00B26111" w:rsidP="00D9742C">
            <w:pPr>
              <w:spacing w:after="0" w:line="240" w:lineRule="auto"/>
              <w:jc w:val="center"/>
              <w:rPr>
                <w:del w:id="2343" w:author="Chasco, Brandon Edward" w:date="2020-08-26T11:40:00Z"/>
                <w:color w:val="000000"/>
                <w:sz w:val="22"/>
                <w:szCs w:val="22"/>
              </w:rPr>
            </w:pPr>
            <w:del w:id="2344" w:author="Chasco, Brandon Edward" w:date="2020-08-26T11:40:00Z">
              <w:r w:rsidRPr="006226B0" w:rsidDel="00E1020B">
                <w:rPr>
                  <w:color w:val="000000"/>
                  <w:sz w:val="22"/>
                  <w:szCs w:val="22"/>
                </w:rPr>
                <w:delText>TRUE</w:delText>
              </w:r>
            </w:del>
          </w:p>
        </w:tc>
      </w:tr>
      <w:tr w:rsidR="00B26111" w:rsidRPr="006226B0" w:rsidDel="00E1020B" w14:paraId="64C6B3B3" w14:textId="353C4936" w:rsidTr="005619A5">
        <w:tblPrEx>
          <w:tblW w:w="10793" w:type="dxa"/>
          <w:tblLayout w:type="fixed"/>
          <w:tblLook w:val="0400" w:firstRow="0" w:lastRow="0" w:firstColumn="0" w:lastColumn="0" w:noHBand="0" w:noVBand="1"/>
          <w:tblPrExChange w:id="2345" w:author="Chasco, Brandon Edward" w:date="2020-08-26T10:36:00Z">
            <w:tblPrEx>
              <w:tblW w:w="10793" w:type="dxa"/>
              <w:tblLayout w:type="fixed"/>
              <w:tblLook w:val="0400" w:firstRow="0" w:lastRow="0" w:firstColumn="0" w:lastColumn="0" w:noHBand="0" w:noVBand="1"/>
            </w:tblPrEx>
          </w:tblPrExChange>
        </w:tblPrEx>
        <w:trPr>
          <w:trHeight w:val="300"/>
          <w:del w:id="2346" w:author="Chasco, Brandon Edward" w:date="2020-08-26T11:40:00Z"/>
          <w:trPrChange w:id="2347" w:author="Chasco, Brandon Edward" w:date="2020-08-26T10:36:00Z">
            <w:trPr>
              <w:trHeight w:val="300"/>
            </w:trPr>
          </w:trPrChange>
        </w:trPr>
        <w:tc>
          <w:tcPr>
            <w:tcW w:w="1080" w:type="dxa"/>
            <w:gridSpan w:val="2"/>
            <w:tcBorders>
              <w:top w:val="nil"/>
              <w:left w:val="nil"/>
              <w:bottom w:val="nil"/>
              <w:right w:val="nil"/>
            </w:tcBorders>
            <w:shd w:val="clear" w:color="auto" w:fill="auto"/>
            <w:vAlign w:val="bottom"/>
            <w:tcPrChange w:id="2348" w:author="Chasco, Brandon Edward" w:date="2020-08-26T10:36:00Z">
              <w:tcPr>
                <w:tcW w:w="1260" w:type="dxa"/>
                <w:gridSpan w:val="3"/>
                <w:tcBorders>
                  <w:top w:val="nil"/>
                  <w:left w:val="nil"/>
                  <w:bottom w:val="nil"/>
                  <w:right w:val="nil"/>
                </w:tcBorders>
                <w:shd w:val="clear" w:color="auto" w:fill="auto"/>
                <w:vAlign w:val="bottom"/>
              </w:tcPr>
            </w:tcPrChange>
          </w:tcPr>
          <w:p w14:paraId="2950E7F6" w14:textId="3940163E" w:rsidR="00B26111" w:rsidRPr="006226B0" w:rsidDel="00E1020B" w:rsidRDefault="00B26111" w:rsidP="00D9742C">
            <w:pPr>
              <w:spacing w:after="0" w:line="240" w:lineRule="auto"/>
              <w:jc w:val="center"/>
              <w:rPr>
                <w:del w:id="2349" w:author="Chasco, Brandon Edward" w:date="2020-08-26T11:40:00Z"/>
                <w:color w:val="000000"/>
                <w:sz w:val="22"/>
                <w:szCs w:val="22"/>
              </w:rPr>
            </w:pPr>
          </w:p>
        </w:tc>
        <w:tc>
          <w:tcPr>
            <w:tcW w:w="1001" w:type="dxa"/>
            <w:gridSpan w:val="3"/>
            <w:tcBorders>
              <w:top w:val="nil"/>
              <w:left w:val="nil"/>
              <w:bottom w:val="nil"/>
              <w:right w:val="nil"/>
            </w:tcBorders>
            <w:shd w:val="clear" w:color="auto" w:fill="auto"/>
            <w:vAlign w:val="bottom"/>
            <w:tcPrChange w:id="2350" w:author="Chasco, Brandon Edward" w:date="2020-08-26T10:36:00Z">
              <w:tcPr>
                <w:tcW w:w="821" w:type="dxa"/>
                <w:tcBorders>
                  <w:top w:val="nil"/>
                  <w:left w:val="nil"/>
                  <w:bottom w:val="nil"/>
                  <w:right w:val="nil"/>
                </w:tcBorders>
                <w:shd w:val="clear" w:color="auto" w:fill="auto"/>
                <w:vAlign w:val="bottom"/>
              </w:tcPr>
            </w:tcPrChange>
          </w:tcPr>
          <w:p w14:paraId="1FDF97F1" w14:textId="6AA21134" w:rsidR="00B26111" w:rsidRPr="006226B0" w:rsidDel="00E1020B" w:rsidRDefault="00B26111" w:rsidP="00D9742C">
            <w:pPr>
              <w:spacing w:after="0" w:line="240" w:lineRule="auto"/>
              <w:jc w:val="right"/>
              <w:rPr>
                <w:del w:id="2351" w:author="Chasco, Brandon Edward" w:date="2020-08-26T11:40:00Z"/>
                <w:color w:val="000000"/>
                <w:sz w:val="22"/>
                <w:szCs w:val="22"/>
              </w:rPr>
            </w:pPr>
            <w:del w:id="2352" w:author="Chasco, Brandon Edward" w:date="2020-08-26T11:40:00Z">
              <w:r w:rsidRPr="006226B0" w:rsidDel="00E1020B">
                <w:rPr>
                  <w:color w:val="000000"/>
                  <w:sz w:val="22"/>
                  <w:szCs w:val="22"/>
                </w:rPr>
                <w:delText>2.4955</w:delText>
              </w:r>
            </w:del>
          </w:p>
        </w:tc>
        <w:tc>
          <w:tcPr>
            <w:tcW w:w="780" w:type="dxa"/>
            <w:tcBorders>
              <w:top w:val="nil"/>
              <w:left w:val="nil"/>
              <w:bottom w:val="nil"/>
              <w:right w:val="nil"/>
            </w:tcBorders>
            <w:shd w:val="clear" w:color="auto" w:fill="auto"/>
            <w:vAlign w:val="bottom"/>
            <w:tcPrChange w:id="2353" w:author="Chasco, Brandon Edward" w:date="2020-08-26T10:36:00Z">
              <w:tcPr>
                <w:tcW w:w="780" w:type="dxa"/>
                <w:tcBorders>
                  <w:top w:val="nil"/>
                  <w:left w:val="nil"/>
                  <w:bottom w:val="nil"/>
                  <w:right w:val="nil"/>
                </w:tcBorders>
                <w:shd w:val="clear" w:color="auto" w:fill="auto"/>
                <w:vAlign w:val="bottom"/>
              </w:tcPr>
            </w:tcPrChange>
          </w:tcPr>
          <w:p w14:paraId="5FD4CEA4" w14:textId="667AD912" w:rsidR="00B26111" w:rsidRPr="006226B0" w:rsidDel="00E1020B" w:rsidRDefault="00B26111" w:rsidP="00D9742C">
            <w:pPr>
              <w:spacing w:after="0" w:line="240" w:lineRule="auto"/>
              <w:jc w:val="center"/>
              <w:rPr>
                <w:del w:id="2354" w:author="Chasco, Brandon Edward" w:date="2020-08-26T11:40:00Z"/>
                <w:color w:val="000000"/>
                <w:sz w:val="22"/>
                <w:szCs w:val="22"/>
              </w:rPr>
            </w:pPr>
            <w:del w:id="2355" w:author="Chasco, Brandon Edward" w:date="2020-08-26T11:40:00Z">
              <w:r w:rsidRPr="006226B0" w:rsidDel="00E1020B">
                <w:rPr>
                  <w:color w:val="000000"/>
                  <w:sz w:val="22"/>
                  <w:szCs w:val="22"/>
                </w:rPr>
                <w:delText>X</w:delText>
              </w:r>
            </w:del>
          </w:p>
        </w:tc>
        <w:tc>
          <w:tcPr>
            <w:tcW w:w="1140" w:type="dxa"/>
            <w:tcBorders>
              <w:top w:val="nil"/>
              <w:left w:val="nil"/>
              <w:bottom w:val="nil"/>
              <w:right w:val="nil"/>
            </w:tcBorders>
            <w:shd w:val="clear" w:color="auto" w:fill="auto"/>
            <w:vAlign w:val="bottom"/>
            <w:tcPrChange w:id="2356" w:author="Chasco, Brandon Edward" w:date="2020-08-26T10:36:00Z">
              <w:tcPr>
                <w:tcW w:w="1140" w:type="dxa"/>
                <w:tcBorders>
                  <w:top w:val="nil"/>
                  <w:left w:val="nil"/>
                  <w:bottom w:val="nil"/>
                  <w:right w:val="nil"/>
                </w:tcBorders>
                <w:shd w:val="clear" w:color="auto" w:fill="auto"/>
                <w:vAlign w:val="bottom"/>
              </w:tcPr>
            </w:tcPrChange>
          </w:tcPr>
          <w:p w14:paraId="02085E78" w14:textId="11E677EF" w:rsidR="00B26111" w:rsidRPr="006226B0" w:rsidDel="00E1020B" w:rsidRDefault="00B26111" w:rsidP="00D9742C">
            <w:pPr>
              <w:spacing w:after="0" w:line="240" w:lineRule="auto"/>
              <w:jc w:val="center"/>
              <w:rPr>
                <w:del w:id="2357" w:author="Chasco, Brandon Edward" w:date="2020-08-26T11:40:00Z"/>
                <w:color w:val="000000"/>
                <w:sz w:val="22"/>
                <w:szCs w:val="22"/>
              </w:rPr>
            </w:pPr>
            <w:del w:id="2358" w:author="Chasco, Brandon Edward" w:date="2020-08-26T11:40:00Z">
              <w:r w:rsidRPr="006226B0" w:rsidDel="00E1020B">
                <w:rPr>
                  <w:color w:val="000000"/>
                  <w:sz w:val="22"/>
                  <w:szCs w:val="22"/>
                </w:rPr>
                <w:delText>N.E.</w:delText>
              </w:r>
            </w:del>
          </w:p>
        </w:tc>
        <w:tc>
          <w:tcPr>
            <w:tcW w:w="1072" w:type="dxa"/>
            <w:tcBorders>
              <w:top w:val="nil"/>
              <w:left w:val="nil"/>
              <w:bottom w:val="nil"/>
              <w:right w:val="nil"/>
            </w:tcBorders>
            <w:shd w:val="clear" w:color="auto" w:fill="auto"/>
            <w:vAlign w:val="bottom"/>
            <w:tcPrChange w:id="2359" w:author="Chasco, Brandon Edward" w:date="2020-08-26T10:36:00Z">
              <w:tcPr>
                <w:tcW w:w="1072" w:type="dxa"/>
                <w:tcBorders>
                  <w:top w:val="nil"/>
                  <w:left w:val="nil"/>
                  <w:bottom w:val="nil"/>
                  <w:right w:val="nil"/>
                </w:tcBorders>
                <w:shd w:val="clear" w:color="auto" w:fill="auto"/>
                <w:vAlign w:val="bottom"/>
              </w:tcPr>
            </w:tcPrChange>
          </w:tcPr>
          <w:p w14:paraId="161CE2DC" w14:textId="5193D0FB" w:rsidR="00B26111" w:rsidRPr="006226B0" w:rsidDel="00E1020B" w:rsidRDefault="00B26111" w:rsidP="00D9742C">
            <w:pPr>
              <w:spacing w:after="0" w:line="240" w:lineRule="auto"/>
              <w:jc w:val="center"/>
              <w:rPr>
                <w:del w:id="2360" w:author="Chasco, Brandon Edward" w:date="2020-08-26T11:40:00Z"/>
                <w:color w:val="000000"/>
                <w:sz w:val="22"/>
                <w:szCs w:val="22"/>
              </w:rPr>
            </w:pPr>
            <w:del w:id="2361" w:author="Chasco, Brandon Edward" w:date="2020-08-26T11:40:00Z">
              <w:r w:rsidRPr="006226B0" w:rsidDel="00E1020B">
                <w:rPr>
                  <w:color w:val="000000"/>
                  <w:sz w:val="22"/>
                  <w:szCs w:val="22"/>
                </w:rPr>
                <w:delText>X</w:delText>
              </w:r>
            </w:del>
          </w:p>
        </w:tc>
        <w:tc>
          <w:tcPr>
            <w:tcW w:w="1879" w:type="dxa"/>
            <w:tcBorders>
              <w:top w:val="nil"/>
              <w:left w:val="nil"/>
              <w:bottom w:val="nil"/>
              <w:right w:val="nil"/>
            </w:tcBorders>
            <w:shd w:val="clear" w:color="auto" w:fill="auto"/>
            <w:vAlign w:val="bottom"/>
            <w:tcPrChange w:id="2362" w:author="Chasco, Brandon Edward" w:date="2020-08-26T10:36:00Z">
              <w:tcPr>
                <w:tcW w:w="1879" w:type="dxa"/>
                <w:tcBorders>
                  <w:top w:val="nil"/>
                  <w:left w:val="nil"/>
                  <w:bottom w:val="nil"/>
                  <w:right w:val="nil"/>
                </w:tcBorders>
                <w:shd w:val="clear" w:color="auto" w:fill="auto"/>
                <w:vAlign w:val="bottom"/>
              </w:tcPr>
            </w:tcPrChange>
          </w:tcPr>
          <w:p w14:paraId="6D37CD6A" w14:textId="2EC52020" w:rsidR="00B26111" w:rsidRPr="006226B0" w:rsidDel="00E1020B" w:rsidRDefault="00B26111" w:rsidP="00D9742C">
            <w:pPr>
              <w:spacing w:after="0" w:line="240" w:lineRule="auto"/>
              <w:rPr>
                <w:del w:id="2363" w:author="Chasco, Brandon Edward" w:date="2020-08-26T11:40:00Z"/>
                <w:color w:val="000000"/>
                <w:sz w:val="22"/>
                <w:szCs w:val="22"/>
              </w:rPr>
            </w:pPr>
            <w:del w:id="2364" w:author="Chasco, Brandon Edward" w:date="2020-08-26T11:40:00Z">
              <w:r w:rsidRPr="006226B0" w:rsidDel="00E1020B">
                <w:rPr>
                  <w:color w:val="000000"/>
                  <w:sz w:val="22"/>
                  <w:szCs w:val="22"/>
                </w:rPr>
                <w:delText>cui.spr</w:delText>
              </w:r>
            </w:del>
          </w:p>
        </w:tc>
        <w:tc>
          <w:tcPr>
            <w:tcW w:w="1879" w:type="dxa"/>
            <w:tcBorders>
              <w:top w:val="nil"/>
              <w:left w:val="nil"/>
              <w:bottom w:val="nil"/>
              <w:right w:val="nil"/>
            </w:tcBorders>
            <w:shd w:val="clear" w:color="auto" w:fill="auto"/>
            <w:vAlign w:val="bottom"/>
            <w:tcPrChange w:id="2365" w:author="Chasco, Brandon Edward" w:date="2020-08-26T10:36:00Z">
              <w:tcPr>
                <w:tcW w:w="1879" w:type="dxa"/>
                <w:tcBorders>
                  <w:top w:val="nil"/>
                  <w:left w:val="nil"/>
                  <w:bottom w:val="nil"/>
                  <w:right w:val="nil"/>
                </w:tcBorders>
                <w:shd w:val="clear" w:color="auto" w:fill="auto"/>
                <w:vAlign w:val="bottom"/>
              </w:tcPr>
            </w:tcPrChange>
          </w:tcPr>
          <w:p w14:paraId="10D054E5" w14:textId="5B6E3787" w:rsidR="00B26111" w:rsidRPr="006226B0" w:rsidDel="00E1020B" w:rsidRDefault="00B26111" w:rsidP="00D9742C">
            <w:pPr>
              <w:spacing w:after="0" w:line="240" w:lineRule="auto"/>
              <w:rPr>
                <w:del w:id="2366" w:author="Chasco, Brandon Edward" w:date="2020-08-26T11:40:00Z"/>
                <w:color w:val="000000"/>
                <w:sz w:val="22"/>
                <w:szCs w:val="22"/>
              </w:rPr>
            </w:pPr>
            <w:del w:id="2367" w:author="Chasco, Brandon Edward" w:date="2020-08-26T11:40:00Z">
              <w:r w:rsidRPr="006226B0" w:rsidDel="00E1020B">
                <w:rPr>
                  <w:color w:val="000000"/>
                  <w:sz w:val="22"/>
                  <w:szCs w:val="22"/>
                </w:rPr>
                <w:delText>pdo.spr</w:delText>
              </w:r>
            </w:del>
          </w:p>
        </w:tc>
        <w:tc>
          <w:tcPr>
            <w:tcW w:w="1002" w:type="dxa"/>
            <w:tcBorders>
              <w:top w:val="nil"/>
              <w:left w:val="nil"/>
              <w:bottom w:val="nil"/>
              <w:right w:val="nil"/>
            </w:tcBorders>
            <w:shd w:val="clear" w:color="auto" w:fill="auto"/>
            <w:vAlign w:val="bottom"/>
            <w:tcPrChange w:id="2368" w:author="Chasco, Brandon Edward" w:date="2020-08-26T10:36:00Z">
              <w:tcPr>
                <w:tcW w:w="1002" w:type="dxa"/>
                <w:tcBorders>
                  <w:top w:val="nil"/>
                  <w:left w:val="nil"/>
                  <w:bottom w:val="nil"/>
                  <w:right w:val="nil"/>
                </w:tcBorders>
                <w:shd w:val="clear" w:color="auto" w:fill="auto"/>
                <w:vAlign w:val="bottom"/>
              </w:tcPr>
            </w:tcPrChange>
          </w:tcPr>
          <w:p w14:paraId="2355928F" w14:textId="2E550FF5" w:rsidR="00B26111" w:rsidRPr="006226B0" w:rsidDel="00E1020B" w:rsidRDefault="00B26111" w:rsidP="00D9742C">
            <w:pPr>
              <w:spacing w:after="0" w:line="240" w:lineRule="auto"/>
              <w:jc w:val="right"/>
              <w:rPr>
                <w:del w:id="2369" w:author="Chasco, Brandon Edward" w:date="2020-08-26T11:40:00Z"/>
                <w:color w:val="000000"/>
                <w:sz w:val="22"/>
                <w:szCs w:val="22"/>
              </w:rPr>
            </w:pPr>
            <w:del w:id="2370" w:author="Chasco, Brandon Edward" w:date="2020-08-26T11:40:00Z">
              <w:r w:rsidRPr="006226B0" w:rsidDel="00E1020B">
                <w:rPr>
                  <w:color w:val="000000"/>
                  <w:sz w:val="22"/>
                  <w:szCs w:val="22"/>
                </w:rPr>
                <w:delText>0.00009</w:delText>
              </w:r>
            </w:del>
          </w:p>
        </w:tc>
        <w:tc>
          <w:tcPr>
            <w:tcW w:w="960" w:type="dxa"/>
            <w:tcBorders>
              <w:top w:val="nil"/>
              <w:left w:val="nil"/>
              <w:bottom w:val="nil"/>
              <w:right w:val="nil"/>
            </w:tcBorders>
            <w:shd w:val="clear" w:color="auto" w:fill="auto"/>
            <w:vAlign w:val="bottom"/>
            <w:tcPrChange w:id="2371" w:author="Chasco, Brandon Edward" w:date="2020-08-26T10:36:00Z">
              <w:tcPr>
                <w:tcW w:w="960" w:type="dxa"/>
                <w:tcBorders>
                  <w:top w:val="nil"/>
                  <w:left w:val="nil"/>
                  <w:bottom w:val="nil"/>
                  <w:right w:val="nil"/>
                </w:tcBorders>
                <w:shd w:val="clear" w:color="auto" w:fill="auto"/>
                <w:vAlign w:val="bottom"/>
              </w:tcPr>
            </w:tcPrChange>
          </w:tcPr>
          <w:p w14:paraId="24E448B9" w14:textId="105202A6" w:rsidR="00B26111" w:rsidRPr="006226B0" w:rsidDel="00E1020B" w:rsidRDefault="00B26111" w:rsidP="00D9742C">
            <w:pPr>
              <w:spacing w:after="0" w:line="240" w:lineRule="auto"/>
              <w:jc w:val="center"/>
              <w:rPr>
                <w:del w:id="2372" w:author="Chasco, Brandon Edward" w:date="2020-08-26T11:40:00Z"/>
                <w:color w:val="000000"/>
                <w:sz w:val="22"/>
                <w:szCs w:val="22"/>
              </w:rPr>
            </w:pPr>
            <w:del w:id="2373" w:author="Chasco, Brandon Edward" w:date="2020-08-26T11:40:00Z">
              <w:r w:rsidRPr="006226B0" w:rsidDel="00E1020B">
                <w:rPr>
                  <w:color w:val="000000"/>
                  <w:sz w:val="22"/>
                  <w:szCs w:val="22"/>
                </w:rPr>
                <w:delText>TRUE</w:delText>
              </w:r>
            </w:del>
          </w:p>
        </w:tc>
      </w:tr>
      <w:tr w:rsidR="00B26111" w:rsidRPr="006226B0" w:rsidDel="00E1020B" w14:paraId="772A5427" w14:textId="3FB7D47E" w:rsidTr="005619A5">
        <w:tblPrEx>
          <w:tblW w:w="10793" w:type="dxa"/>
          <w:tblLayout w:type="fixed"/>
          <w:tblLook w:val="0400" w:firstRow="0" w:lastRow="0" w:firstColumn="0" w:lastColumn="0" w:noHBand="0" w:noVBand="1"/>
          <w:tblPrExChange w:id="2374" w:author="Chasco, Brandon Edward" w:date="2020-08-26T10:36:00Z">
            <w:tblPrEx>
              <w:tblW w:w="10793" w:type="dxa"/>
              <w:tblLayout w:type="fixed"/>
              <w:tblLook w:val="0400" w:firstRow="0" w:lastRow="0" w:firstColumn="0" w:lastColumn="0" w:noHBand="0" w:noVBand="1"/>
            </w:tblPrEx>
          </w:tblPrExChange>
        </w:tblPrEx>
        <w:trPr>
          <w:trHeight w:val="300"/>
          <w:del w:id="2375" w:author="Chasco, Brandon Edward" w:date="2020-08-26T11:40:00Z"/>
          <w:trPrChange w:id="2376" w:author="Chasco, Brandon Edward" w:date="2020-08-26T10:36:00Z">
            <w:trPr>
              <w:trHeight w:val="300"/>
            </w:trPr>
          </w:trPrChange>
        </w:trPr>
        <w:tc>
          <w:tcPr>
            <w:tcW w:w="1080" w:type="dxa"/>
            <w:gridSpan w:val="2"/>
            <w:tcBorders>
              <w:top w:val="nil"/>
              <w:left w:val="nil"/>
              <w:bottom w:val="nil"/>
              <w:right w:val="nil"/>
            </w:tcBorders>
            <w:shd w:val="clear" w:color="auto" w:fill="auto"/>
            <w:vAlign w:val="bottom"/>
            <w:tcPrChange w:id="2377" w:author="Chasco, Brandon Edward" w:date="2020-08-26T10:36:00Z">
              <w:tcPr>
                <w:tcW w:w="1260" w:type="dxa"/>
                <w:gridSpan w:val="3"/>
                <w:tcBorders>
                  <w:top w:val="nil"/>
                  <w:left w:val="nil"/>
                  <w:bottom w:val="nil"/>
                  <w:right w:val="nil"/>
                </w:tcBorders>
                <w:shd w:val="clear" w:color="auto" w:fill="auto"/>
                <w:vAlign w:val="bottom"/>
              </w:tcPr>
            </w:tcPrChange>
          </w:tcPr>
          <w:p w14:paraId="35E8D9B5" w14:textId="64D16B37" w:rsidR="00B26111" w:rsidRPr="006226B0" w:rsidDel="00E1020B" w:rsidRDefault="00B26111" w:rsidP="00D9742C">
            <w:pPr>
              <w:spacing w:after="0" w:line="240" w:lineRule="auto"/>
              <w:jc w:val="center"/>
              <w:rPr>
                <w:del w:id="2378" w:author="Chasco, Brandon Edward" w:date="2020-08-26T11:40:00Z"/>
                <w:color w:val="000000"/>
                <w:sz w:val="22"/>
                <w:szCs w:val="22"/>
              </w:rPr>
            </w:pPr>
          </w:p>
        </w:tc>
        <w:tc>
          <w:tcPr>
            <w:tcW w:w="1001" w:type="dxa"/>
            <w:gridSpan w:val="3"/>
            <w:tcBorders>
              <w:top w:val="nil"/>
              <w:left w:val="nil"/>
              <w:bottom w:val="nil"/>
              <w:right w:val="nil"/>
            </w:tcBorders>
            <w:shd w:val="clear" w:color="auto" w:fill="auto"/>
            <w:vAlign w:val="bottom"/>
            <w:tcPrChange w:id="2379" w:author="Chasco, Brandon Edward" w:date="2020-08-26T10:36:00Z">
              <w:tcPr>
                <w:tcW w:w="821" w:type="dxa"/>
                <w:tcBorders>
                  <w:top w:val="nil"/>
                  <w:left w:val="nil"/>
                  <w:bottom w:val="nil"/>
                  <w:right w:val="nil"/>
                </w:tcBorders>
                <w:shd w:val="clear" w:color="auto" w:fill="auto"/>
                <w:vAlign w:val="bottom"/>
              </w:tcPr>
            </w:tcPrChange>
          </w:tcPr>
          <w:p w14:paraId="40F4BC03" w14:textId="510B0B93" w:rsidR="00B26111" w:rsidRPr="006226B0" w:rsidDel="00E1020B" w:rsidRDefault="00B26111" w:rsidP="00D9742C">
            <w:pPr>
              <w:spacing w:after="0" w:line="240" w:lineRule="auto"/>
              <w:jc w:val="right"/>
              <w:rPr>
                <w:del w:id="2380" w:author="Chasco, Brandon Edward" w:date="2020-08-26T11:40:00Z"/>
                <w:color w:val="000000"/>
                <w:sz w:val="22"/>
                <w:szCs w:val="22"/>
              </w:rPr>
            </w:pPr>
            <w:del w:id="2381" w:author="Chasco, Brandon Edward" w:date="2020-08-26T11:40:00Z">
              <w:r w:rsidRPr="006226B0" w:rsidDel="00E1020B">
                <w:rPr>
                  <w:color w:val="000000"/>
                  <w:sz w:val="22"/>
                  <w:szCs w:val="22"/>
                </w:rPr>
                <w:delText>3.2846</w:delText>
              </w:r>
            </w:del>
          </w:p>
        </w:tc>
        <w:tc>
          <w:tcPr>
            <w:tcW w:w="780" w:type="dxa"/>
            <w:tcBorders>
              <w:top w:val="nil"/>
              <w:left w:val="nil"/>
              <w:bottom w:val="nil"/>
              <w:right w:val="nil"/>
            </w:tcBorders>
            <w:shd w:val="clear" w:color="auto" w:fill="auto"/>
            <w:vAlign w:val="bottom"/>
            <w:tcPrChange w:id="2382" w:author="Chasco, Brandon Edward" w:date="2020-08-26T10:36:00Z">
              <w:tcPr>
                <w:tcW w:w="780" w:type="dxa"/>
                <w:tcBorders>
                  <w:top w:val="nil"/>
                  <w:left w:val="nil"/>
                  <w:bottom w:val="nil"/>
                  <w:right w:val="nil"/>
                </w:tcBorders>
                <w:shd w:val="clear" w:color="auto" w:fill="auto"/>
                <w:vAlign w:val="bottom"/>
              </w:tcPr>
            </w:tcPrChange>
          </w:tcPr>
          <w:p w14:paraId="07DD8EF8" w14:textId="2FC7E424" w:rsidR="00B26111" w:rsidRPr="006226B0" w:rsidDel="00E1020B" w:rsidRDefault="00B26111" w:rsidP="00D9742C">
            <w:pPr>
              <w:spacing w:after="0" w:line="240" w:lineRule="auto"/>
              <w:jc w:val="center"/>
              <w:rPr>
                <w:del w:id="2383" w:author="Chasco, Brandon Edward" w:date="2020-08-26T11:40:00Z"/>
                <w:color w:val="000000"/>
                <w:sz w:val="22"/>
                <w:szCs w:val="22"/>
              </w:rPr>
            </w:pPr>
            <w:del w:id="2384" w:author="Chasco, Brandon Edward" w:date="2020-08-26T11:40:00Z">
              <w:r w:rsidRPr="006226B0" w:rsidDel="00E1020B">
                <w:rPr>
                  <w:color w:val="000000"/>
                  <w:sz w:val="22"/>
                  <w:szCs w:val="22"/>
                </w:rPr>
                <w:delText>X</w:delText>
              </w:r>
            </w:del>
          </w:p>
        </w:tc>
        <w:tc>
          <w:tcPr>
            <w:tcW w:w="1140" w:type="dxa"/>
            <w:tcBorders>
              <w:top w:val="nil"/>
              <w:left w:val="nil"/>
              <w:bottom w:val="nil"/>
              <w:right w:val="nil"/>
            </w:tcBorders>
            <w:shd w:val="clear" w:color="auto" w:fill="auto"/>
            <w:vAlign w:val="bottom"/>
            <w:tcPrChange w:id="2385" w:author="Chasco, Brandon Edward" w:date="2020-08-26T10:36:00Z">
              <w:tcPr>
                <w:tcW w:w="1140" w:type="dxa"/>
                <w:tcBorders>
                  <w:top w:val="nil"/>
                  <w:left w:val="nil"/>
                  <w:bottom w:val="nil"/>
                  <w:right w:val="nil"/>
                </w:tcBorders>
                <w:shd w:val="clear" w:color="auto" w:fill="auto"/>
                <w:vAlign w:val="bottom"/>
              </w:tcPr>
            </w:tcPrChange>
          </w:tcPr>
          <w:p w14:paraId="59C26555" w14:textId="2287F579" w:rsidR="00B26111" w:rsidRPr="006226B0" w:rsidDel="00E1020B" w:rsidRDefault="00B26111" w:rsidP="00D9742C">
            <w:pPr>
              <w:spacing w:after="0" w:line="240" w:lineRule="auto"/>
              <w:jc w:val="center"/>
              <w:rPr>
                <w:del w:id="2386" w:author="Chasco, Brandon Edward" w:date="2020-08-26T11:40:00Z"/>
                <w:color w:val="000000"/>
                <w:sz w:val="22"/>
                <w:szCs w:val="22"/>
              </w:rPr>
            </w:pPr>
            <w:del w:id="2387" w:author="Chasco, Brandon Edward" w:date="2020-08-26T11:40:00Z">
              <w:r w:rsidRPr="006226B0" w:rsidDel="00E1020B">
                <w:rPr>
                  <w:color w:val="000000"/>
                  <w:sz w:val="22"/>
                  <w:szCs w:val="22"/>
                </w:rPr>
                <w:delText>N.E.</w:delText>
              </w:r>
            </w:del>
          </w:p>
        </w:tc>
        <w:tc>
          <w:tcPr>
            <w:tcW w:w="1072" w:type="dxa"/>
            <w:tcBorders>
              <w:top w:val="nil"/>
              <w:left w:val="nil"/>
              <w:bottom w:val="nil"/>
              <w:right w:val="nil"/>
            </w:tcBorders>
            <w:shd w:val="clear" w:color="auto" w:fill="auto"/>
            <w:vAlign w:val="bottom"/>
            <w:tcPrChange w:id="2388" w:author="Chasco, Brandon Edward" w:date="2020-08-26T10:36:00Z">
              <w:tcPr>
                <w:tcW w:w="1072" w:type="dxa"/>
                <w:tcBorders>
                  <w:top w:val="nil"/>
                  <w:left w:val="nil"/>
                  <w:bottom w:val="nil"/>
                  <w:right w:val="nil"/>
                </w:tcBorders>
                <w:shd w:val="clear" w:color="auto" w:fill="auto"/>
                <w:vAlign w:val="bottom"/>
              </w:tcPr>
            </w:tcPrChange>
          </w:tcPr>
          <w:p w14:paraId="11B65249" w14:textId="54E0E5DE" w:rsidR="00B26111" w:rsidRPr="006226B0" w:rsidDel="00E1020B" w:rsidRDefault="00B26111" w:rsidP="00D9742C">
            <w:pPr>
              <w:spacing w:after="0" w:line="240" w:lineRule="auto"/>
              <w:jc w:val="center"/>
              <w:rPr>
                <w:del w:id="2389" w:author="Chasco, Brandon Edward" w:date="2020-08-26T11:40:00Z"/>
                <w:color w:val="000000"/>
                <w:sz w:val="22"/>
                <w:szCs w:val="22"/>
              </w:rPr>
            </w:pPr>
            <w:del w:id="2390" w:author="Chasco, Brandon Edward" w:date="2020-08-26T11:40:00Z">
              <w:r w:rsidRPr="006226B0" w:rsidDel="00E1020B">
                <w:rPr>
                  <w:color w:val="000000"/>
                  <w:sz w:val="22"/>
                  <w:szCs w:val="22"/>
                </w:rPr>
                <w:delText>X</w:delText>
              </w:r>
            </w:del>
          </w:p>
        </w:tc>
        <w:tc>
          <w:tcPr>
            <w:tcW w:w="1879" w:type="dxa"/>
            <w:tcBorders>
              <w:top w:val="nil"/>
              <w:left w:val="nil"/>
              <w:bottom w:val="nil"/>
              <w:right w:val="nil"/>
            </w:tcBorders>
            <w:shd w:val="clear" w:color="auto" w:fill="auto"/>
            <w:vAlign w:val="bottom"/>
            <w:tcPrChange w:id="2391" w:author="Chasco, Brandon Edward" w:date="2020-08-26T10:36:00Z">
              <w:tcPr>
                <w:tcW w:w="1879" w:type="dxa"/>
                <w:tcBorders>
                  <w:top w:val="nil"/>
                  <w:left w:val="nil"/>
                  <w:bottom w:val="nil"/>
                  <w:right w:val="nil"/>
                </w:tcBorders>
                <w:shd w:val="clear" w:color="auto" w:fill="auto"/>
                <w:vAlign w:val="bottom"/>
              </w:tcPr>
            </w:tcPrChange>
          </w:tcPr>
          <w:p w14:paraId="1A7F7D49" w14:textId="52DF575B" w:rsidR="00B26111" w:rsidRPr="006226B0" w:rsidDel="00E1020B" w:rsidRDefault="00B26111" w:rsidP="00D9742C">
            <w:pPr>
              <w:spacing w:after="0" w:line="240" w:lineRule="auto"/>
              <w:rPr>
                <w:del w:id="2392" w:author="Chasco, Brandon Edward" w:date="2020-08-26T11:40:00Z"/>
                <w:color w:val="000000"/>
                <w:sz w:val="22"/>
                <w:szCs w:val="22"/>
              </w:rPr>
            </w:pPr>
            <w:del w:id="2393" w:author="Chasco, Brandon Edward" w:date="2020-08-26T11:40:00Z">
              <w:r w:rsidRPr="006226B0" w:rsidDel="00E1020B">
                <w:rPr>
                  <w:color w:val="000000"/>
                  <w:sz w:val="22"/>
                  <w:szCs w:val="22"/>
                </w:rPr>
                <w:delText>ersstWAcoast.sum</w:delText>
              </w:r>
            </w:del>
          </w:p>
        </w:tc>
        <w:tc>
          <w:tcPr>
            <w:tcW w:w="1879" w:type="dxa"/>
            <w:tcBorders>
              <w:top w:val="nil"/>
              <w:left w:val="nil"/>
              <w:bottom w:val="nil"/>
              <w:right w:val="nil"/>
            </w:tcBorders>
            <w:shd w:val="clear" w:color="auto" w:fill="auto"/>
            <w:vAlign w:val="bottom"/>
            <w:tcPrChange w:id="2394" w:author="Chasco, Brandon Edward" w:date="2020-08-26T10:36:00Z">
              <w:tcPr>
                <w:tcW w:w="1879" w:type="dxa"/>
                <w:tcBorders>
                  <w:top w:val="nil"/>
                  <w:left w:val="nil"/>
                  <w:bottom w:val="nil"/>
                  <w:right w:val="nil"/>
                </w:tcBorders>
                <w:shd w:val="clear" w:color="auto" w:fill="auto"/>
                <w:vAlign w:val="bottom"/>
              </w:tcPr>
            </w:tcPrChange>
          </w:tcPr>
          <w:p w14:paraId="27F606EE" w14:textId="5D271280" w:rsidR="00B26111" w:rsidRPr="006226B0" w:rsidDel="00E1020B" w:rsidRDefault="00B26111" w:rsidP="00D9742C">
            <w:pPr>
              <w:spacing w:after="0" w:line="240" w:lineRule="auto"/>
              <w:rPr>
                <w:del w:id="2395" w:author="Chasco, Brandon Edward" w:date="2020-08-26T11:40:00Z"/>
                <w:color w:val="000000"/>
                <w:sz w:val="22"/>
                <w:szCs w:val="22"/>
              </w:rPr>
            </w:pPr>
            <w:del w:id="2396" w:author="Chasco, Brandon Edward" w:date="2020-08-26T11:40:00Z">
              <w:r w:rsidRPr="006226B0" w:rsidDel="00E1020B">
                <w:rPr>
                  <w:color w:val="000000"/>
                  <w:sz w:val="22"/>
                  <w:szCs w:val="22"/>
                </w:rPr>
                <w:delText>pdo.spr</w:delText>
              </w:r>
            </w:del>
          </w:p>
        </w:tc>
        <w:tc>
          <w:tcPr>
            <w:tcW w:w="1002" w:type="dxa"/>
            <w:tcBorders>
              <w:top w:val="nil"/>
              <w:left w:val="nil"/>
              <w:bottom w:val="nil"/>
              <w:right w:val="nil"/>
            </w:tcBorders>
            <w:shd w:val="clear" w:color="auto" w:fill="auto"/>
            <w:vAlign w:val="bottom"/>
            <w:tcPrChange w:id="2397" w:author="Chasco, Brandon Edward" w:date="2020-08-26T10:36:00Z">
              <w:tcPr>
                <w:tcW w:w="1002" w:type="dxa"/>
                <w:tcBorders>
                  <w:top w:val="nil"/>
                  <w:left w:val="nil"/>
                  <w:bottom w:val="nil"/>
                  <w:right w:val="nil"/>
                </w:tcBorders>
                <w:shd w:val="clear" w:color="auto" w:fill="auto"/>
                <w:vAlign w:val="bottom"/>
              </w:tcPr>
            </w:tcPrChange>
          </w:tcPr>
          <w:p w14:paraId="24748EC9" w14:textId="3EFDAD8A" w:rsidR="00B26111" w:rsidRPr="006226B0" w:rsidDel="00E1020B" w:rsidRDefault="00B26111" w:rsidP="00D9742C">
            <w:pPr>
              <w:spacing w:after="0" w:line="240" w:lineRule="auto"/>
              <w:jc w:val="right"/>
              <w:rPr>
                <w:del w:id="2398" w:author="Chasco, Brandon Edward" w:date="2020-08-26T11:40:00Z"/>
                <w:color w:val="000000"/>
                <w:sz w:val="22"/>
                <w:szCs w:val="22"/>
              </w:rPr>
            </w:pPr>
            <w:del w:id="2399" w:author="Chasco, Brandon Edward" w:date="2020-08-26T11:40:00Z">
              <w:r w:rsidRPr="006226B0" w:rsidDel="00E1020B">
                <w:rPr>
                  <w:color w:val="000000"/>
                  <w:sz w:val="22"/>
                  <w:szCs w:val="22"/>
                </w:rPr>
                <w:delText>0.00010</w:delText>
              </w:r>
            </w:del>
          </w:p>
        </w:tc>
        <w:tc>
          <w:tcPr>
            <w:tcW w:w="960" w:type="dxa"/>
            <w:tcBorders>
              <w:top w:val="nil"/>
              <w:left w:val="nil"/>
              <w:bottom w:val="nil"/>
              <w:right w:val="nil"/>
            </w:tcBorders>
            <w:shd w:val="clear" w:color="auto" w:fill="auto"/>
            <w:vAlign w:val="bottom"/>
            <w:tcPrChange w:id="2400" w:author="Chasco, Brandon Edward" w:date="2020-08-26T10:36:00Z">
              <w:tcPr>
                <w:tcW w:w="960" w:type="dxa"/>
                <w:tcBorders>
                  <w:top w:val="nil"/>
                  <w:left w:val="nil"/>
                  <w:bottom w:val="nil"/>
                  <w:right w:val="nil"/>
                </w:tcBorders>
                <w:shd w:val="clear" w:color="auto" w:fill="auto"/>
                <w:vAlign w:val="bottom"/>
              </w:tcPr>
            </w:tcPrChange>
          </w:tcPr>
          <w:p w14:paraId="269682F2" w14:textId="24F75656" w:rsidR="00B26111" w:rsidRPr="006226B0" w:rsidDel="00E1020B" w:rsidRDefault="00B26111" w:rsidP="00D9742C">
            <w:pPr>
              <w:spacing w:after="0" w:line="240" w:lineRule="auto"/>
              <w:jc w:val="center"/>
              <w:rPr>
                <w:del w:id="2401" w:author="Chasco, Brandon Edward" w:date="2020-08-26T11:40:00Z"/>
                <w:color w:val="000000"/>
                <w:sz w:val="22"/>
                <w:szCs w:val="22"/>
              </w:rPr>
            </w:pPr>
            <w:del w:id="2402" w:author="Chasco, Brandon Edward" w:date="2020-08-26T11:40:00Z">
              <w:r w:rsidRPr="006226B0" w:rsidDel="00E1020B">
                <w:rPr>
                  <w:color w:val="000000"/>
                  <w:sz w:val="22"/>
                  <w:szCs w:val="22"/>
                </w:rPr>
                <w:delText>TRUE</w:delText>
              </w:r>
            </w:del>
          </w:p>
        </w:tc>
      </w:tr>
      <w:tr w:rsidR="00B26111" w:rsidRPr="006226B0" w:rsidDel="00E1020B" w14:paraId="0910F6A5" w14:textId="4BE0912D" w:rsidTr="005619A5">
        <w:tblPrEx>
          <w:tblW w:w="10793" w:type="dxa"/>
          <w:tblLayout w:type="fixed"/>
          <w:tblLook w:val="0400" w:firstRow="0" w:lastRow="0" w:firstColumn="0" w:lastColumn="0" w:noHBand="0" w:noVBand="1"/>
          <w:tblPrExChange w:id="2403" w:author="Chasco, Brandon Edward" w:date="2020-08-26T10:36:00Z">
            <w:tblPrEx>
              <w:tblW w:w="10793" w:type="dxa"/>
              <w:tblLayout w:type="fixed"/>
              <w:tblLook w:val="0400" w:firstRow="0" w:lastRow="0" w:firstColumn="0" w:lastColumn="0" w:noHBand="0" w:noVBand="1"/>
            </w:tblPrEx>
          </w:tblPrExChange>
        </w:tblPrEx>
        <w:trPr>
          <w:trHeight w:val="300"/>
          <w:del w:id="2404" w:author="Chasco, Brandon Edward" w:date="2020-08-26T11:40:00Z"/>
          <w:trPrChange w:id="2405" w:author="Chasco, Brandon Edward" w:date="2020-08-26T10:36:00Z">
            <w:trPr>
              <w:trHeight w:val="300"/>
            </w:trPr>
          </w:trPrChange>
        </w:trPr>
        <w:tc>
          <w:tcPr>
            <w:tcW w:w="1080" w:type="dxa"/>
            <w:gridSpan w:val="2"/>
            <w:tcBorders>
              <w:top w:val="nil"/>
              <w:left w:val="nil"/>
              <w:bottom w:val="nil"/>
              <w:right w:val="nil"/>
            </w:tcBorders>
            <w:shd w:val="clear" w:color="auto" w:fill="auto"/>
            <w:vAlign w:val="bottom"/>
            <w:tcPrChange w:id="2406" w:author="Chasco, Brandon Edward" w:date="2020-08-26T10:36:00Z">
              <w:tcPr>
                <w:tcW w:w="1260" w:type="dxa"/>
                <w:gridSpan w:val="3"/>
                <w:tcBorders>
                  <w:top w:val="nil"/>
                  <w:left w:val="nil"/>
                  <w:bottom w:val="nil"/>
                  <w:right w:val="nil"/>
                </w:tcBorders>
                <w:shd w:val="clear" w:color="auto" w:fill="auto"/>
                <w:vAlign w:val="bottom"/>
              </w:tcPr>
            </w:tcPrChange>
          </w:tcPr>
          <w:p w14:paraId="2DEB5EFF" w14:textId="0A5FC8E8" w:rsidR="00B26111" w:rsidRPr="006226B0" w:rsidDel="00E1020B" w:rsidRDefault="00B26111" w:rsidP="00D9742C">
            <w:pPr>
              <w:spacing w:after="0" w:line="240" w:lineRule="auto"/>
              <w:jc w:val="center"/>
              <w:rPr>
                <w:del w:id="2407" w:author="Chasco, Brandon Edward" w:date="2020-08-26T11:40:00Z"/>
                <w:color w:val="000000"/>
                <w:sz w:val="22"/>
                <w:szCs w:val="22"/>
              </w:rPr>
            </w:pPr>
          </w:p>
        </w:tc>
        <w:tc>
          <w:tcPr>
            <w:tcW w:w="1001" w:type="dxa"/>
            <w:gridSpan w:val="3"/>
            <w:tcBorders>
              <w:top w:val="nil"/>
              <w:left w:val="nil"/>
              <w:bottom w:val="nil"/>
              <w:right w:val="nil"/>
            </w:tcBorders>
            <w:shd w:val="clear" w:color="auto" w:fill="auto"/>
            <w:vAlign w:val="bottom"/>
            <w:tcPrChange w:id="2408" w:author="Chasco, Brandon Edward" w:date="2020-08-26T10:36:00Z">
              <w:tcPr>
                <w:tcW w:w="821" w:type="dxa"/>
                <w:tcBorders>
                  <w:top w:val="nil"/>
                  <w:left w:val="nil"/>
                  <w:bottom w:val="nil"/>
                  <w:right w:val="nil"/>
                </w:tcBorders>
                <w:shd w:val="clear" w:color="auto" w:fill="auto"/>
                <w:vAlign w:val="bottom"/>
              </w:tcPr>
            </w:tcPrChange>
          </w:tcPr>
          <w:p w14:paraId="39A815CF" w14:textId="17AB2BAC" w:rsidR="00B26111" w:rsidRPr="006226B0" w:rsidDel="00E1020B" w:rsidRDefault="00B26111" w:rsidP="00D9742C">
            <w:pPr>
              <w:spacing w:after="0" w:line="240" w:lineRule="auto"/>
              <w:jc w:val="right"/>
              <w:rPr>
                <w:del w:id="2409" w:author="Chasco, Brandon Edward" w:date="2020-08-26T11:40:00Z"/>
                <w:color w:val="000000"/>
                <w:sz w:val="22"/>
                <w:szCs w:val="22"/>
              </w:rPr>
            </w:pPr>
            <w:del w:id="2410" w:author="Chasco, Brandon Edward" w:date="2020-08-26T11:40:00Z">
              <w:r w:rsidRPr="006226B0" w:rsidDel="00E1020B">
                <w:rPr>
                  <w:color w:val="000000"/>
                  <w:sz w:val="22"/>
                  <w:szCs w:val="22"/>
                </w:rPr>
                <w:delText>3.3064</w:delText>
              </w:r>
            </w:del>
          </w:p>
        </w:tc>
        <w:tc>
          <w:tcPr>
            <w:tcW w:w="780" w:type="dxa"/>
            <w:tcBorders>
              <w:top w:val="nil"/>
              <w:left w:val="nil"/>
              <w:bottom w:val="nil"/>
              <w:right w:val="nil"/>
            </w:tcBorders>
            <w:shd w:val="clear" w:color="auto" w:fill="auto"/>
            <w:vAlign w:val="bottom"/>
            <w:tcPrChange w:id="2411" w:author="Chasco, Brandon Edward" w:date="2020-08-26T10:36:00Z">
              <w:tcPr>
                <w:tcW w:w="780" w:type="dxa"/>
                <w:tcBorders>
                  <w:top w:val="nil"/>
                  <w:left w:val="nil"/>
                  <w:bottom w:val="nil"/>
                  <w:right w:val="nil"/>
                </w:tcBorders>
                <w:shd w:val="clear" w:color="auto" w:fill="auto"/>
                <w:vAlign w:val="bottom"/>
              </w:tcPr>
            </w:tcPrChange>
          </w:tcPr>
          <w:p w14:paraId="00597062" w14:textId="1CB73297" w:rsidR="00B26111" w:rsidRPr="006226B0" w:rsidDel="00E1020B" w:rsidRDefault="00B26111" w:rsidP="00D9742C">
            <w:pPr>
              <w:spacing w:after="0" w:line="240" w:lineRule="auto"/>
              <w:jc w:val="center"/>
              <w:rPr>
                <w:del w:id="2412" w:author="Chasco, Brandon Edward" w:date="2020-08-26T11:40:00Z"/>
                <w:color w:val="000000"/>
                <w:sz w:val="22"/>
                <w:szCs w:val="22"/>
              </w:rPr>
            </w:pPr>
            <w:del w:id="2413" w:author="Chasco, Brandon Edward" w:date="2020-08-26T11:40:00Z">
              <w:r w:rsidRPr="006226B0" w:rsidDel="00E1020B">
                <w:rPr>
                  <w:color w:val="000000"/>
                  <w:sz w:val="22"/>
                  <w:szCs w:val="22"/>
                </w:rPr>
                <w:delText>X</w:delText>
              </w:r>
            </w:del>
          </w:p>
        </w:tc>
        <w:tc>
          <w:tcPr>
            <w:tcW w:w="1140" w:type="dxa"/>
            <w:tcBorders>
              <w:top w:val="nil"/>
              <w:left w:val="nil"/>
              <w:bottom w:val="nil"/>
              <w:right w:val="nil"/>
            </w:tcBorders>
            <w:shd w:val="clear" w:color="auto" w:fill="auto"/>
            <w:vAlign w:val="bottom"/>
            <w:tcPrChange w:id="2414" w:author="Chasco, Brandon Edward" w:date="2020-08-26T10:36:00Z">
              <w:tcPr>
                <w:tcW w:w="1140" w:type="dxa"/>
                <w:tcBorders>
                  <w:top w:val="nil"/>
                  <w:left w:val="nil"/>
                  <w:bottom w:val="nil"/>
                  <w:right w:val="nil"/>
                </w:tcBorders>
                <w:shd w:val="clear" w:color="auto" w:fill="auto"/>
                <w:vAlign w:val="bottom"/>
              </w:tcPr>
            </w:tcPrChange>
          </w:tcPr>
          <w:p w14:paraId="02390C56" w14:textId="3B1C7ACF" w:rsidR="00B26111" w:rsidRPr="006226B0" w:rsidDel="00E1020B" w:rsidRDefault="00B26111" w:rsidP="00D9742C">
            <w:pPr>
              <w:spacing w:after="0" w:line="240" w:lineRule="auto"/>
              <w:jc w:val="center"/>
              <w:rPr>
                <w:del w:id="2415" w:author="Chasco, Brandon Edward" w:date="2020-08-26T11:40:00Z"/>
                <w:color w:val="000000"/>
                <w:sz w:val="22"/>
                <w:szCs w:val="22"/>
              </w:rPr>
            </w:pPr>
            <w:del w:id="2416" w:author="Chasco, Brandon Edward" w:date="2020-08-26T11:40:00Z">
              <w:r w:rsidRPr="006226B0" w:rsidDel="00E1020B">
                <w:rPr>
                  <w:color w:val="000000"/>
                  <w:sz w:val="22"/>
                  <w:szCs w:val="22"/>
                </w:rPr>
                <w:delText>N.E.</w:delText>
              </w:r>
            </w:del>
          </w:p>
        </w:tc>
        <w:tc>
          <w:tcPr>
            <w:tcW w:w="1072" w:type="dxa"/>
            <w:tcBorders>
              <w:top w:val="nil"/>
              <w:left w:val="nil"/>
              <w:bottom w:val="nil"/>
              <w:right w:val="nil"/>
            </w:tcBorders>
            <w:shd w:val="clear" w:color="auto" w:fill="auto"/>
            <w:vAlign w:val="bottom"/>
            <w:tcPrChange w:id="2417" w:author="Chasco, Brandon Edward" w:date="2020-08-26T10:36:00Z">
              <w:tcPr>
                <w:tcW w:w="1072" w:type="dxa"/>
                <w:tcBorders>
                  <w:top w:val="nil"/>
                  <w:left w:val="nil"/>
                  <w:bottom w:val="nil"/>
                  <w:right w:val="nil"/>
                </w:tcBorders>
                <w:shd w:val="clear" w:color="auto" w:fill="auto"/>
                <w:vAlign w:val="bottom"/>
              </w:tcPr>
            </w:tcPrChange>
          </w:tcPr>
          <w:p w14:paraId="619B0394" w14:textId="4EA03AA1" w:rsidR="00B26111" w:rsidRPr="006226B0" w:rsidDel="00E1020B" w:rsidRDefault="00B26111" w:rsidP="00D9742C">
            <w:pPr>
              <w:spacing w:after="0" w:line="240" w:lineRule="auto"/>
              <w:jc w:val="center"/>
              <w:rPr>
                <w:del w:id="2418" w:author="Chasco, Brandon Edward" w:date="2020-08-26T11:40:00Z"/>
                <w:color w:val="000000"/>
                <w:sz w:val="22"/>
                <w:szCs w:val="22"/>
              </w:rPr>
            </w:pPr>
            <w:del w:id="2419" w:author="Chasco, Brandon Edward" w:date="2020-08-26T11:40:00Z">
              <w:r w:rsidRPr="006226B0" w:rsidDel="00E1020B">
                <w:rPr>
                  <w:color w:val="000000"/>
                  <w:sz w:val="22"/>
                  <w:szCs w:val="22"/>
                </w:rPr>
                <w:delText>X</w:delText>
              </w:r>
            </w:del>
          </w:p>
        </w:tc>
        <w:tc>
          <w:tcPr>
            <w:tcW w:w="1879" w:type="dxa"/>
            <w:tcBorders>
              <w:top w:val="nil"/>
              <w:left w:val="nil"/>
              <w:bottom w:val="nil"/>
              <w:right w:val="nil"/>
            </w:tcBorders>
            <w:shd w:val="clear" w:color="auto" w:fill="auto"/>
            <w:vAlign w:val="bottom"/>
            <w:tcPrChange w:id="2420" w:author="Chasco, Brandon Edward" w:date="2020-08-26T10:36:00Z">
              <w:tcPr>
                <w:tcW w:w="1879" w:type="dxa"/>
                <w:tcBorders>
                  <w:top w:val="nil"/>
                  <w:left w:val="nil"/>
                  <w:bottom w:val="nil"/>
                  <w:right w:val="nil"/>
                </w:tcBorders>
                <w:shd w:val="clear" w:color="auto" w:fill="auto"/>
                <w:vAlign w:val="bottom"/>
              </w:tcPr>
            </w:tcPrChange>
          </w:tcPr>
          <w:p w14:paraId="12E51FCB" w14:textId="73F60DC0" w:rsidR="00B26111" w:rsidRPr="006226B0" w:rsidDel="00E1020B" w:rsidRDefault="00B26111" w:rsidP="00D9742C">
            <w:pPr>
              <w:spacing w:after="0" w:line="240" w:lineRule="auto"/>
              <w:rPr>
                <w:del w:id="2421" w:author="Chasco, Brandon Edward" w:date="2020-08-26T11:40:00Z"/>
                <w:color w:val="000000"/>
                <w:sz w:val="22"/>
                <w:szCs w:val="22"/>
              </w:rPr>
            </w:pPr>
            <w:del w:id="2422" w:author="Chasco, Brandon Edward" w:date="2020-08-26T11:40:00Z">
              <w:r w:rsidRPr="006226B0" w:rsidDel="00E1020B">
                <w:rPr>
                  <w:color w:val="000000"/>
                  <w:sz w:val="22"/>
                  <w:szCs w:val="22"/>
                </w:rPr>
                <w:delText>ersstWAcoast.sum</w:delText>
              </w:r>
            </w:del>
          </w:p>
        </w:tc>
        <w:tc>
          <w:tcPr>
            <w:tcW w:w="1879" w:type="dxa"/>
            <w:tcBorders>
              <w:top w:val="nil"/>
              <w:left w:val="nil"/>
              <w:bottom w:val="nil"/>
              <w:right w:val="nil"/>
            </w:tcBorders>
            <w:shd w:val="clear" w:color="auto" w:fill="auto"/>
            <w:vAlign w:val="bottom"/>
            <w:tcPrChange w:id="2423" w:author="Chasco, Brandon Edward" w:date="2020-08-26T10:36:00Z">
              <w:tcPr>
                <w:tcW w:w="1879" w:type="dxa"/>
                <w:tcBorders>
                  <w:top w:val="nil"/>
                  <w:left w:val="nil"/>
                  <w:bottom w:val="nil"/>
                  <w:right w:val="nil"/>
                </w:tcBorders>
                <w:shd w:val="clear" w:color="auto" w:fill="auto"/>
                <w:vAlign w:val="bottom"/>
              </w:tcPr>
            </w:tcPrChange>
          </w:tcPr>
          <w:p w14:paraId="7B017CE5" w14:textId="417A61BB" w:rsidR="00B26111" w:rsidRPr="006226B0" w:rsidDel="00E1020B" w:rsidRDefault="00B26111" w:rsidP="00D9742C">
            <w:pPr>
              <w:spacing w:after="0" w:line="240" w:lineRule="auto"/>
              <w:rPr>
                <w:del w:id="2424" w:author="Chasco, Brandon Edward" w:date="2020-08-26T11:40:00Z"/>
                <w:color w:val="000000"/>
                <w:sz w:val="22"/>
                <w:szCs w:val="22"/>
              </w:rPr>
            </w:pPr>
            <w:del w:id="2425" w:author="Chasco, Brandon Edward" w:date="2020-08-26T11:40:00Z">
              <w:r w:rsidRPr="006226B0" w:rsidDel="00E1020B">
                <w:rPr>
                  <w:color w:val="000000"/>
                  <w:sz w:val="22"/>
                  <w:szCs w:val="22"/>
                </w:rPr>
                <w:delText>oni.spr</w:delText>
              </w:r>
            </w:del>
          </w:p>
        </w:tc>
        <w:tc>
          <w:tcPr>
            <w:tcW w:w="1002" w:type="dxa"/>
            <w:tcBorders>
              <w:top w:val="nil"/>
              <w:left w:val="nil"/>
              <w:bottom w:val="nil"/>
              <w:right w:val="nil"/>
            </w:tcBorders>
            <w:shd w:val="clear" w:color="auto" w:fill="auto"/>
            <w:vAlign w:val="bottom"/>
            <w:tcPrChange w:id="2426" w:author="Chasco, Brandon Edward" w:date="2020-08-26T10:36:00Z">
              <w:tcPr>
                <w:tcW w:w="1002" w:type="dxa"/>
                <w:tcBorders>
                  <w:top w:val="nil"/>
                  <w:left w:val="nil"/>
                  <w:bottom w:val="nil"/>
                  <w:right w:val="nil"/>
                </w:tcBorders>
                <w:shd w:val="clear" w:color="auto" w:fill="auto"/>
                <w:vAlign w:val="bottom"/>
              </w:tcPr>
            </w:tcPrChange>
          </w:tcPr>
          <w:p w14:paraId="03214858" w14:textId="0F041AD4" w:rsidR="00B26111" w:rsidRPr="006226B0" w:rsidDel="00E1020B" w:rsidRDefault="00B26111" w:rsidP="00D9742C">
            <w:pPr>
              <w:spacing w:after="0" w:line="240" w:lineRule="auto"/>
              <w:jc w:val="right"/>
              <w:rPr>
                <w:del w:id="2427" w:author="Chasco, Brandon Edward" w:date="2020-08-26T11:40:00Z"/>
                <w:color w:val="000000"/>
                <w:sz w:val="22"/>
                <w:szCs w:val="22"/>
              </w:rPr>
            </w:pPr>
            <w:del w:id="2428" w:author="Chasco, Brandon Edward" w:date="2020-08-26T11:40:00Z">
              <w:r w:rsidRPr="006226B0" w:rsidDel="00E1020B">
                <w:rPr>
                  <w:color w:val="000000"/>
                  <w:sz w:val="22"/>
                  <w:szCs w:val="22"/>
                </w:rPr>
                <w:delText>0.00028</w:delText>
              </w:r>
            </w:del>
          </w:p>
        </w:tc>
        <w:tc>
          <w:tcPr>
            <w:tcW w:w="960" w:type="dxa"/>
            <w:tcBorders>
              <w:top w:val="nil"/>
              <w:left w:val="nil"/>
              <w:bottom w:val="nil"/>
              <w:right w:val="nil"/>
            </w:tcBorders>
            <w:shd w:val="clear" w:color="auto" w:fill="auto"/>
            <w:vAlign w:val="bottom"/>
            <w:tcPrChange w:id="2429" w:author="Chasco, Brandon Edward" w:date="2020-08-26T10:36:00Z">
              <w:tcPr>
                <w:tcW w:w="960" w:type="dxa"/>
                <w:tcBorders>
                  <w:top w:val="nil"/>
                  <w:left w:val="nil"/>
                  <w:bottom w:val="nil"/>
                  <w:right w:val="nil"/>
                </w:tcBorders>
                <w:shd w:val="clear" w:color="auto" w:fill="auto"/>
                <w:vAlign w:val="bottom"/>
              </w:tcPr>
            </w:tcPrChange>
          </w:tcPr>
          <w:p w14:paraId="2EE101DB" w14:textId="2B85ECF7" w:rsidR="00B26111" w:rsidRPr="006226B0" w:rsidDel="00E1020B" w:rsidRDefault="00B26111" w:rsidP="00D9742C">
            <w:pPr>
              <w:spacing w:after="0" w:line="240" w:lineRule="auto"/>
              <w:jc w:val="center"/>
              <w:rPr>
                <w:del w:id="2430" w:author="Chasco, Brandon Edward" w:date="2020-08-26T11:40:00Z"/>
                <w:color w:val="000000"/>
                <w:sz w:val="22"/>
                <w:szCs w:val="22"/>
              </w:rPr>
            </w:pPr>
            <w:del w:id="2431" w:author="Chasco, Brandon Edward" w:date="2020-08-26T11:40:00Z">
              <w:r w:rsidRPr="006226B0" w:rsidDel="00E1020B">
                <w:rPr>
                  <w:color w:val="000000"/>
                  <w:sz w:val="22"/>
                  <w:szCs w:val="22"/>
                </w:rPr>
                <w:delText>TRUE</w:delText>
              </w:r>
            </w:del>
          </w:p>
        </w:tc>
      </w:tr>
      <w:tr w:rsidR="00B26111" w:rsidRPr="006226B0" w:rsidDel="00E1020B" w14:paraId="78560D1E" w14:textId="2327C4AA" w:rsidTr="005619A5">
        <w:tblPrEx>
          <w:tblW w:w="10793" w:type="dxa"/>
          <w:tblLayout w:type="fixed"/>
          <w:tblLook w:val="0400" w:firstRow="0" w:lastRow="0" w:firstColumn="0" w:lastColumn="0" w:noHBand="0" w:noVBand="1"/>
          <w:tblPrExChange w:id="2432" w:author="Chasco, Brandon Edward" w:date="2020-08-26T10:36:00Z">
            <w:tblPrEx>
              <w:tblW w:w="10793" w:type="dxa"/>
              <w:tblLayout w:type="fixed"/>
              <w:tblLook w:val="0400" w:firstRow="0" w:lastRow="0" w:firstColumn="0" w:lastColumn="0" w:noHBand="0" w:noVBand="1"/>
            </w:tblPrEx>
          </w:tblPrExChange>
        </w:tblPrEx>
        <w:trPr>
          <w:trHeight w:val="300"/>
          <w:del w:id="2433" w:author="Chasco, Brandon Edward" w:date="2020-08-26T11:40:00Z"/>
          <w:trPrChange w:id="2434" w:author="Chasco, Brandon Edward" w:date="2020-08-26T10:36:00Z">
            <w:trPr>
              <w:trHeight w:val="300"/>
            </w:trPr>
          </w:trPrChange>
        </w:trPr>
        <w:tc>
          <w:tcPr>
            <w:tcW w:w="1080" w:type="dxa"/>
            <w:gridSpan w:val="2"/>
            <w:tcBorders>
              <w:top w:val="nil"/>
              <w:left w:val="nil"/>
              <w:bottom w:val="nil"/>
              <w:right w:val="nil"/>
            </w:tcBorders>
            <w:shd w:val="clear" w:color="auto" w:fill="auto"/>
            <w:vAlign w:val="bottom"/>
            <w:tcPrChange w:id="2435" w:author="Chasco, Brandon Edward" w:date="2020-08-26T10:36:00Z">
              <w:tcPr>
                <w:tcW w:w="1260" w:type="dxa"/>
                <w:gridSpan w:val="3"/>
                <w:tcBorders>
                  <w:top w:val="nil"/>
                  <w:left w:val="nil"/>
                  <w:bottom w:val="nil"/>
                  <w:right w:val="nil"/>
                </w:tcBorders>
                <w:shd w:val="clear" w:color="auto" w:fill="auto"/>
                <w:vAlign w:val="bottom"/>
              </w:tcPr>
            </w:tcPrChange>
          </w:tcPr>
          <w:p w14:paraId="6AD2D861" w14:textId="012E5633" w:rsidR="00B26111" w:rsidRPr="006226B0" w:rsidDel="00E1020B" w:rsidRDefault="00B26111" w:rsidP="00D9742C">
            <w:pPr>
              <w:spacing w:after="0" w:line="240" w:lineRule="auto"/>
              <w:jc w:val="center"/>
              <w:rPr>
                <w:del w:id="2436" w:author="Chasco, Brandon Edward" w:date="2020-08-26T11:40:00Z"/>
                <w:color w:val="000000"/>
                <w:sz w:val="22"/>
                <w:szCs w:val="22"/>
              </w:rPr>
            </w:pPr>
          </w:p>
        </w:tc>
        <w:tc>
          <w:tcPr>
            <w:tcW w:w="1001" w:type="dxa"/>
            <w:gridSpan w:val="3"/>
            <w:tcBorders>
              <w:top w:val="nil"/>
              <w:left w:val="nil"/>
              <w:bottom w:val="nil"/>
              <w:right w:val="nil"/>
            </w:tcBorders>
            <w:shd w:val="clear" w:color="auto" w:fill="auto"/>
            <w:vAlign w:val="bottom"/>
            <w:tcPrChange w:id="2437" w:author="Chasco, Brandon Edward" w:date="2020-08-26T10:36:00Z">
              <w:tcPr>
                <w:tcW w:w="821" w:type="dxa"/>
                <w:tcBorders>
                  <w:top w:val="nil"/>
                  <w:left w:val="nil"/>
                  <w:bottom w:val="nil"/>
                  <w:right w:val="nil"/>
                </w:tcBorders>
                <w:shd w:val="clear" w:color="auto" w:fill="auto"/>
                <w:vAlign w:val="bottom"/>
              </w:tcPr>
            </w:tcPrChange>
          </w:tcPr>
          <w:p w14:paraId="35C3E32C" w14:textId="69AD96C0" w:rsidR="00B26111" w:rsidRPr="006226B0" w:rsidDel="00E1020B" w:rsidRDefault="00B26111" w:rsidP="00D9742C">
            <w:pPr>
              <w:spacing w:after="0" w:line="240" w:lineRule="auto"/>
              <w:jc w:val="right"/>
              <w:rPr>
                <w:del w:id="2438" w:author="Chasco, Brandon Edward" w:date="2020-08-26T11:40:00Z"/>
                <w:color w:val="000000"/>
                <w:sz w:val="22"/>
                <w:szCs w:val="22"/>
              </w:rPr>
            </w:pPr>
            <w:del w:id="2439" w:author="Chasco, Brandon Edward" w:date="2020-08-26T11:40:00Z">
              <w:r w:rsidRPr="006226B0" w:rsidDel="00E1020B">
                <w:rPr>
                  <w:color w:val="000000"/>
                  <w:sz w:val="22"/>
                  <w:szCs w:val="22"/>
                </w:rPr>
                <w:delText>3.5296</w:delText>
              </w:r>
            </w:del>
          </w:p>
        </w:tc>
        <w:tc>
          <w:tcPr>
            <w:tcW w:w="780" w:type="dxa"/>
            <w:tcBorders>
              <w:top w:val="nil"/>
              <w:left w:val="nil"/>
              <w:bottom w:val="nil"/>
              <w:right w:val="nil"/>
            </w:tcBorders>
            <w:shd w:val="clear" w:color="auto" w:fill="auto"/>
            <w:vAlign w:val="bottom"/>
            <w:tcPrChange w:id="2440" w:author="Chasco, Brandon Edward" w:date="2020-08-26T10:36:00Z">
              <w:tcPr>
                <w:tcW w:w="780" w:type="dxa"/>
                <w:tcBorders>
                  <w:top w:val="nil"/>
                  <w:left w:val="nil"/>
                  <w:bottom w:val="nil"/>
                  <w:right w:val="nil"/>
                </w:tcBorders>
                <w:shd w:val="clear" w:color="auto" w:fill="auto"/>
                <w:vAlign w:val="bottom"/>
              </w:tcPr>
            </w:tcPrChange>
          </w:tcPr>
          <w:p w14:paraId="36EED20C" w14:textId="437D34BE" w:rsidR="00B26111" w:rsidRPr="006226B0" w:rsidDel="00E1020B" w:rsidRDefault="00B26111" w:rsidP="00D9742C">
            <w:pPr>
              <w:spacing w:after="0" w:line="240" w:lineRule="auto"/>
              <w:jc w:val="center"/>
              <w:rPr>
                <w:del w:id="2441" w:author="Chasco, Brandon Edward" w:date="2020-08-26T11:40:00Z"/>
                <w:color w:val="000000"/>
                <w:sz w:val="22"/>
                <w:szCs w:val="22"/>
              </w:rPr>
            </w:pPr>
            <w:del w:id="2442" w:author="Chasco, Brandon Edward" w:date="2020-08-26T11:40:00Z">
              <w:r w:rsidRPr="006226B0" w:rsidDel="00E1020B">
                <w:rPr>
                  <w:color w:val="000000"/>
                  <w:sz w:val="22"/>
                  <w:szCs w:val="22"/>
                </w:rPr>
                <w:delText>X</w:delText>
              </w:r>
            </w:del>
          </w:p>
        </w:tc>
        <w:tc>
          <w:tcPr>
            <w:tcW w:w="1140" w:type="dxa"/>
            <w:tcBorders>
              <w:top w:val="nil"/>
              <w:left w:val="nil"/>
              <w:bottom w:val="nil"/>
              <w:right w:val="nil"/>
            </w:tcBorders>
            <w:shd w:val="clear" w:color="auto" w:fill="auto"/>
            <w:vAlign w:val="bottom"/>
            <w:tcPrChange w:id="2443" w:author="Chasco, Brandon Edward" w:date="2020-08-26T10:36:00Z">
              <w:tcPr>
                <w:tcW w:w="1140" w:type="dxa"/>
                <w:tcBorders>
                  <w:top w:val="nil"/>
                  <w:left w:val="nil"/>
                  <w:bottom w:val="nil"/>
                  <w:right w:val="nil"/>
                </w:tcBorders>
                <w:shd w:val="clear" w:color="auto" w:fill="auto"/>
                <w:vAlign w:val="bottom"/>
              </w:tcPr>
            </w:tcPrChange>
          </w:tcPr>
          <w:p w14:paraId="02FCDFA5" w14:textId="355D3F08" w:rsidR="00B26111" w:rsidRPr="006226B0" w:rsidDel="00E1020B" w:rsidRDefault="00B26111" w:rsidP="00D9742C">
            <w:pPr>
              <w:spacing w:after="0" w:line="240" w:lineRule="auto"/>
              <w:jc w:val="center"/>
              <w:rPr>
                <w:del w:id="2444" w:author="Chasco, Brandon Edward" w:date="2020-08-26T11:40:00Z"/>
                <w:color w:val="000000"/>
                <w:sz w:val="22"/>
                <w:szCs w:val="22"/>
              </w:rPr>
            </w:pPr>
            <w:del w:id="2445" w:author="Chasco, Brandon Edward" w:date="2020-08-26T11:40:00Z">
              <w:r w:rsidRPr="006226B0" w:rsidDel="00E1020B">
                <w:rPr>
                  <w:color w:val="000000"/>
                  <w:sz w:val="22"/>
                  <w:szCs w:val="22"/>
                </w:rPr>
                <w:delText>N.E.</w:delText>
              </w:r>
            </w:del>
          </w:p>
        </w:tc>
        <w:tc>
          <w:tcPr>
            <w:tcW w:w="1072" w:type="dxa"/>
            <w:tcBorders>
              <w:top w:val="nil"/>
              <w:left w:val="nil"/>
              <w:bottom w:val="nil"/>
              <w:right w:val="nil"/>
            </w:tcBorders>
            <w:shd w:val="clear" w:color="auto" w:fill="auto"/>
            <w:vAlign w:val="bottom"/>
            <w:tcPrChange w:id="2446" w:author="Chasco, Brandon Edward" w:date="2020-08-26T10:36:00Z">
              <w:tcPr>
                <w:tcW w:w="1072" w:type="dxa"/>
                <w:tcBorders>
                  <w:top w:val="nil"/>
                  <w:left w:val="nil"/>
                  <w:bottom w:val="nil"/>
                  <w:right w:val="nil"/>
                </w:tcBorders>
                <w:shd w:val="clear" w:color="auto" w:fill="auto"/>
                <w:vAlign w:val="bottom"/>
              </w:tcPr>
            </w:tcPrChange>
          </w:tcPr>
          <w:p w14:paraId="3A1C62C8" w14:textId="5547DFDC" w:rsidR="00B26111" w:rsidRPr="006226B0" w:rsidDel="00E1020B" w:rsidRDefault="00B26111" w:rsidP="00D9742C">
            <w:pPr>
              <w:spacing w:after="0" w:line="240" w:lineRule="auto"/>
              <w:jc w:val="center"/>
              <w:rPr>
                <w:del w:id="2447" w:author="Chasco, Brandon Edward" w:date="2020-08-26T11:40:00Z"/>
                <w:color w:val="000000"/>
                <w:sz w:val="22"/>
                <w:szCs w:val="22"/>
              </w:rPr>
            </w:pPr>
            <w:del w:id="2448" w:author="Chasco, Brandon Edward" w:date="2020-08-26T11:40:00Z">
              <w:r w:rsidRPr="006226B0" w:rsidDel="00E1020B">
                <w:rPr>
                  <w:color w:val="000000"/>
                  <w:sz w:val="22"/>
                  <w:szCs w:val="22"/>
                </w:rPr>
                <w:delText>X</w:delText>
              </w:r>
            </w:del>
          </w:p>
        </w:tc>
        <w:tc>
          <w:tcPr>
            <w:tcW w:w="1879" w:type="dxa"/>
            <w:tcBorders>
              <w:top w:val="nil"/>
              <w:left w:val="nil"/>
              <w:bottom w:val="nil"/>
              <w:right w:val="nil"/>
            </w:tcBorders>
            <w:shd w:val="clear" w:color="auto" w:fill="auto"/>
            <w:vAlign w:val="bottom"/>
            <w:tcPrChange w:id="2449" w:author="Chasco, Brandon Edward" w:date="2020-08-26T10:36:00Z">
              <w:tcPr>
                <w:tcW w:w="1879" w:type="dxa"/>
                <w:tcBorders>
                  <w:top w:val="nil"/>
                  <w:left w:val="nil"/>
                  <w:bottom w:val="nil"/>
                  <w:right w:val="nil"/>
                </w:tcBorders>
                <w:shd w:val="clear" w:color="auto" w:fill="auto"/>
                <w:vAlign w:val="bottom"/>
              </w:tcPr>
            </w:tcPrChange>
          </w:tcPr>
          <w:p w14:paraId="6E066215" w14:textId="4163DF7A" w:rsidR="00B26111" w:rsidRPr="006226B0" w:rsidDel="00E1020B" w:rsidRDefault="00B26111" w:rsidP="00D9742C">
            <w:pPr>
              <w:spacing w:after="0" w:line="240" w:lineRule="auto"/>
              <w:rPr>
                <w:del w:id="2450" w:author="Chasco, Brandon Edward" w:date="2020-08-26T11:40:00Z"/>
                <w:color w:val="000000"/>
                <w:sz w:val="22"/>
                <w:szCs w:val="22"/>
              </w:rPr>
            </w:pPr>
            <w:del w:id="2451" w:author="Chasco, Brandon Edward" w:date="2020-08-26T11:40:00Z">
              <w:r w:rsidRPr="006226B0" w:rsidDel="00E1020B">
                <w:rPr>
                  <w:color w:val="000000"/>
                  <w:sz w:val="22"/>
                  <w:szCs w:val="22"/>
                </w:rPr>
                <w:delText>ersstArc.win</w:delText>
              </w:r>
            </w:del>
          </w:p>
        </w:tc>
        <w:tc>
          <w:tcPr>
            <w:tcW w:w="1879" w:type="dxa"/>
            <w:tcBorders>
              <w:top w:val="nil"/>
              <w:left w:val="nil"/>
              <w:bottom w:val="nil"/>
              <w:right w:val="nil"/>
            </w:tcBorders>
            <w:shd w:val="clear" w:color="auto" w:fill="auto"/>
            <w:vAlign w:val="bottom"/>
            <w:tcPrChange w:id="2452" w:author="Chasco, Brandon Edward" w:date="2020-08-26T10:36:00Z">
              <w:tcPr>
                <w:tcW w:w="1879" w:type="dxa"/>
                <w:tcBorders>
                  <w:top w:val="nil"/>
                  <w:left w:val="nil"/>
                  <w:bottom w:val="nil"/>
                  <w:right w:val="nil"/>
                </w:tcBorders>
                <w:shd w:val="clear" w:color="auto" w:fill="auto"/>
                <w:vAlign w:val="bottom"/>
              </w:tcPr>
            </w:tcPrChange>
          </w:tcPr>
          <w:p w14:paraId="05ED9ECB" w14:textId="2F811C05" w:rsidR="00B26111" w:rsidRPr="006226B0" w:rsidDel="00E1020B" w:rsidRDefault="00B26111" w:rsidP="00D9742C">
            <w:pPr>
              <w:spacing w:after="0" w:line="240" w:lineRule="auto"/>
              <w:rPr>
                <w:del w:id="2453" w:author="Chasco, Brandon Edward" w:date="2020-08-26T11:40:00Z"/>
                <w:color w:val="000000"/>
                <w:sz w:val="22"/>
                <w:szCs w:val="22"/>
              </w:rPr>
            </w:pPr>
            <w:del w:id="2454" w:author="Chasco, Brandon Edward" w:date="2020-08-26T11:40:00Z">
              <w:r w:rsidRPr="006226B0" w:rsidDel="00E1020B">
                <w:rPr>
                  <w:color w:val="000000"/>
                  <w:sz w:val="22"/>
                  <w:szCs w:val="22"/>
                </w:rPr>
                <w:delText>npi.spr</w:delText>
              </w:r>
            </w:del>
          </w:p>
        </w:tc>
        <w:tc>
          <w:tcPr>
            <w:tcW w:w="1002" w:type="dxa"/>
            <w:tcBorders>
              <w:top w:val="nil"/>
              <w:left w:val="nil"/>
              <w:bottom w:val="nil"/>
              <w:right w:val="nil"/>
            </w:tcBorders>
            <w:shd w:val="clear" w:color="auto" w:fill="auto"/>
            <w:vAlign w:val="bottom"/>
            <w:tcPrChange w:id="2455" w:author="Chasco, Brandon Edward" w:date="2020-08-26T10:36:00Z">
              <w:tcPr>
                <w:tcW w:w="1002" w:type="dxa"/>
                <w:tcBorders>
                  <w:top w:val="nil"/>
                  <w:left w:val="nil"/>
                  <w:bottom w:val="nil"/>
                  <w:right w:val="nil"/>
                </w:tcBorders>
                <w:shd w:val="clear" w:color="auto" w:fill="auto"/>
                <w:vAlign w:val="bottom"/>
              </w:tcPr>
            </w:tcPrChange>
          </w:tcPr>
          <w:p w14:paraId="07F1793D" w14:textId="071CB759" w:rsidR="00B26111" w:rsidRPr="006226B0" w:rsidDel="00E1020B" w:rsidRDefault="00B26111" w:rsidP="00D9742C">
            <w:pPr>
              <w:spacing w:after="0" w:line="240" w:lineRule="auto"/>
              <w:jc w:val="right"/>
              <w:rPr>
                <w:del w:id="2456" w:author="Chasco, Brandon Edward" w:date="2020-08-26T11:40:00Z"/>
                <w:color w:val="000000"/>
                <w:sz w:val="22"/>
                <w:szCs w:val="22"/>
              </w:rPr>
            </w:pPr>
            <w:del w:id="2457" w:author="Chasco, Brandon Edward" w:date="2020-08-26T11:40:00Z">
              <w:r w:rsidRPr="006226B0" w:rsidDel="00E1020B">
                <w:rPr>
                  <w:color w:val="000000"/>
                  <w:sz w:val="22"/>
                  <w:szCs w:val="22"/>
                </w:rPr>
                <w:delText>0.00018</w:delText>
              </w:r>
            </w:del>
          </w:p>
        </w:tc>
        <w:tc>
          <w:tcPr>
            <w:tcW w:w="960" w:type="dxa"/>
            <w:tcBorders>
              <w:top w:val="nil"/>
              <w:left w:val="nil"/>
              <w:bottom w:val="nil"/>
              <w:right w:val="nil"/>
            </w:tcBorders>
            <w:shd w:val="clear" w:color="auto" w:fill="auto"/>
            <w:vAlign w:val="bottom"/>
            <w:tcPrChange w:id="2458" w:author="Chasco, Brandon Edward" w:date="2020-08-26T10:36:00Z">
              <w:tcPr>
                <w:tcW w:w="960" w:type="dxa"/>
                <w:tcBorders>
                  <w:top w:val="nil"/>
                  <w:left w:val="nil"/>
                  <w:bottom w:val="nil"/>
                  <w:right w:val="nil"/>
                </w:tcBorders>
                <w:shd w:val="clear" w:color="auto" w:fill="auto"/>
                <w:vAlign w:val="bottom"/>
              </w:tcPr>
            </w:tcPrChange>
          </w:tcPr>
          <w:p w14:paraId="55C4C212" w14:textId="73B28867" w:rsidR="00B26111" w:rsidRPr="006226B0" w:rsidDel="00E1020B" w:rsidRDefault="00B26111" w:rsidP="00D9742C">
            <w:pPr>
              <w:spacing w:after="0" w:line="240" w:lineRule="auto"/>
              <w:jc w:val="center"/>
              <w:rPr>
                <w:del w:id="2459" w:author="Chasco, Brandon Edward" w:date="2020-08-26T11:40:00Z"/>
                <w:color w:val="000000"/>
                <w:sz w:val="22"/>
                <w:szCs w:val="22"/>
              </w:rPr>
            </w:pPr>
            <w:del w:id="2460" w:author="Chasco, Brandon Edward" w:date="2020-08-26T11:40:00Z">
              <w:r w:rsidRPr="006226B0" w:rsidDel="00E1020B">
                <w:rPr>
                  <w:color w:val="000000"/>
                  <w:sz w:val="22"/>
                  <w:szCs w:val="22"/>
                </w:rPr>
                <w:delText>TRUE</w:delText>
              </w:r>
            </w:del>
          </w:p>
        </w:tc>
      </w:tr>
      <w:tr w:rsidR="00B26111" w:rsidRPr="006226B0" w:rsidDel="00E1020B" w14:paraId="489F462D" w14:textId="0D49619D" w:rsidTr="005619A5">
        <w:tblPrEx>
          <w:tblW w:w="10793" w:type="dxa"/>
          <w:tblLayout w:type="fixed"/>
          <w:tblLook w:val="0400" w:firstRow="0" w:lastRow="0" w:firstColumn="0" w:lastColumn="0" w:noHBand="0" w:noVBand="1"/>
          <w:tblPrExChange w:id="2461" w:author="Chasco, Brandon Edward" w:date="2020-08-26T10:36:00Z">
            <w:tblPrEx>
              <w:tblW w:w="10793" w:type="dxa"/>
              <w:tblLayout w:type="fixed"/>
              <w:tblLook w:val="0400" w:firstRow="0" w:lastRow="0" w:firstColumn="0" w:lastColumn="0" w:noHBand="0" w:noVBand="1"/>
            </w:tblPrEx>
          </w:tblPrExChange>
        </w:tblPrEx>
        <w:trPr>
          <w:trHeight w:val="300"/>
          <w:del w:id="2462" w:author="Chasco, Brandon Edward" w:date="2020-08-26T11:40:00Z"/>
          <w:trPrChange w:id="2463" w:author="Chasco, Brandon Edward" w:date="2020-08-26T10:36:00Z">
            <w:trPr>
              <w:trHeight w:val="300"/>
            </w:trPr>
          </w:trPrChange>
        </w:trPr>
        <w:tc>
          <w:tcPr>
            <w:tcW w:w="1080" w:type="dxa"/>
            <w:gridSpan w:val="2"/>
            <w:tcBorders>
              <w:top w:val="nil"/>
              <w:left w:val="nil"/>
              <w:right w:val="nil"/>
            </w:tcBorders>
            <w:shd w:val="clear" w:color="auto" w:fill="auto"/>
            <w:vAlign w:val="bottom"/>
            <w:tcPrChange w:id="2464" w:author="Chasco, Brandon Edward" w:date="2020-08-26T10:36:00Z">
              <w:tcPr>
                <w:tcW w:w="1260" w:type="dxa"/>
                <w:gridSpan w:val="3"/>
                <w:tcBorders>
                  <w:top w:val="nil"/>
                  <w:left w:val="nil"/>
                  <w:right w:val="nil"/>
                </w:tcBorders>
                <w:shd w:val="clear" w:color="auto" w:fill="auto"/>
                <w:vAlign w:val="bottom"/>
              </w:tcPr>
            </w:tcPrChange>
          </w:tcPr>
          <w:p w14:paraId="18423D46" w14:textId="47B0814D" w:rsidR="00B26111" w:rsidRPr="006226B0" w:rsidDel="00E1020B" w:rsidRDefault="00B26111" w:rsidP="00D9742C">
            <w:pPr>
              <w:spacing w:after="0" w:line="240" w:lineRule="auto"/>
              <w:jc w:val="center"/>
              <w:rPr>
                <w:del w:id="2465" w:author="Chasco, Brandon Edward" w:date="2020-08-26T11:40:00Z"/>
                <w:color w:val="000000"/>
                <w:sz w:val="22"/>
                <w:szCs w:val="22"/>
              </w:rPr>
            </w:pPr>
          </w:p>
        </w:tc>
        <w:tc>
          <w:tcPr>
            <w:tcW w:w="1001" w:type="dxa"/>
            <w:gridSpan w:val="3"/>
            <w:tcBorders>
              <w:top w:val="nil"/>
              <w:left w:val="nil"/>
              <w:right w:val="nil"/>
            </w:tcBorders>
            <w:shd w:val="clear" w:color="auto" w:fill="auto"/>
            <w:vAlign w:val="bottom"/>
            <w:tcPrChange w:id="2466" w:author="Chasco, Brandon Edward" w:date="2020-08-26T10:36:00Z">
              <w:tcPr>
                <w:tcW w:w="821" w:type="dxa"/>
                <w:tcBorders>
                  <w:top w:val="nil"/>
                  <w:left w:val="nil"/>
                  <w:right w:val="nil"/>
                </w:tcBorders>
                <w:shd w:val="clear" w:color="auto" w:fill="auto"/>
                <w:vAlign w:val="bottom"/>
              </w:tcPr>
            </w:tcPrChange>
          </w:tcPr>
          <w:p w14:paraId="40356632" w14:textId="595D551E" w:rsidR="00B26111" w:rsidRPr="006226B0" w:rsidDel="00E1020B" w:rsidRDefault="00B26111" w:rsidP="00D9742C">
            <w:pPr>
              <w:spacing w:after="0" w:line="240" w:lineRule="auto"/>
              <w:jc w:val="right"/>
              <w:rPr>
                <w:del w:id="2467" w:author="Chasco, Brandon Edward" w:date="2020-08-26T11:40:00Z"/>
                <w:color w:val="000000"/>
                <w:sz w:val="22"/>
                <w:szCs w:val="22"/>
              </w:rPr>
            </w:pPr>
            <w:del w:id="2468" w:author="Chasco, Brandon Edward" w:date="2020-08-26T11:40:00Z">
              <w:r w:rsidRPr="006226B0" w:rsidDel="00E1020B">
                <w:rPr>
                  <w:color w:val="000000"/>
                  <w:sz w:val="22"/>
                  <w:szCs w:val="22"/>
                </w:rPr>
                <w:delText>3.5882</w:delText>
              </w:r>
            </w:del>
          </w:p>
        </w:tc>
        <w:tc>
          <w:tcPr>
            <w:tcW w:w="780" w:type="dxa"/>
            <w:tcBorders>
              <w:top w:val="nil"/>
              <w:left w:val="nil"/>
              <w:right w:val="nil"/>
            </w:tcBorders>
            <w:shd w:val="clear" w:color="auto" w:fill="auto"/>
            <w:vAlign w:val="bottom"/>
            <w:tcPrChange w:id="2469" w:author="Chasco, Brandon Edward" w:date="2020-08-26T10:36:00Z">
              <w:tcPr>
                <w:tcW w:w="780" w:type="dxa"/>
                <w:tcBorders>
                  <w:top w:val="nil"/>
                  <w:left w:val="nil"/>
                  <w:right w:val="nil"/>
                </w:tcBorders>
                <w:shd w:val="clear" w:color="auto" w:fill="auto"/>
                <w:vAlign w:val="bottom"/>
              </w:tcPr>
            </w:tcPrChange>
          </w:tcPr>
          <w:p w14:paraId="5B9E55BE" w14:textId="6C973A2F" w:rsidR="00B26111" w:rsidRPr="006226B0" w:rsidDel="00E1020B" w:rsidRDefault="00B26111" w:rsidP="00D9742C">
            <w:pPr>
              <w:spacing w:after="0" w:line="240" w:lineRule="auto"/>
              <w:jc w:val="center"/>
              <w:rPr>
                <w:del w:id="2470" w:author="Chasco, Brandon Edward" w:date="2020-08-26T11:40:00Z"/>
                <w:color w:val="000000"/>
                <w:sz w:val="22"/>
                <w:szCs w:val="22"/>
              </w:rPr>
            </w:pPr>
            <w:del w:id="2471" w:author="Chasco, Brandon Edward" w:date="2020-08-26T11:40:00Z">
              <w:r w:rsidRPr="006226B0" w:rsidDel="00E1020B">
                <w:rPr>
                  <w:color w:val="000000"/>
                  <w:sz w:val="22"/>
                  <w:szCs w:val="22"/>
                </w:rPr>
                <w:delText>X</w:delText>
              </w:r>
            </w:del>
          </w:p>
        </w:tc>
        <w:tc>
          <w:tcPr>
            <w:tcW w:w="1140" w:type="dxa"/>
            <w:tcBorders>
              <w:top w:val="nil"/>
              <w:left w:val="nil"/>
              <w:right w:val="nil"/>
            </w:tcBorders>
            <w:shd w:val="clear" w:color="auto" w:fill="auto"/>
            <w:vAlign w:val="bottom"/>
            <w:tcPrChange w:id="2472" w:author="Chasco, Brandon Edward" w:date="2020-08-26T10:36:00Z">
              <w:tcPr>
                <w:tcW w:w="1140" w:type="dxa"/>
                <w:tcBorders>
                  <w:top w:val="nil"/>
                  <w:left w:val="nil"/>
                  <w:right w:val="nil"/>
                </w:tcBorders>
                <w:shd w:val="clear" w:color="auto" w:fill="auto"/>
                <w:vAlign w:val="bottom"/>
              </w:tcPr>
            </w:tcPrChange>
          </w:tcPr>
          <w:p w14:paraId="644C4219" w14:textId="00A0188F" w:rsidR="00B26111" w:rsidRPr="006226B0" w:rsidDel="00E1020B" w:rsidRDefault="00B26111" w:rsidP="00D9742C">
            <w:pPr>
              <w:spacing w:after="0" w:line="240" w:lineRule="auto"/>
              <w:jc w:val="center"/>
              <w:rPr>
                <w:del w:id="2473" w:author="Chasco, Brandon Edward" w:date="2020-08-26T11:40:00Z"/>
                <w:color w:val="000000"/>
                <w:sz w:val="22"/>
                <w:szCs w:val="22"/>
              </w:rPr>
            </w:pPr>
            <w:del w:id="2474" w:author="Chasco, Brandon Edward" w:date="2020-08-26T11:40:00Z">
              <w:r w:rsidRPr="006226B0" w:rsidDel="00E1020B">
                <w:rPr>
                  <w:color w:val="000000"/>
                  <w:sz w:val="22"/>
                  <w:szCs w:val="22"/>
                </w:rPr>
                <w:delText>N.E.</w:delText>
              </w:r>
            </w:del>
          </w:p>
        </w:tc>
        <w:tc>
          <w:tcPr>
            <w:tcW w:w="1072" w:type="dxa"/>
            <w:tcBorders>
              <w:top w:val="nil"/>
              <w:left w:val="nil"/>
              <w:right w:val="nil"/>
            </w:tcBorders>
            <w:shd w:val="clear" w:color="auto" w:fill="auto"/>
            <w:vAlign w:val="bottom"/>
            <w:tcPrChange w:id="2475" w:author="Chasco, Brandon Edward" w:date="2020-08-26T10:36:00Z">
              <w:tcPr>
                <w:tcW w:w="1072" w:type="dxa"/>
                <w:tcBorders>
                  <w:top w:val="nil"/>
                  <w:left w:val="nil"/>
                  <w:right w:val="nil"/>
                </w:tcBorders>
                <w:shd w:val="clear" w:color="auto" w:fill="auto"/>
                <w:vAlign w:val="bottom"/>
              </w:tcPr>
            </w:tcPrChange>
          </w:tcPr>
          <w:p w14:paraId="5C909E62" w14:textId="18DAE69D" w:rsidR="00B26111" w:rsidRPr="006226B0" w:rsidDel="00E1020B" w:rsidRDefault="00B26111" w:rsidP="00D9742C">
            <w:pPr>
              <w:spacing w:after="0" w:line="240" w:lineRule="auto"/>
              <w:jc w:val="center"/>
              <w:rPr>
                <w:del w:id="2476" w:author="Chasco, Brandon Edward" w:date="2020-08-26T11:40:00Z"/>
                <w:color w:val="000000"/>
                <w:sz w:val="22"/>
                <w:szCs w:val="22"/>
              </w:rPr>
            </w:pPr>
            <w:del w:id="2477" w:author="Chasco, Brandon Edward" w:date="2020-08-26T11:40:00Z">
              <w:r w:rsidRPr="006226B0" w:rsidDel="00E1020B">
                <w:rPr>
                  <w:color w:val="000000"/>
                  <w:sz w:val="22"/>
                  <w:szCs w:val="22"/>
                </w:rPr>
                <w:delText>X</w:delText>
              </w:r>
            </w:del>
          </w:p>
        </w:tc>
        <w:tc>
          <w:tcPr>
            <w:tcW w:w="1879" w:type="dxa"/>
            <w:tcBorders>
              <w:top w:val="nil"/>
              <w:left w:val="nil"/>
              <w:right w:val="nil"/>
            </w:tcBorders>
            <w:shd w:val="clear" w:color="auto" w:fill="auto"/>
            <w:vAlign w:val="bottom"/>
            <w:tcPrChange w:id="2478" w:author="Chasco, Brandon Edward" w:date="2020-08-26T10:36:00Z">
              <w:tcPr>
                <w:tcW w:w="1879" w:type="dxa"/>
                <w:tcBorders>
                  <w:top w:val="nil"/>
                  <w:left w:val="nil"/>
                  <w:right w:val="nil"/>
                </w:tcBorders>
                <w:shd w:val="clear" w:color="auto" w:fill="auto"/>
                <w:vAlign w:val="bottom"/>
              </w:tcPr>
            </w:tcPrChange>
          </w:tcPr>
          <w:p w14:paraId="3319059F" w14:textId="20CDE583" w:rsidR="00B26111" w:rsidRPr="006226B0" w:rsidDel="00E1020B" w:rsidRDefault="00B26111" w:rsidP="00D9742C">
            <w:pPr>
              <w:spacing w:after="0" w:line="240" w:lineRule="auto"/>
              <w:rPr>
                <w:del w:id="2479" w:author="Chasco, Brandon Edward" w:date="2020-08-26T11:40:00Z"/>
                <w:color w:val="000000"/>
                <w:sz w:val="22"/>
                <w:szCs w:val="22"/>
              </w:rPr>
            </w:pPr>
            <w:del w:id="2480" w:author="Chasco, Brandon Edward" w:date="2020-08-26T11:40:00Z">
              <w:r w:rsidRPr="006226B0" w:rsidDel="00E1020B">
                <w:rPr>
                  <w:color w:val="000000"/>
                  <w:sz w:val="22"/>
                  <w:szCs w:val="22"/>
                </w:rPr>
                <w:delText>ersstWAcoast.spr</w:delText>
              </w:r>
            </w:del>
          </w:p>
        </w:tc>
        <w:tc>
          <w:tcPr>
            <w:tcW w:w="1879" w:type="dxa"/>
            <w:tcBorders>
              <w:top w:val="nil"/>
              <w:left w:val="nil"/>
              <w:right w:val="nil"/>
            </w:tcBorders>
            <w:shd w:val="clear" w:color="auto" w:fill="auto"/>
            <w:vAlign w:val="bottom"/>
            <w:tcPrChange w:id="2481" w:author="Chasco, Brandon Edward" w:date="2020-08-26T10:36:00Z">
              <w:tcPr>
                <w:tcW w:w="1879" w:type="dxa"/>
                <w:tcBorders>
                  <w:top w:val="nil"/>
                  <w:left w:val="nil"/>
                  <w:right w:val="nil"/>
                </w:tcBorders>
                <w:shd w:val="clear" w:color="auto" w:fill="auto"/>
                <w:vAlign w:val="bottom"/>
              </w:tcPr>
            </w:tcPrChange>
          </w:tcPr>
          <w:p w14:paraId="61F96D71" w14:textId="15EA94B8" w:rsidR="00B26111" w:rsidRPr="006226B0" w:rsidDel="00E1020B" w:rsidRDefault="00B26111" w:rsidP="00D9742C">
            <w:pPr>
              <w:spacing w:after="0" w:line="240" w:lineRule="auto"/>
              <w:rPr>
                <w:del w:id="2482" w:author="Chasco, Brandon Edward" w:date="2020-08-26T11:40:00Z"/>
                <w:color w:val="000000"/>
                <w:sz w:val="22"/>
                <w:szCs w:val="22"/>
              </w:rPr>
            </w:pPr>
            <w:del w:id="2483" w:author="Chasco, Brandon Edward" w:date="2020-08-26T11:40:00Z">
              <w:r w:rsidRPr="006226B0" w:rsidDel="00E1020B">
                <w:rPr>
                  <w:color w:val="000000"/>
                  <w:sz w:val="22"/>
                  <w:szCs w:val="22"/>
                </w:rPr>
                <w:delText>npi.sum</w:delText>
              </w:r>
            </w:del>
          </w:p>
        </w:tc>
        <w:tc>
          <w:tcPr>
            <w:tcW w:w="1002" w:type="dxa"/>
            <w:tcBorders>
              <w:top w:val="nil"/>
              <w:left w:val="nil"/>
              <w:right w:val="nil"/>
            </w:tcBorders>
            <w:shd w:val="clear" w:color="auto" w:fill="auto"/>
            <w:vAlign w:val="bottom"/>
            <w:tcPrChange w:id="2484" w:author="Chasco, Brandon Edward" w:date="2020-08-26T10:36:00Z">
              <w:tcPr>
                <w:tcW w:w="1002" w:type="dxa"/>
                <w:tcBorders>
                  <w:top w:val="nil"/>
                  <w:left w:val="nil"/>
                  <w:right w:val="nil"/>
                </w:tcBorders>
                <w:shd w:val="clear" w:color="auto" w:fill="auto"/>
                <w:vAlign w:val="bottom"/>
              </w:tcPr>
            </w:tcPrChange>
          </w:tcPr>
          <w:p w14:paraId="38E8693C" w14:textId="63580290" w:rsidR="00B26111" w:rsidRPr="006226B0" w:rsidDel="00E1020B" w:rsidRDefault="00B26111" w:rsidP="00D9742C">
            <w:pPr>
              <w:spacing w:after="0" w:line="240" w:lineRule="auto"/>
              <w:jc w:val="right"/>
              <w:rPr>
                <w:del w:id="2485" w:author="Chasco, Brandon Edward" w:date="2020-08-26T11:40:00Z"/>
                <w:color w:val="000000"/>
                <w:sz w:val="22"/>
                <w:szCs w:val="22"/>
              </w:rPr>
            </w:pPr>
            <w:del w:id="2486" w:author="Chasco, Brandon Edward" w:date="2020-08-26T11:40:00Z">
              <w:r w:rsidRPr="006226B0" w:rsidDel="00E1020B">
                <w:rPr>
                  <w:color w:val="000000"/>
                  <w:sz w:val="22"/>
                  <w:szCs w:val="22"/>
                </w:rPr>
                <w:delText>0.00030</w:delText>
              </w:r>
            </w:del>
          </w:p>
        </w:tc>
        <w:tc>
          <w:tcPr>
            <w:tcW w:w="960" w:type="dxa"/>
            <w:tcBorders>
              <w:top w:val="nil"/>
              <w:left w:val="nil"/>
              <w:right w:val="nil"/>
            </w:tcBorders>
            <w:shd w:val="clear" w:color="auto" w:fill="auto"/>
            <w:vAlign w:val="bottom"/>
            <w:tcPrChange w:id="2487" w:author="Chasco, Brandon Edward" w:date="2020-08-26T10:36:00Z">
              <w:tcPr>
                <w:tcW w:w="960" w:type="dxa"/>
                <w:tcBorders>
                  <w:top w:val="nil"/>
                  <w:left w:val="nil"/>
                  <w:right w:val="nil"/>
                </w:tcBorders>
                <w:shd w:val="clear" w:color="auto" w:fill="auto"/>
                <w:vAlign w:val="bottom"/>
              </w:tcPr>
            </w:tcPrChange>
          </w:tcPr>
          <w:p w14:paraId="4719ECD3" w14:textId="42673AD9" w:rsidR="00B26111" w:rsidRPr="006226B0" w:rsidDel="00E1020B" w:rsidRDefault="00B26111" w:rsidP="00D9742C">
            <w:pPr>
              <w:spacing w:after="0" w:line="240" w:lineRule="auto"/>
              <w:jc w:val="center"/>
              <w:rPr>
                <w:del w:id="2488" w:author="Chasco, Brandon Edward" w:date="2020-08-26T11:40:00Z"/>
                <w:color w:val="000000"/>
                <w:sz w:val="22"/>
                <w:szCs w:val="22"/>
              </w:rPr>
            </w:pPr>
            <w:del w:id="2489" w:author="Chasco, Brandon Edward" w:date="2020-08-26T11:40:00Z">
              <w:r w:rsidRPr="006226B0" w:rsidDel="00E1020B">
                <w:rPr>
                  <w:color w:val="000000"/>
                  <w:sz w:val="22"/>
                  <w:szCs w:val="22"/>
                </w:rPr>
                <w:delText>TRUE</w:delText>
              </w:r>
            </w:del>
          </w:p>
        </w:tc>
      </w:tr>
      <w:tr w:rsidR="00B26111" w:rsidRPr="006226B0" w:rsidDel="00E1020B" w14:paraId="2835CA2C" w14:textId="318F35B1" w:rsidTr="005619A5">
        <w:tblPrEx>
          <w:tblW w:w="10793" w:type="dxa"/>
          <w:tblLayout w:type="fixed"/>
          <w:tblLook w:val="0400" w:firstRow="0" w:lastRow="0" w:firstColumn="0" w:lastColumn="0" w:noHBand="0" w:noVBand="1"/>
          <w:tblPrExChange w:id="2490" w:author="Chasco, Brandon Edward" w:date="2020-08-26T10:36:00Z">
            <w:tblPrEx>
              <w:tblW w:w="10793" w:type="dxa"/>
              <w:tblLayout w:type="fixed"/>
              <w:tblLook w:val="0400" w:firstRow="0" w:lastRow="0" w:firstColumn="0" w:lastColumn="0" w:noHBand="0" w:noVBand="1"/>
            </w:tblPrEx>
          </w:tblPrExChange>
        </w:tblPrEx>
        <w:trPr>
          <w:trHeight w:val="300"/>
          <w:del w:id="2491" w:author="Chasco, Brandon Edward" w:date="2020-08-26T11:40:00Z"/>
          <w:trPrChange w:id="2492" w:author="Chasco, Brandon Edward" w:date="2020-08-26T10:36:00Z">
            <w:trPr>
              <w:trHeight w:val="300"/>
            </w:trPr>
          </w:trPrChange>
        </w:trPr>
        <w:tc>
          <w:tcPr>
            <w:tcW w:w="1080" w:type="dxa"/>
            <w:gridSpan w:val="2"/>
            <w:tcBorders>
              <w:top w:val="nil"/>
              <w:left w:val="nil"/>
              <w:bottom w:val="single" w:sz="4" w:space="0" w:color="000000"/>
              <w:right w:val="nil"/>
            </w:tcBorders>
            <w:shd w:val="clear" w:color="auto" w:fill="auto"/>
            <w:vAlign w:val="bottom"/>
            <w:tcPrChange w:id="2493" w:author="Chasco, Brandon Edward" w:date="2020-08-26T10:36:00Z">
              <w:tcPr>
                <w:tcW w:w="1260" w:type="dxa"/>
                <w:gridSpan w:val="3"/>
                <w:tcBorders>
                  <w:top w:val="nil"/>
                  <w:left w:val="nil"/>
                  <w:bottom w:val="single" w:sz="4" w:space="0" w:color="000000"/>
                  <w:right w:val="nil"/>
                </w:tcBorders>
                <w:shd w:val="clear" w:color="auto" w:fill="auto"/>
                <w:vAlign w:val="bottom"/>
              </w:tcPr>
            </w:tcPrChange>
          </w:tcPr>
          <w:p w14:paraId="2153F8ED" w14:textId="53328226" w:rsidR="00B26111" w:rsidRPr="006226B0" w:rsidDel="00E1020B" w:rsidRDefault="00B26111" w:rsidP="00D9742C">
            <w:pPr>
              <w:spacing w:after="0" w:line="240" w:lineRule="auto"/>
              <w:jc w:val="center"/>
              <w:rPr>
                <w:del w:id="2494" w:author="Chasco, Brandon Edward" w:date="2020-08-26T11:40:00Z"/>
                <w:color w:val="000000"/>
                <w:sz w:val="22"/>
                <w:szCs w:val="22"/>
              </w:rPr>
            </w:pPr>
          </w:p>
        </w:tc>
        <w:tc>
          <w:tcPr>
            <w:tcW w:w="1001" w:type="dxa"/>
            <w:gridSpan w:val="3"/>
            <w:tcBorders>
              <w:top w:val="nil"/>
              <w:left w:val="nil"/>
              <w:bottom w:val="single" w:sz="4" w:space="0" w:color="000000"/>
              <w:right w:val="nil"/>
            </w:tcBorders>
            <w:shd w:val="clear" w:color="auto" w:fill="auto"/>
            <w:vAlign w:val="bottom"/>
            <w:tcPrChange w:id="2495" w:author="Chasco, Brandon Edward" w:date="2020-08-26T10:36:00Z">
              <w:tcPr>
                <w:tcW w:w="821" w:type="dxa"/>
                <w:tcBorders>
                  <w:top w:val="nil"/>
                  <w:left w:val="nil"/>
                  <w:bottom w:val="single" w:sz="4" w:space="0" w:color="000000"/>
                  <w:right w:val="nil"/>
                </w:tcBorders>
                <w:shd w:val="clear" w:color="auto" w:fill="auto"/>
                <w:vAlign w:val="bottom"/>
              </w:tcPr>
            </w:tcPrChange>
          </w:tcPr>
          <w:p w14:paraId="2D816800" w14:textId="4F7BD634" w:rsidR="00B26111" w:rsidRPr="006226B0" w:rsidDel="00E1020B" w:rsidRDefault="00B26111" w:rsidP="00D9742C">
            <w:pPr>
              <w:spacing w:after="0" w:line="240" w:lineRule="auto"/>
              <w:jc w:val="right"/>
              <w:rPr>
                <w:del w:id="2496" w:author="Chasco, Brandon Edward" w:date="2020-08-26T11:40:00Z"/>
                <w:color w:val="000000"/>
                <w:sz w:val="22"/>
                <w:szCs w:val="22"/>
              </w:rPr>
            </w:pPr>
            <w:del w:id="2497" w:author="Chasco, Brandon Edward" w:date="2020-08-26T11:40:00Z">
              <w:r w:rsidRPr="006226B0" w:rsidDel="00E1020B">
                <w:rPr>
                  <w:color w:val="000000"/>
                  <w:sz w:val="22"/>
                  <w:szCs w:val="22"/>
                </w:rPr>
                <w:delText>3.9492</w:delText>
              </w:r>
            </w:del>
          </w:p>
        </w:tc>
        <w:tc>
          <w:tcPr>
            <w:tcW w:w="780" w:type="dxa"/>
            <w:tcBorders>
              <w:top w:val="nil"/>
              <w:left w:val="nil"/>
              <w:bottom w:val="single" w:sz="4" w:space="0" w:color="000000"/>
              <w:right w:val="nil"/>
            </w:tcBorders>
            <w:shd w:val="clear" w:color="auto" w:fill="auto"/>
            <w:vAlign w:val="bottom"/>
            <w:tcPrChange w:id="2498" w:author="Chasco, Brandon Edward" w:date="2020-08-26T10:36:00Z">
              <w:tcPr>
                <w:tcW w:w="780" w:type="dxa"/>
                <w:tcBorders>
                  <w:top w:val="nil"/>
                  <w:left w:val="nil"/>
                  <w:bottom w:val="single" w:sz="4" w:space="0" w:color="000000"/>
                  <w:right w:val="nil"/>
                </w:tcBorders>
                <w:shd w:val="clear" w:color="auto" w:fill="auto"/>
                <w:vAlign w:val="bottom"/>
              </w:tcPr>
            </w:tcPrChange>
          </w:tcPr>
          <w:p w14:paraId="587FA1EA" w14:textId="5CD565F3" w:rsidR="00B26111" w:rsidRPr="006226B0" w:rsidDel="00E1020B" w:rsidRDefault="00B26111" w:rsidP="00D9742C">
            <w:pPr>
              <w:spacing w:after="0" w:line="240" w:lineRule="auto"/>
              <w:jc w:val="center"/>
              <w:rPr>
                <w:del w:id="2499" w:author="Chasco, Brandon Edward" w:date="2020-08-26T11:40:00Z"/>
                <w:color w:val="000000"/>
                <w:sz w:val="22"/>
                <w:szCs w:val="22"/>
              </w:rPr>
            </w:pPr>
            <w:del w:id="2500" w:author="Chasco, Brandon Edward" w:date="2020-08-26T11:40:00Z">
              <w:r w:rsidRPr="006226B0" w:rsidDel="00E1020B">
                <w:rPr>
                  <w:color w:val="000000"/>
                  <w:sz w:val="22"/>
                  <w:szCs w:val="22"/>
                </w:rPr>
                <w:delText>X</w:delText>
              </w:r>
            </w:del>
          </w:p>
        </w:tc>
        <w:tc>
          <w:tcPr>
            <w:tcW w:w="1140" w:type="dxa"/>
            <w:tcBorders>
              <w:top w:val="nil"/>
              <w:left w:val="nil"/>
              <w:bottom w:val="single" w:sz="4" w:space="0" w:color="000000"/>
              <w:right w:val="nil"/>
            </w:tcBorders>
            <w:shd w:val="clear" w:color="auto" w:fill="auto"/>
            <w:vAlign w:val="bottom"/>
            <w:tcPrChange w:id="2501" w:author="Chasco, Brandon Edward" w:date="2020-08-26T10:36:00Z">
              <w:tcPr>
                <w:tcW w:w="1140" w:type="dxa"/>
                <w:tcBorders>
                  <w:top w:val="nil"/>
                  <w:left w:val="nil"/>
                  <w:bottom w:val="single" w:sz="4" w:space="0" w:color="000000"/>
                  <w:right w:val="nil"/>
                </w:tcBorders>
                <w:shd w:val="clear" w:color="auto" w:fill="auto"/>
                <w:vAlign w:val="bottom"/>
              </w:tcPr>
            </w:tcPrChange>
          </w:tcPr>
          <w:p w14:paraId="337366A6" w14:textId="01B50C0C" w:rsidR="00B26111" w:rsidRPr="006226B0" w:rsidDel="00E1020B" w:rsidRDefault="00B26111" w:rsidP="00D9742C">
            <w:pPr>
              <w:spacing w:after="0" w:line="240" w:lineRule="auto"/>
              <w:jc w:val="center"/>
              <w:rPr>
                <w:del w:id="2502" w:author="Chasco, Brandon Edward" w:date="2020-08-26T11:40:00Z"/>
                <w:color w:val="000000"/>
                <w:sz w:val="22"/>
                <w:szCs w:val="22"/>
              </w:rPr>
            </w:pPr>
            <w:del w:id="2503" w:author="Chasco, Brandon Edward" w:date="2020-08-26T11:40:00Z">
              <w:r w:rsidRPr="006226B0" w:rsidDel="00E1020B">
                <w:rPr>
                  <w:color w:val="000000"/>
                  <w:sz w:val="22"/>
                  <w:szCs w:val="22"/>
                </w:rPr>
                <w:delText>N.E.</w:delText>
              </w:r>
            </w:del>
          </w:p>
        </w:tc>
        <w:tc>
          <w:tcPr>
            <w:tcW w:w="1072" w:type="dxa"/>
            <w:tcBorders>
              <w:top w:val="nil"/>
              <w:left w:val="nil"/>
              <w:bottom w:val="single" w:sz="4" w:space="0" w:color="000000"/>
              <w:right w:val="nil"/>
            </w:tcBorders>
            <w:shd w:val="clear" w:color="auto" w:fill="auto"/>
            <w:vAlign w:val="bottom"/>
            <w:tcPrChange w:id="2504" w:author="Chasco, Brandon Edward" w:date="2020-08-26T10:36:00Z">
              <w:tcPr>
                <w:tcW w:w="1072" w:type="dxa"/>
                <w:tcBorders>
                  <w:top w:val="nil"/>
                  <w:left w:val="nil"/>
                  <w:bottom w:val="single" w:sz="4" w:space="0" w:color="000000"/>
                  <w:right w:val="nil"/>
                </w:tcBorders>
                <w:shd w:val="clear" w:color="auto" w:fill="auto"/>
                <w:vAlign w:val="bottom"/>
              </w:tcPr>
            </w:tcPrChange>
          </w:tcPr>
          <w:p w14:paraId="6D35C392" w14:textId="199BEA00" w:rsidR="00B26111" w:rsidRPr="006226B0" w:rsidDel="00E1020B" w:rsidRDefault="00B26111" w:rsidP="00D9742C">
            <w:pPr>
              <w:spacing w:after="0" w:line="240" w:lineRule="auto"/>
              <w:jc w:val="center"/>
              <w:rPr>
                <w:del w:id="2505" w:author="Chasco, Brandon Edward" w:date="2020-08-26T11:40:00Z"/>
                <w:color w:val="000000"/>
                <w:sz w:val="22"/>
                <w:szCs w:val="22"/>
              </w:rPr>
            </w:pPr>
            <w:del w:id="2506" w:author="Chasco, Brandon Edward" w:date="2020-08-26T11:40:00Z">
              <w:r w:rsidRPr="006226B0" w:rsidDel="00E1020B">
                <w:rPr>
                  <w:color w:val="000000"/>
                  <w:sz w:val="22"/>
                  <w:szCs w:val="22"/>
                </w:rPr>
                <w:delText>X</w:delText>
              </w:r>
            </w:del>
          </w:p>
        </w:tc>
        <w:tc>
          <w:tcPr>
            <w:tcW w:w="1879" w:type="dxa"/>
            <w:tcBorders>
              <w:top w:val="nil"/>
              <w:left w:val="nil"/>
              <w:bottom w:val="single" w:sz="4" w:space="0" w:color="000000"/>
              <w:right w:val="nil"/>
            </w:tcBorders>
            <w:shd w:val="clear" w:color="auto" w:fill="auto"/>
            <w:vAlign w:val="bottom"/>
            <w:tcPrChange w:id="2507" w:author="Chasco, Brandon Edward" w:date="2020-08-26T10:36:00Z">
              <w:tcPr>
                <w:tcW w:w="1879" w:type="dxa"/>
                <w:tcBorders>
                  <w:top w:val="nil"/>
                  <w:left w:val="nil"/>
                  <w:bottom w:val="single" w:sz="4" w:space="0" w:color="000000"/>
                  <w:right w:val="nil"/>
                </w:tcBorders>
                <w:shd w:val="clear" w:color="auto" w:fill="auto"/>
                <w:vAlign w:val="bottom"/>
              </w:tcPr>
            </w:tcPrChange>
          </w:tcPr>
          <w:p w14:paraId="429CAD01" w14:textId="0D6CB9FA" w:rsidR="00B26111" w:rsidRPr="006226B0" w:rsidDel="00E1020B" w:rsidRDefault="00B26111" w:rsidP="00D9742C">
            <w:pPr>
              <w:spacing w:after="0" w:line="240" w:lineRule="auto"/>
              <w:rPr>
                <w:del w:id="2508" w:author="Chasco, Brandon Edward" w:date="2020-08-26T11:40:00Z"/>
                <w:color w:val="000000"/>
                <w:sz w:val="22"/>
                <w:szCs w:val="22"/>
              </w:rPr>
            </w:pPr>
            <w:del w:id="2509" w:author="Chasco, Brandon Edward" w:date="2020-08-26T11:40:00Z">
              <w:r w:rsidRPr="006226B0" w:rsidDel="00E1020B">
                <w:rPr>
                  <w:color w:val="000000"/>
                  <w:sz w:val="22"/>
                  <w:szCs w:val="22"/>
                </w:rPr>
                <w:delText>cui.spr</w:delText>
              </w:r>
            </w:del>
          </w:p>
        </w:tc>
        <w:tc>
          <w:tcPr>
            <w:tcW w:w="1879" w:type="dxa"/>
            <w:tcBorders>
              <w:top w:val="nil"/>
              <w:left w:val="nil"/>
              <w:bottom w:val="single" w:sz="4" w:space="0" w:color="000000"/>
              <w:right w:val="nil"/>
            </w:tcBorders>
            <w:shd w:val="clear" w:color="auto" w:fill="auto"/>
            <w:vAlign w:val="bottom"/>
            <w:tcPrChange w:id="2510" w:author="Chasco, Brandon Edward" w:date="2020-08-26T10:36:00Z">
              <w:tcPr>
                <w:tcW w:w="1879" w:type="dxa"/>
                <w:tcBorders>
                  <w:top w:val="nil"/>
                  <w:left w:val="nil"/>
                  <w:bottom w:val="single" w:sz="4" w:space="0" w:color="000000"/>
                  <w:right w:val="nil"/>
                </w:tcBorders>
                <w:shd w:val="clear" w:color="auto" w:fill="auto"/>
                <w:vAlign w:val="bottom"/>
              </w:tcPr>
            </w:tcPrChange>
          </w:tcPr>
          <w:p w14:paraId="0FA5C7AC" w14:textId="1F276A3D" w:rsidR="00B26111" w:rsidRPr="006226B0" w:rsidDel="00E1020B" w:rsidRDefault="00B26111" w:rsidP="00D9742C">
            <w:pPr>
              <w:spacing w:after="0" w:line="240" w:lineRule="auto"/>
              <w:rPr>
                <w:del w:id="2511" w:author="Chasco, Brandon Edward" w:date="2020-08-26T11:40:00Z"/>
                <w:color w:val="000000"/>
                <w:sz w:val="22"/>
                <w:szCs w:val="22"/>
              </w:rPr>
            </w:pPr>
            <w:del w:id="2512" w:author="Chasco, Brandon Edward" w:date="2020-08-26T11:40:00Z">
              <w:r w:rsidRPr="006226B0" w:rsidDel="00E1020B">
                <w:rPr>
                  <w:color w:val="000000"/>
                  <w:sz w:val="22"/>
                  <w:szCs w:val="22"/>
                </w:rPr>
                <w:delText>pdo.win</w:delText>
              </w:r>
            </w:del>
          </w:p>
        </w:tc>
        <w:tc>
          <w:tcPr>
            <w:tcW w:w="1002" w:type="dxa"/>
            <w:tcBorders>
              <w:top w:val="nil"/>
              <w:left w:val="nil"/>
              <w:bottom w:val="single" w:sz="4" w:space="0" w:color="000000"/>
              <w:right w:val="nil"/>
            </w:tcBorders>
            <w:shd w:val="clear" w:color="auto" w:fill="auto"/>
            <w:vAlign w:val="bottom"/>
            <w:tcPrChange w:id="2513" w:author="Chasco, Brandon Edward" w:date="2020-08-26T10:36:00Z">
              <w:tcPr>
                <w:tcW w:w="1002" w:type="dxa"/>
                <w:tcBorders>
                  <w:top w:val="nil"/>
                  <w:left w:val="nil"/>
                  <w:bottom w:val="single" w:sz="4" w:space="0" w:color="000000"/>
                  <w:right w:val="nil"/>
                </w:tcBorders>
                <w:shd w:val="clear" w:color="auto" w:fill="auto"/>
                <w:vAlign w:val="bottom"/>
              </w:tcPr>
            </w:tcPrChange>
          </w:tcPr>
          <w:p w14:paraId="65E9CFD3" w14:textId="46236566" w:rsidR="00B26111" w:rsidRPr="006226B0" w:rsidDel="00E1020B" w:rsidRDefault="00B26111" w:rsidP="00D9742C">
            <w:pPr>
              <w:spacing w:after="0" w:line="240" w:lineRule="auto"/>
              <w:jc w:val="right"/>
              <w:rPr>
                <w:del w:id="2514" w:author="Chasco, Brandon Edward" w:date="2020-08-26T11:40:00Z"/>
                <w:color w:val="000000"/>
                <w:sz w:val="22"/>
                <w:szCs w:val="22"/>
              </w:rPr>
            </w:pPr>
            <w:del w:id="2515" w:author="Chasco, Brandon Edward" w:date="2020-08-26T11:40:00Z">
              <w:r w:rsidRPr="006226B0" w:rsidDel="00E1020B">
                <w:rPr>
                  <w:color w:val="000000"/>
                  <w:sz w:val="22"/>
                  <w:szCs w:val="22"/>
                </w:rPr>
                <w:delText>0.00001</w:delText>
              </w:r>
            </w:del>
          </w:p>
        </w:tc>
        <w:tc>
          <w:tcPr>
            <w:tcW w:w="960" w:type="dxa"/>
            <w:tcBorders>
              <w:top w:val="nil"/>
              <w:left w:val="nil"/>
              <w:bottom w:val="single" w:sz="4" w:space="0" w:color="000000"/>
              <w:right w:val="nil"/>
            </w:tcBorders>
            <w:shd w:val="clear" w:color="auto" w:fill="auto"/>
            <w:vAlign w:val="bottom"/>
            <w:tcPrChange w:id="2516" w:author="Chasco, Brandon Edward" w:date="2020-08-26T10:36:00Z">
              <w:tcPr>
                <w:tcW w:w="960" w:type="dxa"/>
                <w:tcBorders>
                  <w:top w:val="nil"/>
                  <w:left w:val="nil"/>
                  <w:bottom w:val="single" w:sz="4" w:space="0" w:color="000000"/>
                  <w:right w:val="nil"/>
                </w:tcBorders>
                <w:shd w:val="clear" w:color="auto" w:fill="auto"/>
                <w:vAlign w:val="bottom"/>
              </w:tcPr>
            </w:tcPrChange>
          </w:tcPr>
          <w:p w14:paraId="55D6B049" w14:textId="56F5DF95" w:rsidR="00B26111" w:rsidRPr="006226B0" w:rsidDel="00E1020B" w:rsidRDefault="00B26111" w:rsidP="00D9742C">
            <w:pPr>
              <w:spacing w:after="0" w:line="240" w:lineRule="auto"/>
              <w:jc w:val="center"/>
              <w:rPr>
                <w:del w:id="2517" w:author="Chasco, Brandon Edward" w:date="2020-08-26T11:40:00Z"/>
                <w:color w:val="000000"/>
                <w:sz w:val="22"/>
                <w:szCs w:val="22"/>
              </w:rPr>
            </w:pPr>
            <w:del w:id="2518" w:author="Chasco, Brandon Edward" w:date="2020-08-26T11:40:00Z">
              <w:r w:rsidRPr="006226B0" w:rsidDel="00E1020B">
                <w:rPr>
                  <w:color w:val="000000"/>
                  <w:sz w:val="22"/>
                  <w:szCs w:val="22"/>
                </w:rPr>
                <w:delText>TRUE</w:delText>
              </w:r>
            </w:del>
          </w:p>
        </w:tc>
      </w:tr>
    </w:tbl>
    <w:p w14:paraId="3299B1CF" w14:textId="5E0B839E" w:rsidR="00B26111" w:rsidRPr="006226B0" w:rsidDel="00E1020B" w:rsidRDefault="00B26111" w:rsidP="00B26111">
      <w:pPr>
        <w:rPr>
          <w:del w:id="2519" w:author="Chasco, Brandon Edward" w:date="2020-08-26T11:40:00Z"/>
        </w:rPr>
      </w:pPr>
    </w:p>
    <w:p w14:paraId="4D47120A" w14:textId="7AC526B3" w:rsidR="00B26111" w:rsidRPr="006226B0" w:rsidDel="00E1020B" w:rsidRDefault="00B26111" w:rsidP="00B26111">
      <w:pPr>
        <w:spacing w:after="0" w:line="240" w:lineRule="auto"/>
        <w:rPr>
          <w:del w:id="2520" w:author="Chasco, Brandon Edward" w:date="2020-08-26T11:40:00Z"/>
        </w:rPr>
      </w:pPr>
      <w:del w:id="2521" w:author="Chasco, Brandon Edward" w:date="2020-08-26T11:40:00Z">
        <w:r w:rsidRPr="006226B0" w:rsidDel="00E1020B">
          <w:br w:type="page"/>
        </w:r>
      </w:del>
    </w:p>
    <w:p w14:paraId="3A8BDA2E" w14:textId="6847F3C3" w:rsidR="00B26111" w:rsidRPr="006226B0" w:rsidDel="00E1020B" w:rsidRDefault="00CB353E" w:rsidP="00B26111">
      <w:pPr>
        <w:pBdr>
          <w:top w:val="nil"/>
          <w:left w:val="nil"/>
          <w:bottom w:val="nil"/>
          <w:right w:val="nil"/>
          <w:between w:val="nil"/>
        </w:pBdr>
        <w:spacing w:after="200"/>
        <w:rPr>
          <w:del w:id="2522" w:author="Chasco, Brandon Edward" w:date="2020-08-26T11:40:00Z"/>
          <w:color w:val="000000"/>
        </w:rPr>
      </w:pPr>
      <w:del w:id="2523" w:author="Chasco, Brandon Edward" w:date="2020-08-26T11:40:00Z">
        <w:r w:rsidDel="00E1020B">
          <w:rPr>
            <w:color w:val="000000"/>
          </w:rPr>
          <w:fldChar w:fldCharType="begin"/>
        </w:r>
        <w:r w:rsidDel="00E1020B">
          <w:rPr>
            <w:color w:val="000000"/>
          </w:rPr>
          <w:delInstrText xml:space="preserve"> REF _Ref39755717 \h </w:delInstrText>
        </w:r>
        <w:r w:rsidDel="00E1020B">
          <w:rPr>
            <w:color w:val="000000"/>
          </w:rPr>
        </w:r>
        <w:r w:rsidDel="00E1020B">
          <w:rPr>
            <w:color w:val="000000"/>
          </w:rPr>
          <w:fldChar w:fldCharType="separate"/>
        </w:r>
        <w:r w:rsidR="00D27709" w:rsidDel="00E1020B">
          <w:delText xml:space="preserve">Table </w:delText>
        </w:r>
        <w:r w:rsidR="00D27709" w:rsidDel="00E1020B">
          <w:rPr>
            <w:noProof/>
          </w:rPr>
          <w:delText>5</w:delText>
        </w:r>
        <w:r w:rsidR="00D27709" w:rsidDel="00E1020B">
          <w:delText>.</w:delText>
        </w:r>
        <w:r w:rsidR="00D27709" w:rsidRPr="00B166D4" w:rsidDel="00E1020B">
          <w:delText xml:space="preserve"> Estimated fixed effects for the model with lowest marginal AIC values for wild spring/summer Chinook salmon, and the models with the lowest marginal AIC for hatchery fish with and without a random day effect included (N.E. means not estimated).</w:delText>
        </w:r>
        <w:r w:rsidDel="00E1020B">
          <w:rPr>
            <w:color w:val="000000"/>
          </w:rPr>
          <w:fldChar w:fldCharType="end"/>
        </w:r>
      </w:del>
    </w:p>
    <w:tbl>
      <w:tblPr>
        <w:tblStyle w:val="a3"/>
        <w:tblW w:w="10489" w:type="dxa"/>
        <w:tblLayout w:type="fixed"/>
        <w:tblLook w:val="0400" w:firstRow="0" w:lastRow="0" w:firstColumn="0" w:lastColumn="0" w:noHBand="0" w:noVBand="1"/>
        <w:tblPrChange w:id="2524" w:author="Chasco, Brandon Edward" w:date="2020-08-26T10:36:00Z">
          <w:tblPr>
            <w:tblStyle w:val="a3"/>
            <w:tblW w:w="10323" w:type="dxa"/>
            <w:tblLayout w:type="fixed"/>
            <w:tblLook w:val="0400" w:firstRow="0" w:lastRow="0" w:firstColumn="0" w:lastColumn="0" w:noHBand="0" w:noVBand="1"/>
          </w:tblPr>
        </w:tblPrChange>
      </w:tblPr>
      <w:tblGrid>
        <w:gridCol w:w="2218"/>
        <w:gridCol w:w="1109"/>
        <w:gridCol w:w="2522"/>
        <w:gridCol w:w="2320"/>
        <w:gridCol w:w="2320"/>
        <w:tblGridChange w:id="2525">
          <w:tblGrid>
            <w:gridCol w:w="2183"/>
            <w:gridCol w:w="1092"/>
            <w:gridCol w:w="2482"/>
            <w:gridCol w:w="2283"/>
            <w:gridCol w:w="2283"/>
          </w:tblGrid>
        </w:tblGridChange>
      </w:tblGrid>
      <w:tr w:rsidR="00B26111" w:rsidRPr="006226B0" w:rsidDel="00E1020B" w14:paraId="0F9FFFA1" w14:textId="0CCC5F9E" w:rsidTr="007A30C3">
        <w:trPr>
          <w:trHeight w:val="318"/>
          <w:del w:id="2526" w:author="Chasco, Brandon Edward" w:date="2020-08-26T11:40:00Z"/>
          <w:trPrChange w:id="2527" w:author="Chasco, Brandon Edward" w:date="2020-08-26T10:36:00Z">
            <w:trPr>
              <w:trHeight w:val="313"/>
            </w:trPr>
          </w:trPrChange>
        </w:trPr>
        <w:tc>
          <w:tcPr>
            <w:tcW w:w="2218" w:type="dxa"/>
            <w:tcBorders>
              <w:top w:val="single" w:sz="4" w:space="0" w:color="000000"/>
              <w:left w:val="nil"/>
              <w:right w:val="nil"/>
            </w:tcBorders>
            <w:shd w:val="clear" w:color="auto" w:fill="auto"/>
            <w:vAlign w:val="bottom"/>
            <w:tcPrChange w:id="2528" w:author="Chasco, Brandon Edward" w:date="2020-08-26T10:36:00Z">
              <w:tcPr>
                <w:tcW w:w="2184" w:type="dxa"/>
                <w:tcBorders>
                  <w:top w:val="single" w:sz="4" w:space="0" w:color="000000"/>
                  <w:left w:val="nil"/>
                  <w:right w:val="nil"/>
                </w:tcBorders>
                <w:shd w:val="clear" w:color="auto" w:fill="auto"/>
                <w:vAlign w:val="bottom"/>
              </w:tcPr>
            </w:tcPrChange>
          </w:tcPr>
          <w:p w14:paraId="223DFAAB" w14:textId="2B5F6332" w:rsidR="00B26111" w:rsidRPr="00B166D4" w:rsidDel="00E1020B" w:rsidRDefault="00B26111" w:rsidP="00D9742C">
            <w:pPr>
              <w:spacing w:after="0" w:line="240" w:lineRule="auto"/>
              <w:jc w:val="center"/>
              <w:rPr>
                <w:del w:id="2529" w:author="Chasco, Brandon Edward" w:date="2020-08-26T11:40:00Z"/>
                <w:sz w:val="22"/>
                <w:szCs w:val="22"/>
              </w:rPr>
            </w:pPr>
          </w:p>
        </w:tc>
        <w:tc>
          <w:tcPr>
            <w:tcW w:w="1109" w:type="dxa"/>
            <w:tcBorders>
              <w:top w:val="single" w:sz="4" w:space="0" w:color="000000"/>
              <w:left w:val="nil"/>
              <w:right w:val="nil"/>
            </w:tcBorders>
            <w:tcPrChange w:id="2530" w:author="Chasco, Brandon Edward" w:date="2020-08-26T10:36:00Z">
              <w:tcPr>
                <w:tcW w:w="1092" w:type="dxa"/>
                <w:tcBorders>
                  <w:top w:val="single" w:sz="4" w:space="0" w:color="000000"/>
                  <w:left w:val="nil"/>
                  <w:right w:val="nil"/>
                </w:tcBorders>
              </w:tcPr>
            </w:tcPrChange>
          </w:tcPr>
          <w:p w14:paraId="3EC63170" w14:textId="056D4976" w:rsidR="00B26111" w:rsidRPr="00B166D4" w:rsidDel="00E1020B" w:rsidRDefault="00B26111" w:rsidP="00D9742C">
            <w:pPr>
              <w:spacing w:after="0" w:line="240" w:lineRule="auto"/>
              <w:jc w:val="center"/>
              <w:rPr>
                <w:del w:id="2531" w:author="Chasco, Brandon Edward" w:date="2020-08-26T11:40:00Z"/>
                <w:color w:val="000000"/>
                <w:sz w:val="22"/>
                <w:szCs w:val="22"/>
              </w:rPr>
            </w:pPr>
          </w:p>
        </w:tc>
        <w:tc>
          <w:tcPr>
            <w:tcW w:w="4842" w:type="dxa"/>
            <w:gridSpan w:val="2"/>
            <w:tcBorders>
              <w:top w:val="single" w:sz="4" w:space="0" w:color="000000"/>
              <w:left w:val="nil"/>
              <w:bottom w:val="single" w:sz="4" w:space="0" w:color="000000"/>
              <w:right w:val="nil"/>
            </w:tcBorders>
            <w:shd w:val="clear" w:color="auto" w:fill="auto"/>
            <w:vAlign w:val="bottom"/>
            <w:tcPrChange w:id="2532" w:author="Chasco, Brandon Edward" w:date="2020-08-26T10:36:00Z">
              <w:tcPr>
                <w:tcW w:w="4765" w:type="dxa"/>
                <w:gridSpan w:val="2"/>
                <w:tcBorders>
                  <w:top w:val="single" w:sz="4" w:space="0" w:color="000000"/>
                  <w:left w:val="nil"/>
                  <w:bottom w:val="single" w:sz="4" w:space="0" w:color="000000"/>
                  <w:right w:val="nil"/>
                </w:tcBorders>
                <w:shd w:val="clear" w:color="auto" w:fill="auto"/>
                <w:vAlign w:val="bottom"/>
              </w:tcPr>
            </w:tcPrChange>
          </w:tcPr>
          <w:p w14:paraId="54635BD2" w14:textId="4CA7F49B" w:rsidR="00B26111" w:rsidRPr="00B166D4" w:rsidDel="00E1020B" w:rsidRDefault="00B26111" w:rsidP="00D9742C">
            <w:pPr>
              <w:spacing w:after="0" w:line="240" w:lineRule="auto"/>
              <w:jc w:val="center"/>
              <w:rPr>
                <w:del w:id="2533" w:author="Chasco, Brandon Edward" w:date="2020-08-26T11:40:00Z"/>
                <w:color w:val="000000"/>
                <w:sz w:val="22"/>
                <w:szCs w:val="22"/>
              </w:rPr>
            </w:pPr>
            <w:del w:id="2534" w:author="Chasco, Brandon Edward" w:date="2020-08-26T11:40:00Z">
              <w:r w:rsidRPr="00B166D4" w:rsidDel="00E1020B">
                <w:rPr>
                  <w:color w:val="000000"/>
                  <w:sz w:val="22"/>
                  <w:szCs w:val="22"/>
                </w:rPr>
                <w:delText>Hatchery</w:delText>
              </w:r>
            </w:del>
          </w:p>
        </w:tc>
        <w:tc>
          <w:tcPr>
            <w:tcW w:w="2320" w:type="dxa"/>
            <w:tcBorders>
              <w:top w:val="single" w:sz="4" w:space="0" w:color="000000"/>
              <w:left w:val="nil"/>
              <w:right w:val="nil"/>
            </w:tcBorders>
            <w:tcPrChange w:id="2535" w:author="Chasco, Brandon Edward" w:date="2020-08-26T10:36:00Z">
              <w:tcPr>
                <w:tcW w:w="2283" w:type="dxa"/>
                <w:tcBorders>
                  <w:top w:val="single" w:sz="4" w:space="0" w:color="000000"/>
                  <w:left w:val="nil"/>
                  <w:right w:val="nil"/>
                </w:tcBorders>
              </w:tcPr>
            </w:tcPrChange>
          </w:tcPr>
          <w:p w14:paraId="02C661BB" w14:textId="625FB5C0" w:rsidR="00B26111" w:rsidRPr="00B166D4" w:rsidDel="00E1020B" w:rsidRDefault="00B26111" w:rsidP="00D9742C">
            <w:pPr>
              <w:spacing w:after="0" w:line="240" w:lineRule="auto"/>
              <w:jc w:val="center"/>
              <w:rPr>
                <w:del w:id="2536" w:author="Chasco, Brandon Edward" w:date="2020-08-26T11:40:00Z"/>
                <w:color w:val="000000"/>
                <w:sz w:val="22"/>
                <w:szCs w:val="22"/>
              </w:rPr>
            </w:pPr>
            <w:del w:id="2537" w:author="Chasco, Brandon Edward" w:date="2020-08-26T11:40:00Z">
              <w:r w:rsidRPr="00B166D4" w:rsidDel="00E1020B">
                <w:rPr>
                  <w:color w:val="000000"/>
                  <w:sz w:val="22"/>
                  <w:szCs w:val="22"/>
                </w:rPr>
                <w:delText>Wild</w:delText>
              </w:r>
            </w:del>
          </w:p>
        </w:tc>
      </w:tr>
      <w:tr w:rsidR="00B26111" w:rsidRPr="006226B0" w:rsidDel="00E1020B" w14:paraId="710F01C7" w14:textId="3CA8650F" w:rsidTr="007A30C3">
        <w:trPr>
          <w:trHeight w:val="318"/>
          <w:del w:id="2538" w:author="Chasco, Brandon Edward" w:date="2020-08-26T11:40:00Z"/>
          <w:trPrChange w:id="2539" w:author="Chasco, Brandon Edward" w:date="2020-08-26T10:36:00Z">
            <w:trPr>
              <w:trHeight w:val="313"/>
            </w:trPr>
          </w:trPrChange>
        </w:trPr>
        <w:tc>
          <w:tcPr>
            <w:tcW w:w="2218" w:type="dxa"/>
            <w:tcBorders>
              <w:left w:val="nil"/>
              <w:bottom w:val="single" w:sz="4" w:space="0" w:color="000000"/>
              <w:right w:val="nil"/>
            </w:tcBorders>
            <w:shd w:val="clear" w:color="auto" w:fill="auto"/>
            <w:vAlign w:val="bottom"/>
            <w:tcPrChange w:id="2540" w:author="Chasco, Brandon Edward" w:date="2020-08-26T10:36:00Z">
              <w:tcPr>
                <w:tcW w:w="2184" w:type="dxa"/>
                <w:tcBorders>
                  <w:left w:val="nil"/>
                  <w:bottom w:val="single" w:sz="4" w:space="0" w:color="000000"/>
                  <w:right w:val="nil"/>
                </w:tcBorders>
                <w:shd w:val="clear" w:color="auto" w:fill="auto"/>
                <w:vAlign w:val="bottom"/>
              </w:tcPr>
            </w:tcPrChange>
          </w:tcPr>
          <w:p w14:paraId="081E7BEA" w14:textId="177CF436" w:rsidR="00B26111" w:rsidRPr="006226B0" w:rsidDel="00E1020B" w:rsidRDefault="00B26111" w:rsidP="00D9742C">
            <w:pPr>
              <w:spacing w:after="0" w:line="240" w:lineRule="auto"/>
              <w:jc w:val="center"/>
              <w:rPr>
                <w:del w:id="2541" w:author="Chasco, Brandon Edward" w:date="2020-08-26T11:40:00Z"/>
                <w:sz w:val="22"/>
                <w:szCs w:val="22"/>
              </w:rPr>
            </w:pPr>
            <w:del w:id="2542" w:author="Chasco, Brandon Edward" w:date="2020-08-26T11:40:00Z">
              <w:r w:rsidRPr="006226B0" w:rsidDel="00E1020B">
                <w:rPr>
                  <w:sz w:val="22"/>
                  <w:szCs w:val="22"/>
                </w:rPr>
                <w:delText>Parameter description</w:delText>
              </w:r>
            </w:del>
          </w:p>
        </w:tc>
        <w:tc>
          <w:tcPr>
            <w:tcW w:w="1109" w:type="dxa"/>
            <w:tcBorders>
              <w:left w:val="nil"/>
              <w:bottom w:val="single" w:sz="4" w:space="0" w:color="000000"/>
              <w:right w:val="nil"/>
            </w:tcBorders>
            <w:tcPrChange w:id="2543" w:author="Chasco, Brandon Edward" w:date="2020-08-26T10:36:00Z">
              <w:tcPr>
                <w:tcW w:w="1092" w:type="dxa"/>
                <w:tcBorders>
                  <w:left w:val="nil"/>
                  <w:bottom w:val="single" w:sz="4" w:space="0" w:color="000000"/>
                  <w:right w:val="nil"/>
                </w:tcBorders>
              </w:tcPr>
            </w:tcPrChange>
          </w:tcPr>
          <w:p w14:paraId="148481DF" w14:textId="2FB17DDB" w:rsidR="00B26111" w:rsidRPr="006226B0" w:rsidDel="00E1020B" w:rsidRDefault="00B26111" w:rsidP="00D9742C">
            <w:pPr>
              <w:spacing w:after="0" w:line="240" w:lineRule="auto"/>
              <w:jc w:val="center"/>
              <w:rPr>
                <w:del w:id="2544" w:author="Chasco, Brandon Edward" w:date="2020-08-26T11:40:00Z"/>
                <w:color w:val="000000"/>
                <w:sz w:val="22"/>
                <w:szCs w:val="22"/>
              </w:rPr>
            </w:pPr>
            <w:del w:id="2545" w:author="Chasco, Brandon Edward" w:date="2020-08-26T11:40:00Z">
              <w:r w:rsidRPr="006226B0" w:rsidDel="00E1020B">
                <w:rPr>
                  <w:color w:val="000000"/>
                  <w:sz w:val="22"/>
                  <w:szCs w:val="22"/>
                </w:rPr>
                <w:delText>Symbol</w:delText>
              </w:r>
            </w:del>
          </w:p>
        </w:tc>
        <w:tc>
          <w:tcPr>
            <w:tcW w:w="2522" w:type="dxa"/>
            <w:tcBorders>
              <w:top w:val="single" w:sz="4" w:space="0" w:color="000000"/>
              <w:left w:val="nil"/>
              <w:bottom w:val="single" w:sz="4" w:space="0" w:color="000000"/>
              <w:right w:val="nil"/>
            </w:tcBorders>
            <w:shd w:val="clear" w:color="auto" w:fill="auto"/>
            <w:vAlign w:val="bottom"/>
            <w:tcPrChange w:id="2546" w:author="Chasco, Brandon Edward" w:date="2020-08-26T10:36:00Z">
              <w:tcPr>
                <w:tcW w:w="2482" w:type="dxa"/>
                <w:tcBorders>
                  <w:top w:val="single" w:sz="4" w:space="0" w:color="000000"/>
                  <w:left w:val="nil"/>
                  <w:bottom w:val="single" w:sz="4" w:space="0" w:color="000000"/>
                  <w:right w:val="nil"/>
                </w:tcBorders>
                <w:shd w:val="clear" w:color="auto" w:fill="auto"/>
                <w:vAlign w:val="bottom"/>
              </w:tcPr>
            </w:tcPrChange>
          </w:tcPr>
          <w:p w14:paraId="3A7714E4" w14:textId="473603EA" w:rsidR="00B26111" w:rsidRPr="006226B0" w:rsidDel="00E1020B" w:rsidRDefault="00B26111" w:rsidP="00D9742C">
            <w:pPr>
              <w:spacing w:after="0" w:line="240" w:lineRule="auto"/>
              <w:jc w:val="center"/>
              <w:rPr>
                <w:del w:id="2547" w:author="Chasco, Brandon Edward" w:date="2020-08-26T11:40:00Z"/>
                <w:color w:val="000000"/>
                <w:sz w:val="22"/>
                <w:szCs w:val="22"/>
              </w:rPr>
            </w:pPr>
            <w:del w:id="2548" w:author="Chasco, Brandon Edward" w:date="2020-08-26T11:40:00Z">
              <w:r w:rsidRPr="006226B0" w:rsidDel="00E1020B">
                <w:rPr>
                  <w:color w:val="000000"/>
                  <w:sz w:val="22"/>
                  <w:szCs w:val="22"/>
                </w:rPr>
                <w:delText>without day effect</w:delText>
              </w:r>
            </w:del>
          </w:p>
        </w:tc>
        <w:tc>
          <w:tcPr>
            <w:tcW w:w="2320" w:type="dxa"/>
            <w:tcBorders>
              <w:top w:val="single" w:sz="4" w:space="0" w:color="000000"/>
              <w:left w:val="nil"/>
              <w:bottom w:val="single" w:sz="4" w:space="0" w:color="000000"/>
              <w:right w:val="nil"/>
            </w:tcBorders>
            <w:shd w:val="clear" w:color="auto" w:fill="auto"/>
            <w:vAlign w:val="bottom"/>
            <w:tcPrChange w:id="2549" w:author="Chasco, Brandon Edward" w:date="2020-08-26T10:36:00Z">
              <w:tcPr>
                <w:tcW w:w="2283" w:type="dxa"/>
                <w:tcBorders>
                  <w:top w:val="single" w:sz="4" w:space="0" w:color="000000"/>
                  <w:left w:val="nil"/>
                  <w:bottom w:val="single" w:sz="4" w:space="0" w:color="000000"/>
                  <w:right w:val="nil"/>
                </w:tcBorders>
                <w:shd w:val="clear" w:color="auto" w:fill="auto"/>
                <w:vAlign w:val="bottom"/>
              </w:tcPr>
            </w:tcPrChange>
          </w:tcPr>
          <w:p w14:paraId="0569303F" w14:textId="7E40FB2D" w:rsidR="00B26111" w:rsidRPr="006226B0" w:rsidDel="00E1020B" w:rsidRDefault="00B26111" w:rsidP="00D9742C">
            <w:pPr>
              <w:spacing w:after="0" w:line="240" w:lineRule="auto"/>
              <w:jc w:val="center"/>
              <w:rPr>
                <w:del w:id="2550" w:author="Chasco, Brandon Edward" w:date="2020-08-26T11:40:00Z"/>
                <w:color w:val="000000"/>
                <w:sz w:val="22"/>
                <w:szCs w:val="22"/>
              </w:rPr>
            </w:pPr>
            <w:del w:id="2551" w:author="Chasco, Brandon Edward" w:date="2020-08-26T11:40:00Z">
              <w:r w:rsidRPr="006226B0" w:rsidDel="00E1020B">
                <w:rPr>
                  <w:color w:val="000000"/>
                  <w:sz w:val="22"/>
                  <w:szCs w:val="22"/>
                </w:rPr>
                <w:delText>with day effect</w:delText>
              </w:r>
            </w:del>
          </w:p>
        </w:tc>
        <w:tc>
          <w:tcPr>
            <w:tcW w:w="2320" w:type="dxa"/>
            <w:tcBorders>
              <w:left w:val="nil"/>
              <w:bottom w:val="single" w:sz="4" w:space="0" w:color="000000"/>
              <w:right w:val="nil"/>
            </w:tcBorders>
            <w:tcPrChange w:id="2552" w:author="Chasco, Brandon Edward" w:date="2020-08-26T10:36:00Z">
              <w:tcPr>
                <w:tcW w:w="2283" w:type="dxa"/>
                <w:tcBorders>
                  <w:left w:val="nil"/>
                  <w:bottom w:val="single" w:sz="4" w:space="0" w:color="000000"/>
                  <w:right w:val="nil"/>
                </w:tcBorders>
              </w:tcPr>
            </w:tcPrChange>
          </w:tcPr>
          <w:p w14:paraId="2F6C83F4" w14:textId="1DF0DF04" w:rsidR="00B26111" w:rsidRPr="006226B0" w:rsidDel="00E1020B" w:rsidRDefault="00B26111" w:rsidP="00D9742C">
            <w:pPr>
              <w:spacing w:after="0" w:line="240" w:lineRule="auto"/>
              <w:jc w:val="center"/>
              <w:rPr>
                <w:del w:id="2553" w:author="Chasco, Brandon Edward" w:date="2020-08-26T11:40:00Z"/>
                <w:color w:val="000000"/>
                <w:sz w:val="22"/>
                <w:szCs w:val="22"/>
              </w:rPr>
            </w:pPr>
          </w:p>
        </w:tc>
      </w:tr>
      <w:tr w:rsidR="00B26111" w:rsidRPr="006226B0" w:rsidDel="00E1020B" w14:paraId="29F9CC9D" w14:textId="0C9B70C7" w:rsidTr="007A30C3">
        <w:trPr>
          <w:trHeight w:val="318"/>
          <w:del w:id="2554" w:author="Chasco, Brandon Edward" w:date="2020-08-26T11:40:00Z"/>
          <w:trPrChange w:id="2555" w:author="Chasco, Brandon Edward" w:date="2020-08-26T10:36:00Z">
            <w:trPr>
              <w:trHeight w:val="313"/>
            </w:trPr>
          </w:trPrChange>
        </w:trPr>
        <w:tc>
          <w:tcPr>
            <w:tcW w:w="2218" w:type="dxa"/>
            <w:tcBorders>
              <w:top w:val="single" w:sz="4" w:space="0" w:color="000000"/>
              <w:left w:val="nil"/>
              <w:bottom w:val="nil"/>
              <w:right w:val="nil"/>
            </w:tcBorders>
            <w:shd w:val="clear" w:color="auto" w:fill="auto"/>
            <w:vAlign w:val="bottom"/>
            <w:tcPrChange w:id="2556" w:author="Chasco, Brandon Edward" w:date="2020-08-26T10:36:00Z">
              <w:tcPr>
                <w:tcW w:w="2184" w:type="dxa"/>
                <w:tcBorders>
                  <w:top w:val="single" w:sz="4" w:space="0" w:color="000000"/>
                  <w:left w:val="nil"/>
                  <w:bottom w:val="nil"/>
                  <w:right w:val="nil"/>
                </w:tcBorders>
                <w:shd w:val="clear" w:color="auto" w:fill="auto"/>
                <w:vAlign w:val="bottom"/>
              </w:tcPr>
            </w:tcPrChange>
          </w:tcPr>
          <w:p w14:paraId="67C41CD6" w14:textId="2339CAAA" w:rsidR="00B26111" w:rsidRPr="006226B0" w:rsidDel="00E1020B" w:rsidRDefault="00B26111" w:rsidP="00D9742C">
            <w:pPr>
              <w:spacing w:after="0" w:line="240" w:lineRule="auto"/>
              <w:rPr>
                <w:del w:id="2557" w:author="Chasco, Brandon Edward" w:date="2020-08-26T11:40:00Z"/>
                <w:color w:val="000000"/>
                <w:sz w:val="22"/>
                <w:szCs w:val="22"/>
              </w:rPr>
            </w:pPr>
            <w:del w:id="2558" w:author="Chasco, Brandon Edward" w:date="2020-08-26T11:40:00Z">
              <w:r w:rsidRPr="006226B0" w:rsidDel="00E1020B">
                <w:rPr>
                  <w:color w:val="000000"/>
                  <w:sz w:val="22"/>
                  <w:szCs w:val="22"/>
                </w:rPr>
                <w:delText>Mean annual survival</w:delText>
              </w:r>
            </w:del>
          </w:p>
        </w:tc>
        <w:tc>
          <w:tcPr>
            <w:tcW w:w="1109" w:type="dxa"/>
            <w:tcBorders>
              <w:top w:val="single" w:sz="4" w:space="0" w:color="000000"/>
              <w:left w:val="nil"/>
              <w:bottom w:val="nil"/>
              <w:right w:val="nil"/>
            </w:tcBorders>
            <w:tcPrChange w:id="2559" w:author="Chasco, Brandon Edward" w:date="2020-08-26T10:36:00Z">
              <w:tcPr>
                <w:tcW w:w="1092" w:type="dxa"/>
                <w:tcBorders>
                  <w:top w:val="single" w:sz="4" w:space="0" w:color="000000"/>
                  <w:left w:val="nil"/>
                  <w:bottom w:val="nil"/>
                  <w:right w:val="nil"/>
                </w:tcBorders>
              </w:tcPr>
            </w:tcPrChange>
          </w:tcPr>
          <w:p w14:paraId="69932D29" w14:textId="0F4C0A65" w:rsidR="00B26111" w:rsidRPr="00B166D4" w:rsidDel="00E1020B" w:rsidRDefault="00B605F0" w:rsidP="00D9742C">
            <w:pPr>
              <w:jc w:val="center"/>
              <w:rPr>
                <w:del w:id="2560" w:author="Chasco, Brandon Edward" w:date="2020-08-26T11:40:00Z"/>
                <w:rFonts w:ascii="Cambria Math" w:eastAsia="Cambria Math" w:hAnsi="Cambria Math" w:cs="Cambria Math"/>
                <w:color w:val="000000"/>
                <w:sz w:val="22"/>
                <w:szCs w:val="22"/>
              </w:rPr>
            </w:pPr>
            <m:oMathPara>
              <m:oMath>
                <m:sSub>
                  <m:sSubPr>
                    <m:ctrlPr>
                      <w:del w:id="2561" w:author="Chasco, Brandon Edward" w:date="2020-08-26T11:40:00Z">
                        <w:rPr>
                          <w:rFonts w:ascii="Cambria Math" w:eastAsia="Cambria Math" w:hAnsi="Cambria Math" w:cs="Cambria Math"/>
                          <w:color w:val="000000"/>
                          <w:sz w:val="22"/>
                          <w:szCs w:val="22"/>
                        </w:rPr>
                      </w:del>
                    </m:ctrlPr>
                  </m:sSubPr>
                  <m:e>
                    <m:r>
                      <w:del w:id="2562" w:author="Chasco, Brandon Edward" w:date="2020-08-26T11:40:00Z">
                        <m:rPr>
                          <m:sty m:val="p"/>
                        </m:rPr>
                        <w:rPr>
                          <w:rFonts w:ascii="Cambria Math" w:hAnsi="Cambria Math"/>
                        </w:rPr>
                        <m:t>μ</m:t>
                      </w:del>
                    </m:r>
                  </m:e>
                  <m:sub>
                    <m:r>
                      <w:del w:id="2563" w:author="Chasco, Brandon Edward" w:date="2020-08-26T11:40:00Z">
                        <m:rPr>
                          <m:sty m:val="p"/>
                        </m:rPr>
                        <w:rPr>
                          <w:rFonts w:ascii="Cambria Math" w:eastAsia="Cambria Math" w:hAnsi="Cambria Math" w:cs="Cambria Math"/>
                          <w:color w:val="000000"/>
                          <w:sz w:val="22"/>
                          <w:szCs w:val="22"/>
                        </w:rPr>
                        <m:t>s</m:t>
                      </w:del>
                    </m:r>
                  </m:sub>
                </m:sSub>
              </m:oMath>
            </m:oMathPara>
          </w:p>
        </w:tc>
        <w:tc>
          <w:tcPr>
            <w:tcW w:w="2522" w:type="dxa"/>
            <w:tcBorders>
              <w:top w:val="single" w:sz="4" w:space="0" w:color="000000"/>
              <w:left w:val="nil"/>
              <w:bottom w:val="nil"/>
              <w:right w:val="nil"/>
            </w:tcBorders>
            <w:shd w:val="clear" w:color="auto" w:fill="auto"/>
            <w:vAlign w:val="bottom"/>
            <w:tcPrChange w:id="2564" w:author="Chasco, Brandon Edward" w:date="2020-08-26T10:36:00Z">
              <w:tcPr>
                <w:tcW w:w="2482" w:type="dxa"/>
                <w:tcBorders>
                  <w:top w:val="single" w:sz="4" w:space="0" w:color="000000"/>
                  <w:left w:val="nil"/>
                  <w:bottom w:val="nil"/>
                  <w:right w:val="nil"/>
                </w:tcBorders>
                <w:shd w:val="clear" w:color="auto" w:fill="auto"/>
                <w:vAlign w:val="bottom"/>
              </w:tcPr>
            </w:tcPrChange>
          </w:tcPr>
          <w:p w14:paraId="4E385B8E" w14:textId="3306CFEA" w:rsidR="00B26111" w:rsidRPr="00B166D4" w:rsidDel="00E1020B" w:rsidRDefault="00B26111" w:rsidP="00D9742C">
            <w:pPr>
              <w:spacing w:after="0" w:line="240" w:lineRule="auto"/>
              <w:jc w:val="right"/>
              <w:rPr>
                <w:del w:id="2565" w:author="Chasco, Brandon Edward" w:date="2020-08-26T11:40:00Z"/>
                <w:color w:val="000000"/>
                <w:sz w:val="22"/>
                <w:szCs w:val="22"/>
              </w:rPr>
            </w:pPr>
            <w:del w:id="2566" w:author="Chasco, Brandon Edward" w:date="2020-08-26T11:40:00Z">
              <w:r w:rsidRPr="00B166D4" w:rsidDel="00E1020B">
                <w:rPr>
                  <w:rFonts w:ascii="Calibri" w:eastAsia="Calibri" w:hAnsi="Calibri" w:cs="Calibri"/>
                  <w:color w:val="000000"/>
                  <w:sz w:val="22"/>
                  <w:szCs w:val="22"/>
                </w:rPr>
                <w:delText>0.008 ( 0.006, 0.01 )</w:delText>
              </w:r>
            </w:del>
          </w:p>
        </w:tc>
        <w:tc>
          <w:tcPr>
            <w:tcW w:w="2320" w:type="dxa"/>
            <w:tcBorders>
              <w:top w:val="single" w:sz="4" w:space="0" w:color="000000"/>
              <w:left w:val="nil"/>
              <w:bottom w:val="nil"/>
              <w:right w:val="nil"/>
            </w:tcBorders>
            <w:shd w:val="clear" w:color="auto" w:fill="auto"/>
            <w:vAlign w:val="bottom"/>
            <w:tcPrChange w:id="2567" w:author="Chasco, Brandon Edward" w:date="2020-08-26T10:36:00Z">
              <w:tcPr>
                <w:tcW w:w="2283" w:type="dxa"/>
                <w:tcBorders>
                  <w:top w:val="single" w:sz="4" w:space="0" w:color="000000"/>
                  <w:left w:val="nil"/>
                  <w:bottom w:val="nil"/>
                  <w:right w:val="nil"/>
                </w:tcBorders>
                <w:shd w:val="clear" w:color="auto" w:fill="auto"/>
                <w:vAlign w:val="bottom"/>
              </w:tcPr>
            </w:tcPrChange>
          </w:tcPr>
          <w:p w14:paraId="631D325F" w14:textId="1DD67E07" w:rsidR="00B26111" w:rsidRPr="00B166D4" w:rsidDel="00E1020B" w:rsidRDefault="00B26111" w:rsidP="00D9742C">
            <w:pPr>
              <w:spacing w:after="0" w:line="240" w:lineRule="auto"/>
              <w:jc w:val="right"/>
              <w:rPr>
                <w:del w:id="2568" w:author="Chasco, Brandon Edward" w:date="2020-08-26T11:40:00Z"/>
                <w:color w:val="000000"/>
                <w:sz w:val="22"/>
                <w:szCs w:val="22"/>
              </w:rPr>
            </w:pPr>
            <w:del w:id="2569" w:author="Chasco, Brandon Edward" w:date="2020-08-26T11:40:00Z">
              <w:r w:rsidRPr="00B166D4" w:rsidDel="00E1020B">
                <w:rPr>
                  <w:rFonts w:ascii="Calibri" w:eastAsia="Calibri" w:hAnsi="Calibri" w:cs="Calibri"/>
                  <w:color w:val="000000"/>
                  <w:sz w:val="22"/>
                  <w:szCs w:val="22"/>
                </w:rPr>
                <w:delText>0.008 ( 0.006, 0.011 )</w:delText>
              </w:r>
            </w:del>
          </w:p>
        </w:tc>
        <w:tc>
          <w:tcPr>
            <w:tcW w:w="2320" w:type="dxa"/>
            <w:tcBorders>
              <w:top w:val="single" w:sz="4" w:space="0" w:color="000000"/>
              <w:left w:val="nil"/>
              <w:bottom w:val="nil"/>
              <w:right w:val="nil"/>
            </w:tcBorders>
            <w:vAlign w:val="bottom"/>
            <w:tcPrChange w:id="2570" w:author="Chasco, Brandon Edward" w:date="2020-08-26T10:36:00Z">
              <w:tcPr>
                <w:tcW w:w="2283" w:type="dxa"/>
                <w:tcBorders>
                  <w:top w:val="single" w:sz="4" w:space="0" w:color="000000"/>
                  <w:left w:val="nil"/>
                  <w:bottom w:val="nil"/>
                  <w:right w:val="nil"/>
                </w:tcBorders>
                <w:vAlign w:val="bottom"/>
              </w:tcPr>
            </w:tcPrChange>
          </w:tcPr>
          <w:p w14:paraId="722253E7" w14:textId="45EF68FC" w:rsidR="00B26111" w:rsidRPr="00B166D4" w:rsidDel="00E1020B" w:rsidRDefault="00B26111" w:rsidP="00D9742C">
            <w:pPr>
              <w:spacing w:after="0" w:line="240" w:lineRule="auto"/>
              <w:jc w:val="right"/>
              <w:rPr>
                <w:del w:id="2571" w:author="Chasco, Brandon Edward" w:date="2020-08-26T11:40:00Z"/>
                <w:color w:val="000000"/>
                <w:sz w:val="22"/>
                <w:szCs w:val="22"/>
              </w:rPr>
            </w:pPr>
            <w:del w:id="2572" w:author="Chasco, Brandon Edward" w:date="2020-08-26T11:40:00Z">
              <w:r w:rsidRPr="00B166D4" w:rsidDel="00E1020B">
                <w:rPr>
                  <w:rFonts w:ascii="Calibri" w:eastAsia="Calibri" w:hAnsi="Calibri" w:cs="Calibri"/>
                  <w:color w:val="000000"/>
                  <w:sz w:val="22"/>
                  <w:szCs w:val="22"/>
                </w:rPr>
                <w:delText>0.009 ( 0.002, 0.035 )</w:delText>
              </w:r>
            </w:del>
          </w:p>
        </w:tc>
      </w:tr>
      <w:tr w:rsidR="00B26111" w:rsidRPr="006226B0" w:rsidDel="00E1020B" w14:paraId="23DEB4CB" w14:textId="5FD5A5E3" w:rsidTr="007A30C3">
        <w:trPr>
          <w:trHeight w:val="318"/>
          <w:del w:id="2573" w:author="Chasco, Brandon Edward" w:date="2020-08-26T11:40:00Z"/>
          <w:trPrChange w:id="2574" w:author="Chasco, Brandon Edward" w:date="2020-08-26T10:36:00Z">
            <w:trPr>
              <w:trHeight w:val="313"/>
            </w:trPr>
          </w:trPrChange>
        </w:trPr>
        <w:tc>
          <w:tcPr>
            <w:tcW w:w="2218" w:type="dxa"/>
            <w:tcBorders>
              <w:top w:val="nil"/>
              <w:left w:val="nil"/>
              <w:bottom w:val="nil"/>
              <w:right w:val="nil"/>
            </w:tcBorders>
            <w:shd w:val="clear" w:color="auto" w:fill="auto"/>
            <w:vAlign w:val="bottom"/>
            <w:tcPrChange w:id="2575" w:author="Chasco, Brandon Edward" w:date="2020-08-26T10:36:00Z">
              <w:tcPr>
                <w:tcW w:w="2184" w:type="dxa"/>
                <w:tcBorders>
                  <w:top w:val="nil"/>
                  <w:left w:val="nil"/>
                  <w:bottom w:val="nil"/>
                  <w:right w:val="nil"/>
                </w:tcBorders>
                <w:shd w:val="clear" w:color="auto" w:fill="auto"/>
                <w:vAlign w:val="bottom"/>
              </w:tcPr>
            </w:tcPrChange>
          </w:tcPr>
          <w:p w14:paraId="6F2B7B13" w14:textId="424244FB" w:rsidR="00B26111" w:rsidRPr="006226B0" w:rsidDel="00E1020B" w:rsidRDefault="00B26111" w:rsidP="00D9742C">
            <w:pPr>
              <w:spacing w:after="0" w:line="240" w:lineRule="auto"/>
              <w:rPr>
                <w:del w:id="2576" w:author="Chasco, Brandon Edward" w:date="2020-08-26T11:40:00Z"/>
                <w:color w:val="000000"/>
                <w:sz w:val="22"/>
                <w:szCs w:val="22"/>
              </w:rPr>
            </w:pPr>
            <w:del w:id="2577" w:author="Chasco, Brandon Edward" w:date="2020-08-26T11:40:00Z">
              <w:r w:rsidRPr="006226B0" w:rsidDel="00E1020B">
                <w:rPr>
                  <w:color w:val="000000"/>
                  <w:sz w:val="22"/>
                  <w:szCs w:val="22"/>
                </w:rPr>
                <w:delText xml:space="preserve">Correlation of day effect </w:delText>
              </w:r>
            </w:del>
          </w:p>
        </w:tc>
        <w:tc>
          <w:tcPr>
            <w:tcW w:w="1109" w:type="dxa"/>
            <w:tcBorders>
              <w:top w:val="nil"/>
              <w:left w:val="nil"/>
              <w:bottom w:val="nil"/>
              <w:right w:val="nil"/>
            </w:tcBorders>
            <w:tcPrChange w:id="2578" w:author="Chasco, Brandon Edward" w:date="2020-08-26T10:36:00Z">
              <w:tcPr>
                <w:tcW w:w="1092" w:type="dxa"/>
                <w:tcBorders>
                  <w:top w:val="nil"/>
                  <w:left w:val="nil"/>
                  <w:bottom w:val="nil"/>
                  <w:right w:val="nil"/>
                </w:tcBorders>
              </w:tcPr>
            </w:tcPrChange>
          </w:tcPr>
          <w:p w14:paraId="721D7226" w14:textId="5534065A" w:rsidR="00B26111" w:rsidRPr="00B166D4" w:rsidDel="00E1020B" w:rsidRDefault="00B605F0" w:rsidP="00D9742C">
            <w:pPr>
              <w:jc w:val="center"/>
              <w:rPr>
                <w:del w:id="2579" w:author="Chasco, Brandon Edward" w:date="2020-08-26T11:40:00Z"/>
                <w:rFonts w:ascii="Cambria Math" w:eastAsia="Cambria Math" w:hAnsi="Cambria Math" w:cs="Cambria Math"/>
              </w:rPr>
            </w:pPr>
            <m:oMathPara>
              <m:oMath>
                <m:sSup>
                  <m:sSupPr>
                    <m:ctrlPr>
                      <w:del w:id="2580" w:author="Chasco, Brandon Edward" w:date="2020-08-26T11:40:00Z">
                        <w:rPr>
                          <w:rFonts w:ascii="Cambria Math" w:hAnsi="Cambria Math"/>
                        </w:rPr>
                      </w:del>
                    </m:ctrlPr>
                  </m:sSupPr>
                  <m:e>
                    <m:r>
                      <w:del w:id="2581" w:author="Chasco, Brandon Edward" w:date="2020-08-26T11:40:00Z">
                        <m:rPr>
                          <m:sty m:val="p"/>
                        </m:rPr>
                        <w:rPr>
                          <w:rFonts w:ascii="Cambria Math" w:hAnsi="Cambria Math"/>
                        </w:rPr>
                        <m:t>ρ</m:t>
                      </w:del>
                    </m:r>
                  </m:e>
                  <m:sup>
                    <m:d>
                      <m:dPr>
                        <m:ctrlPr>
                          <w:del w:id="2582" w:author="Chasco, Brandon Edward" w:date="2020-08-26T11:40:00Z">
                            <w:rPr>
                              <w:rFonts w:ascii="Cambria Math" w:eastAsia="Cambria Math" w:hAnsi="Cambria Math" w:cs="Cambria Math"/>
                            </w:rPr>
                          </w:del>
                        </m:ctrlPr>
                      </m:dPr>
                      <m:e>
                        <m:r>
                          <w:del w:id="2583" w:author="Chasco, Brandon Edward" w:date="2020-08-26T11:40:00Z">
                            <m:rPr>
                              <m:sty m:val="p"/>
                            </m:rPr>
                            <w:rPr>
                              <w:rFonts w:ascii="Cambria Math" w:eastAsia="Cambria Math" w:hAnsi="Cambria Math" w:cs="Cambria Math"/>
                            </w:rPr>
                            <m:t>rj</m:t>
                          </w:del>
                        </m:r>
                      </m:e>
                    </m:d>
                  </m:sup>
                </m:sSup>
              </m:oMath>
            </m:oMathPara>
          </w:p>
        </w:tc>
        <w:tc>
          <w:tcPr>
            <w:tcW w:w="2522" w:type="dxa"/>
            <w:tcBorders>
              <w:top w:val="nil"/>
              <w:left w:val="nil"/>
              <w:bottom w:val="nil"/>
              <w:right w:val="nil"/>
            </w:tcBorders>
            <w:shd w:val="clear" w:color="auto" w:fill="auto"/>
            <w:vAlign w:val="bottom"/>
            <w:tcPrChange w:id="2584" w:author="Chasco, Brandon Edward" w:date="2020-08-26T10:36:00Z">
              <w:tcPr>
                <w:tcW w:w="2482" w:type="dxa"/>
                <w:tcBorders>
                  <w:top w:val="nil"/>
                  <w:left w:val="nil"/>
                  <w:bottom w:val="nil"/>
                  <w:right w:val="nil"/>
                </w:tcBorders>
                <w:shd w:val="clear" w:color="auto" w:fill="auto"/>
                <w:vAlign w:val="bottom"/>
              </w:tcPr>
            </w:tcPrChange>
          </w:tcPr>
          <w:p w14:paraId="6EB10B85" w14:textId="26CB55C7" w:rsidR="00B26111" w:rsidRPr="00B166D4" w:rsidDel="00E1020B" w:rsidRDefault="00B26111" w:rsidP="00D9742C">
            <w:pPr>
              <w:spacing w:after="0" w:line="240" w:lineRule="auto"/>
              <w:jc w:val="right"/>
              <w:rPr>
                <w:del w:id="2585" w:author="Chasco, Brandon Edward" w:date="2020-08-26T11:40:00Z"/>
                <w:color w:val="000000"/>
                <w:sz w:val="22"/>
                <w:szCs w:val="22"/>
              </w:rPr>
            </w:pPr>
            <w:del w:id="2586" w:author="Chasco, Brandon Edward" w:date="2020-08-26T11:40:00Z">
              <w:r w:rsidRPr="00B166D4" w:rsidDel="00E1020B">
                <w:rPr>
                  <w:rFonts w:ascii="Calibri" w:eastAsia="Calibri" w:hAnsi="Calibri" w:cs="Calibri"/>
                  <w:color w:val="000000"/>
                  <w:sz w:val="22"/>
                  <w:szCs w:val="22"/>
                </w:rPr>
                <w:delText>N.E.</w:delText>
              </w:r>
            </w:del>
          </w:p>
        </w:tc>
        <w:tc>
          <w:tcPr>
            <w:tcW w:w="2320" w:type="dxa"/>
            <w:tcBorders>
              <w:top w:val="nil"/>
              <w:left w:val="nil"/>
              <w:bottom w:val="nil"/>
              <w:right w:val="nil"/>
            </w:tcBorders>
            <w:shd w:val="clear" w:color="auto" w:fill="auto"/>
            <w:vAlign w:val="bottom"/>
            <w:tcPrChange w:id="2587" w:author="Chasco, Brandon Edward" w:date="2020-08-26T10:36:00Z">
              <w:tcPr>
                <w:tcW w:w="2283" w:type="dxa"/>
                <w:tcBorders>
                  <w:top w:val="nil"/>
                  <w:left w:val="nil"/>
                  <w:bottom w:val="nil"/>
                  <w:right w:val="nil"/>
                </w:tcBorders>
                <w:shd w:val="clear" w:color="auto" w:fill="auto"/>
                <w:vAlign w:val="bottom"/>
              </w:tcPr>
            </w:tcPrChange>
          </w:tcPr>
          <w:p w14:paraId="1913E6ED" w14:textId="49A72F62" w:rsidR="00B26111" w:rsidRPr="00B166D4" w:rsidDel="00E1020B" w:rsidRDefault="00B26111" w:rsidP="00D9742C">
            <w:pPr>
              <w:spacing w:after="0" w:line="240" w:lineRule="auto"/>
              <w:jc w:val="right"/>
              <w:rPr>
                <w:del w:id="2588" w:author="Chasco, Brandon Edward" w:date="2020-08-26T11:40:00Z"/>
                <w:color w:val="000000"/>
                <w:sz w:val="22"/>
                <w:szCs w:val="22"/>
              </w:rPr>
            </w:pPr>
            <w:del w:id="2589" w:author="Chasco, Brandon Edward" w:date="2020-08-26T11:40:00Z">
              <w:r w:rsidRPr="00B166D4" w:rsidDel="00E1020B">
                <w:rPr>
                  <w:rFonts w:ascii="Calibri" w:eastAsia="Calibri" w:hAnsi="Calibri" w:cs="Calibri"/>
                  <w:color w:val="000000"/>
                  <w:sz w:val="22"/>
                  <w:szCs w:val="22"/>
                </w:rPr>
                <w:delText>0.05 ( 0.003, 0.517 )</w:delText>
              </w:r>
            </w:del>
          </w:p>
        </w:tc>
        <w:tc>
          <w:tcPr>
            <w:tcW w:w="2320" w:type="dxa"/>
            <w:tcBorders>
              <w:top w:val="nil"/>
              <w:left w:val="nil"/>
              <w:bottom w:val="nil"/>
              <w:right w:val="nil"/>
            </w:tcBorders>
            <w:vAlign w:val="bottom"/>
            <w:tcPrChange w:id="2590" w:author="Chasco, Brandon Edward" w:date="2020-08-26T10:36:00Z">
              <w:tcPr>
                <w:tcW w:w="2283" w:type="dxa"/>
                <w:tcBorders>
                  <w:top w:val="nil"/>
                  <w:left w:val="nil"/>
                  <w:bottom w:val="nil"/>
                  <w:right w:val="nil"/>
                </w:tcBorders>
                <w:vAlign w:val="bottom"/>
              </w:tcPr>
            </w:tcPrChange>
          </w:tcPr>
          <w:p w14:paraId="2B8EE472" w14:textId="5C7717B7" w:rsidR="00B26111" w:rsidRPr="00B166D4" w:rsidDel="00E1020B" w:rsidRDefault="00B26111" w:rsidP="00D9742C">
            <w:pPr>
              <w:spacing w:after="0" w:line="240" w:lineRule="auto"/>
              <w:jc w:val="right"/>
              <w:rPr>
                <w:del w:id="2591" w:author="Chasco, Brandon Edward" w:date="2020-08-26T11:40:00Z"/>
                <w:color w:val="000000"/>
                <w:sz w:val="22"/>
                <w:szCs w:val="22"/>
              </w:rPr>
            </w:pPr>
            <w:del w:id="2592" w:author="Chasco, Brandon Edward" w:date="2020-08-26T11:40:00Z">
              <w:r w:rsidRPr="00B166D4" w:rsidDel="00E1020B">
                <w:rPr>
                  <w:rFonts w:ascii="Calibri" w:eastAsia="Calibri" w:hAnsi="Calibri" w:cs="Calibri"/>
                  <w:color w:val="000000"/>
                  <w:sz w:val="22"/>
                  <w:szCs w:val="22"/>
                </w:rPr>
                <w:delText>0.986 ( -0.992, 0.994 )</w:delText>
              </w:r>
            </w:del>
          </w:p>
        </w:tc>
      </w:tr>
      <w:tr w:rsidR="00B26111" w:rsidRPr="006226B0" w:rsidDel="00E1020B" w14:paraId="1D590BC9" w14:textId="467F9C77" w:rsidTr="007A30C3">
        <w:trPr>
          <w:trHeight w:val="318"/>
          <w:del w:id="2593" w:author="Chasco, Brandon Edward" w:date="2020-08-26T11:40:00Z"/>
          <w:trPrChange w:id="2594" w:author="Chasco, Brandon Edward" w:date="2020-08-26T10:36:00Z">
            <w:trPr>
              <w:trHeight w:val="313"/>
            </w:trPr>
          </w:trPrChange>
        </w:trPr>
        <w:tc>
          <w:tcPr>
            <w:tcW w:w="2218" w:type="dxa"/>
            <w:tcBorders>
              <w:top w:val="nil"/>
              <w:left w:val="nil"/>
              <w:bottom w:val="nil"/>
              <w:right w:val="nil"/>
            </w:tcBorders>
            <w:shd w:val="clear" w:color="auto" w:fill="auto"/>
            <w:vAlign w:val="bottom"/>
            <w:tcPrChange w:id="2595" w:author="Chasco, Brandon Edward" w:date="2020-08-26T10:36:00Z">
              <w:tcPr>
                <w:tcW w:w="2184" w:type="dxa"/>
                <w:tcBorders>
                  <w:top w:val="nil"/>
                  <w:left w:val="nil"/>
                  <w:bottom w:val="nil"/>
                  <w:right w:val="nil"/>
                </w:tcBorders>
                <w:shd w:val="clear" w:color="auto" w:fill="auto"/>
                <w:vAlign w:val="bottom"/>
              </w:tcPr>
            </w:tcPrChange>
          </w:tcPr>
          <w:p w14:paraId="31CA9F3F" w14:textId="2249F093" w:rsidR="00B26111" w:rsidRPr="006226B0" w:rsidDel="00E1020B" w:rsidRDefault="00B26111" w:rsidP="00D9742C">
            <w:pPr>
              <w:spacing w:after="0" w:line="240" w:lineRule="auto"/>
              <w:rPr>
                <w:del w:id="2596" w:author="Chasco, Brandon Edward" w:date="2020-08-26T11:40:00Z"/>
                <w:color w:val="000000"/>
                <w:sz w:val="22"/>
                <w:szCs w:val="22"/>
              </w:rPr>
            </w:pPr>
            <w:del w:id="2597" w:author="Chasco, Brandon Edward" w:date="2020-08-26T11:40:00Z">
              <w:r w:rsidRPr="006226B0" w:rsidDel="00E1020B">
                <w:rPr>
                  <w:color w:val="000000"/>
                  <w:sz w:val="22"/>
                  <w:szCs w:val="22"/>
                </w:rPr>
                <w:delText>Correlation of day in day/year effect</w:delText>
              </w:r>
            </w:del>
          </w:p>
        </w:tc>
        <w:tc>
          <w:tcPr>
            <w:tcW w:w="1109" w:type="dxa"/>
            <w:tcBorders>
              <w:top w:val="nil"/>
              <w:left w:val="nil"/>
              <w:bottom w:val="nil"/>
              <w:right w:val="nil"/>
            </w:tcBorders>
            <w:tcPrChange w:id="2598" w:author="Chasco, Brandon Edward" w:date="2020-08-26T10:36:00Z">
              <w:tcPr>
                <w:tcW w:w="1092" w:type="dxa"/>
                <w:tcBorders>
                  <w:top w:val="nil"/>
                  <w:left w:val="nil"/>
                  <w:bottom w:val="nil"/>
                  <w:right w:val="nil"/>
                </w:tcBorders>
              </w:tcPr>
            </w:tcPrChange>
          </w:tcPr>
          <w:p w14:paraId="454C0303" w14:textId="0A9C82B8" w:rsidR="00B26111" w:rsidRPr="00B166D4" w:rsidDel="00E1020B" w:rsidRDefault="00B605F0" w:rsidP="00D9742C">
            <w:pPr>
              <w:jc w:val="center"/>
              <w:rPr>
                <w:del w:id="2599" w:author="Chasco, Brandon Edward" w:date="2020-08-26T11:40:00Z"/>
                <w:rFonts w:ascii="Cambria Math" w:eastAsia="Cambria Math" w:hAnsi="Cambria Math" w:cs="Cambria Math"/>
              </w:rPr>
            </w:pPr>
            <m:oMathPara>
              <m:oMath>
                <m:sSup>
                  <m:sSupPr>
                    <m:ctrlPr>
                      <w:del w:id="2600" w:author="Chasco, Brandon Edward" w:date="2020-08-26T11:40:00Z">
                        <w:rPr>
                          <w:rFonts w:ascii="Cambria Math" w:hAnsi="Cambria Math"/>
                        </w:rPr>
                      </w:del>
                    </m:ctrlPr>
                  </m:sSupPr>
                  <m:e>
                    <m:r>
                      <w:del w:id="2601" w:author="Chasco, Brandon Edward" w:date="2020-08-26T11:40:00Z">
                        <m:rPr>
                          <m:sty m:val="p"/>
                        </m:rPr>
                        <w:rPr>
                          <w:rFonts w:ascii="Cambria Math" w:hAnsi="Cambria Math"/>
                        </w:rPr>
                        <m:t>τ</m:t>
                      </w:del>
                    </m:r>
                  </m:e>
                  <m:sup>
                    <m:d>
                      <m:dPr>
                        <m:ctrlPr>
                          <w:del w:id="2602" w:author="Chasco, Brandon Edward" w:date="2020-08-26T11:40:00Z">
                            <w:rPr>
                              <w:rFonts w:ascii="Cambria Math" w:eastAsia="Cambria Math" w:hAnsi="Cambria Math" w:cs="Cambria Math"/>
                            </w:rPr>
                          </w:del>
                        </m:ctrlPr>
                      </m:dPr>
                      <m:e>
                        <m:r>
                          <w:del w:id="2603" w:author="Chasco, Brandon Edward" w:date="2020-08-26T11:40:00Z">
                            <m:rPr>
                              <m:sty m:val="p"/>
                            </m:rPr>
                            <w:rPr>
                              <w:rFonts w:ascii="Cambria Math" w:eastAsia="Cambria Math" w:hAnsi="Cambria Math" w:cs="Cambria Math"/>
                            </w:rPr>
                            <m:t>rj</m:t>
                          </w:del>
                        </m:r>
                      </m:e>
                    </m:d>
                  </m:sup>
                </m:sSup>
              </m:oMath>
            </m:oMathPara>
          </w:p>
        </w:tc>
        <w:tc>
          <w:tcPr>
            <w:tcW w:w="2522" w:type="dxa"/>
            <w:tcBorders>
              <w:top w:val="nil"/>
              <w:left w:val="nil"/>
              <w:bottom w:val="nil"/>
              <w:right w:val="nil"/>
            </w:tcBorders>
            <w:shd w:val="clear" w:color="auto" w:fill="auto"/>
            <w:vAlign w:val="bottom"/>
            <w:tcPrChange w:id="2604" w:author="Chasco, Brandon Edward" w:date="2020-08-26T10:36:00Z">
              <w:tcPr>
                <w:tcW w:w="2482" w:type="dxa"/>
                <w:tcBorders>
                  <w:top w:val="nil"/>
                  <w:left w:val="nil"/>
                  <w:bottom w:val="nil"/>
                  <w:right w:val="nil"/>
                </w:tcBorders>
                <w:shd w:val="clear" w:color="auto" w:fill="auto"/>
                <w:vAlign w:val="bottom"/>
              </w:tcPr>
            </w:tcPrChange>
          </w:tcPr>
          <w:p w14:paraId="101C5CBD" w14:textId="520EBA8E" w:rsidR="00B26111" w:rsidRPr="00B166D4" w:rsidDel="00E1020B" w:rsidRDefault="00B26111" w:rsidP="00D9742C">
            <w:pPr>
              <w:spacing w:after="0" w:line="240" w:lineRule="auto"/>
              <w:jc w:val="right"/>
              <w:rPr>
                <w:del w:id="2605" w:author="Chasco, Brandon Edward" w:date="2020-08-26T11:40:00Z"/>
                <w:color w:val="000000"/>
                <w:sz w:val="22"/>
                <w:szCs w:val="22"/>
              </w:rPr>
            </w:pPr>
            <w:del w:id="2606" w:author="Chasco, Brandon Edward" w:date="2020-08-26T11:40:00Z">
              <w:r w:rsidRPr="00B166D4" w:rsidDel="00E1020B">
                <w:rPr>
                  <w:rFonts w:ascii="Calibri" w:eastAsia="Calibri" w:hAnsi="Calibri" w:cs="Calibri"/>
                  <w:color w:val="000000"/>
                  <w:sz w:val="22"/>
                  <w:szCs w:val="22"/>
                </w:rPr>
                <w:delText>0.955 ( 0.853, 0.972 )</w:delText>
              </w:r>
            </w:del>
          </w:p>
        </w:tc>
        <w:tc>
          <w:tcPr>
            <w:tcW w:w="2320" w:type="dxa"/>
            <w:tcBorders>
              <w:top w:val="nil"/>
              <w:left w:val="nil"/>
              <w:bottom w:val="nil"/>
              <w:right w:val="nil"/>
            </w:tcBorders>
            <w:shd w:val="clear" w:color="auto" w:fill="auto"/>
            <w:vAlign w:val="bottom"/>
            <w:tcPrChange w:id="2607" w:author="Chasco, Brandon Edward" w:date="2020-08-26T10:36:00Z">
              <w:tcPr>
                <w:tcW w:w="2283" w:type="dxa"/>
                <w:tcBorders>
                  <w:top w:val="nil"/>
                  <w:left w:val="nil"/>
                  <w:bottom w:val="nil"/>
                  <w:right w:val="nil"/>
                </w:tcBorders>
                <w:shd w:val="clear" w:color="auto" w:fill="auto"/>
                <w:vAlign w:val="bottom"/>
              </w:tcPr>
            </w:tcPrChange>
          </w:tcPr>
          <w:p w14:paraId="2B1E7F8D" w14:textId="1BA6FEA0" w:rsidR="00B26111" w:rsidRPr="00B166D4" w:rsidDel="00E1020B" w:rsidRDefault="00B26111" w:rsidP="00D9742C">
            <w:pPr>
              <w:spacing w:after="0" w:line="240" w:lineRule="auto"/>
              <w:jc w:val="right"/>
              <w:rPr>
                <w:del w:id="2608" w:author="Chasco, Brandon Edward" w:date="2020-08-26T11:40:00Z"/>
                <w:color w:val="000000"/>
                <w:sz w:val="22"/>
                <w:szCs w:val="22"/>
              </w:rPr>
            </w:pPr>
            <w:del w:id="2609" w:author="Chasco, Brandon Edward" w:date="2020-08-26T11:40:00Z">
              <w:r w:rsidRPr="00B166D4" w:rsidDel="00E1020B">
                <w:rPr>
                  <w:rFonts w:ascii="Calibri" w:eastAsia="Calibri" w:hAnsi="Calibri" w:cs="Calibri"/>
                  <w:color w:val="000000"/>
                  <w:sz w:val="22"/>
                  <w:szCs w:val="22"/>
                </w:rPr>
                <w:delText>0.958 ( 0.835, 0.974 )</w:delText>
              </w:r>
            </w:del>
          </w:p>
        </w:tc>
        <w:tc>
          <w:tcPr>
            <w:tcW w:w="2320" w:type="dxa"/>
            <w:tcBorders>
              <w:top w:val="nil"/>
              <w:left w:val="nil"/>
              <w:bottom w:val="nil"/>
              <w:right w:val="nil"/>
            </w:tcBorders>
            <w:vAlign w:val="bottom"/>
            <w:tcPrChange w:id="2610" w:author="Chasco, Brandon Edward" w:date="2020-08-26T10:36:00Z">
              <w:tcPr>
                <w:tcW w:w="2283" w:type="dxa"/>
                <w:tcBorders>
                  <w:top w:val="nil"/>
                  <w:left w:val="nil"/>
                  <w:bottom w:val="nil"/>
                  <w:right w:val="nil"/>
                </w:tcBorders>
                <w:vAlign w:val="bottom"/>
              </w:tcPr>
            </w:tcPrChange>
          </w:tcPr>
          <w:p w14:paraId="4C10033D" w14:textId="75047168" w:rsidR="00B26111" w:rsidRPr="00B166D4" w:rsidDel="00E1020B" w:rsidRDefault="00B26111" w:rsidP="00D9742C">
            <w:pPr>
              <w:spacing w:after="0" w:line="240" w:lineRule="auto"/>
              <w:jc w:val="right"/>
              <w:rPr>
                <w:del w:id="2611" w:author="Chasco, Brandon Edward" w:date="2020-08-26T11:40:00Z"/>
                <w:color w:val="000000"/>
                <w:sz w:val="22"/>
                <w:szCs w:val="22"/>
              </w:rPr>
            </w:pPr>
            <w:del w:id="2612" w:author="Chasco, Brandon Edward" w:date="2020-08-26T11:40:00Z">
              <w:r w:rsidRPr="00B166D4" w:rsidDel="00E1020B">
                <w:rPr>
                  <w:rFonts w:ascii="Calibri" w:eastAsia="Calibri" w:hAnsi="Calibri" w:cs="Calibri"/>
                  <w:color w:val="000000"/>
                  <w:sz w:val="22"/>
                  <w:szCs w:val="22"/>
                </w:rPr>
                <w:delText>0.932 ( 0.241, 0.963 )</w:delText>
              </w:r>
            </w:del>
          </w:p>
        </w:tc>
      </w:tr>
      <w:tr w:rsidR="00B26111" w:rsidRPr="006226B0" w:rsidDel="00E1020B" w14:paraId="373662A7" w14:textId="6937445B" w:rsidTr="007A30C3">
        <w:trPr>
          <w:trHeight w:val="318"/>
          <w:del w:id="2613" w:author="Chasco, Brandon Edward" w:date="2020-08-26T11:40:00Z"/>
          <w:trPrChange w:id="2614" w:author="Chasco, Brandon Edward" w:date="2020-08-26T10:36:00Z">
            <w:trPr>
              <w:trHeight w:val="313"/>
            </w:trPr>
          </w:trPrChange>
        </w:trPr>
        <w:tc>
          <w:tcPr>
            <w:tcW w:w="2218" w:type="dxa"/>
            <w:tcBorders>
              <w:top w:val="nil"/>
              <w:left w:val="nil"/>
              <w:bottom w:val="nil"/>
              <w:right w:val="nil"/>
            </w:tcBorders>
            <w:shd w:val="clear" w:color="auto" w:fill="auto"/>
            <w:vAlign w:val="bottom"/>
            <w:tcPrChange w:id="2615" w:author="Chasco, Brandon Edward" w:date="2020-08-26T10:36:00Z">
              <w:tcPr>
                <w:tcW w:w="2184" w:type="dxa"/>
                <w:tcBorders>
                  <w:top w:val="nil"/>
                  <w:left w:val="nil"/>
                  <w:bottom w:val="nil"/>
                  <w:right w:val="nil"/>
                </w:tcBorders>
                <w:shd w:val="clear" w:color="auto" w:fill="auto"/>
                <w:vAlign w:val="bottom"/>
              </w:tcPr>
            </w:tcPrChange>
          </w:tcPr>
          <w:p w14:paraId="7C25E293" w14:textId="28A25A79" w:rsidR="00B26111" w:rsidRPr="006226B0" w:rsidDel="00E1020B" w:rsidRDefault="00B26111" w:rsidP="00D9742C">
            <w:pPr>
              <w:spacing w:after="0" w:line="240" w:lineRule="auto"/>
              <w:rPr>
                <w:del w:id="2616" w:author="Chasco, Brandon Edward" w:date="2020-08-26T11:40:00Z"/>
                <w:color w:val="000000"/>
                <w:sz w:val="22"/>
                <w:szCs w:val="22"/>
              </w:rPr>
            </w:pPr>
            <w:del w:id="2617" w:author="Chasco, Brandon Edward" w:date="2020-08-26T11:40:00Z">
              <w:r w:rsidRPr="006226B0" w:rsidDel="00E1020B">
                <w:rPr>
                  <w:color w:val="000000"/>
                  <w:sz w:val="22"/>
                  <w:szCs w:val="22"/>
                </w:rPr>
                <w:delText>Correlation of year in day/year effect</w:delText>
              </w:r>
            </w:del>
          </w:p>
        </w:tc>
        <w:tc>
          <w:tcPr>
            <w:tcW w:w="1109" w:type="dxa"/>
            <w:tcBorders>
              <w:top w:val="nil"/>
              <w:left w:val="nil"/>
              <w:bottom w:val="nil"/>
              <w:right w:val="nil"/>
            </w:tcBorders>
            <w:tcPrChange w:id="2618" w:author="Chasco, Brandon Edward" w:date="2020-08-26T10:36:00Z">
              <w:tcPr>
                <w:tcW w:w="1092" w:type="dxa"/>
                <w:tcBorders>
                  <w:top w:val="nil"/>
                  <w:left w:val="nil"/>
                  <w:bottom w:val="nil"/>
                  <w:right w:val="nil"/>
                </w:tcBorders>
              </w:tcPr>
            </w:tcPrChange>
          </w:tcPr>
          <w:p w14:paraId="54722952" w14:textId="5C5F26A3" w:rsidR="00B26111" w:rsidRPr="00B166D4" w:rsidDel="00E1020B" w:rsidRDefault="00B605F0" w:rsidP="00D9742C">
            <w:pPr>
              <w:jc w:val="center"/>
              <w:rPr>
                <w:del w:id="2619" w:author="Chasco, Brandon Edward" w:date="2020-08-26T11:40:00Z"/>
                <w:rFonts w:ascii="Cambria Math" w:eastAsia="Cambria Math" w:hAnsi="Cambria Math" w:cs="Cambria Math"/>
              </w:rPr>
            </w:pPr>
            <m:oMathPara>
              <m:oMath>
                <m:sSup>
                  <m:sSupPr>
                    <m:ctrlPr>
                      <w:del w:id="2620" w:author="Chasco, Brandon Edward" w:date="2020-08-26T11:40:00Z">
                        <w:rPr>
                          <w:rFonts w:ascii="Cambria Math" w:hAnsi="Cambria Math"/>
                        </w:rPr>
                      </w:del>
                    </m:ctrlPr>
                  </m:sSupPr>
                  <m:e>
                    <m:r>
                      <w:del w:id="2621" w:author="Chasco, Brandon Edward" w:date="2020-08-26T11:40:00Z">
                        <m:rPr>
                          <m:sty m:val="p"/>
                        </m:rPr>
                        <w:rPr>
                          <w:rFonts w:ascii="Cambria Math" w:hAnsi="Cambria Math"/>
                        </w:rPr>
                        <m:t>τ</m:t>
                      </w:del>
                    </m:r>
                  </m:e>
                  <m:sup>
                    <m:d>
                      <m:dPr>
                        <m:ctrlPr>
                          <w:del w:id="2622" w:author="Chasco, Brandon Edward" w:date="2020-08-26T11:40:00Z">
                            <w:rPr>
                              <w:rFonts w:ascii="Cambria Math" w:eastAsia="Cambria Math" w:hAnsi="Cambria Math" w:cs="Cambria Math"/>
                            </w:rPr>
                          </w:del>
                        </m:ctrlPr>
                      </m:dPr>
                      <m:e>
                        <m:r>
                          <w:del w:id="2623" w:author="Chasco, Brandon Edward" w:date="2020-08-26T11:40:00Z">
                            <m:rPr>
                              <m:sty m:val="p"/>
                            </m:rPr>
                            <w:rPr>
                              <w:rFonts w:ascii="Cambria Math" w:eastAsia="Cambria Math" w:hAnsi="Cambria Math" w:cs="Cambria Math"/>
                            </w:rPr>
                            <m:t>rt</m:t>
                          </w:del>
                        </m:r>
                      </m:e>
                    </m:d>
                  </m:sup>
                </m:sSup>
              </m:oMath>
            </m:oMathPara>
          </w:p>
        </w:tc>
        <w:tc>
          <w:tcPr>
            <w:tcW w:w="2522" w:type="dxa"/>
            <w:tcBorders>
              <w:top w:val="nil"/>
              <w:left w:val="nil"/>
              <w:bottom w:val="nil"/>
              <w:right w:val="nil"/>
            </w:tcBorders>
            <w:shd w:val="clear" w:color="auto" w:fill="auto"/>
            <w:vAlign w:val="bottom"/>
            <w:tcPrChange w:id="2624" w:author="Chasco, Brandon Edward" w:date="2020-08-26T10:36:00Z">
              <w:tcPr>
                <w:tcW w:w="2482" w:type="dxa"/>
                <w:tcBorders>
                  <w:top w:val="nil"/>
                  <w:left w:val="nil"/>
                  <w:bottom w:val="nil"/>
                  <w:right w:val="nil"/>
                </w:tcBorders>
                <w:shd w:val="clear" w:color="auto" w:fill="auto"/>
                <w:vAlign w:val="bottom"/>
              </w:tcPr>
            </w:tcPrChange>
          </w:tcPr>
          <w:p w14:paraId="3AA81BCF" w14:textId="20E66040" w:rsidR="00B26111" w:rsidRPr="00B166D4" w:rsidDel="00E1020B" w:rsidRDefault="00B26111" w:rsidP="00D9742C">
            <w:pPr>
              <w:spacing w:after="0" w:line="240" w:lineRule="auto"/>
              <w:jc w:val="right"/>
              <w:rPr>
                <w:del w:id="2625" w:author="Chasco, Brandon Edward" w:date="2020-08-26T11:40:00Z"/>
                <w:color w:val="000000"/>
                <w:sz w:val="22"/>
                <w:szCs w:val="22"/>
              </w:rPr>
            </w:pPr>
            <w:del w:id="2626" w:author="Chasco, Brandon Edward" w:date="2020-08-26T11:40:00Z">
              <w:r w:rsidRPr="00B166D4" w:rsidDel="00E1020B">
                <w:rPr>
                  <w:rFonts w:ascii="Calibri" w:eastAsia="Calibri" w:hAnsi="Calibri" w:cs="Calibri"/>
                  <w:color w:val="000000"/>
                  <w:sz w:val="22"/>
                  <w:szCs w:val="22"/>
                </w:rPr>
                <w:delText>-0.067 ( -0.355, 0.248 )</w:delText>
              </w:r>
            </w:del>
          </w:p>
        </w:tc>
        <w:tc>
          <w:tcPr>
            <w:tcW w:w="2320" w:type="dxa"/>
            <w:tcBorders>
              <w:top w:val="nil"/>
              <w:left w:val="nil"/>
              <w:bottom w:val="nil"/>
              <w:right w:val="nil"/>
            </w:tcBorders>
            <w:shd w:val="clear" w:color="auto" w:fill="auto"/>
            <w:vAlign w:val="bottom"/>
            <w:tcPrChange w:id="2627" w:author="Chasco, Brandon Edward" w:date="2020-08-26T10:36:00Z">
              <w:tcPr>
                <w:tcW w:w="2283" w:type="dxa"/>
                <w:tcBorders>
                  <w:top w:val="nil"/>
                  <w:left w:val="nil"/>
                  <w:bottom w:val="nil"/>
                  <w:right w:val="nil"/>
                </w:tcBorders>
                <w:shd w:val="clear" w:color="auto" w:fill="auto"/>
                <w:vAlign w:val="bottom"/>
              </w:tcPr>
            </w:tcPrChange>
          </w:tcPr>
          <w:p w14:paraId="5E3FB90D" w14:textId="4D7476EB" w:rsidR="00B26111" w:rsidRPr="00B166D4" w:rsidDel="00E1020B" w:rsidRDefault="00B26111" w:rsidP="00D9742C">
            <w:pPr>
              <w:spacing w:after="0" w:line="240" w:lineRule="auto"/>
              <w:jc w:val="right"/>
              <w:rPr>
                <w:del w:id="2628" w:author="Chasco, Brandon Edward" w:date="2020-08-26T11:40:00Z"/>
                <w:color w:val="000000"/>
                <w:sz w:val="22"/>
                <w:szCs w:val="22"/>
              </w:rPr>
            </w:pPr>
            <w:del w:id="2629" w:author="Chasco, Brandon Edward" w:date="2020-08-26T11:40:00Z">
              <w:r w:rsidRPr="00B166D4" w:rsidDel="00E1020B">
                <w:rPr>
                  <w:rFonts w:ascii="Calibri" w:eastAsia="Calibri" w:hAnsi="Calibri" w:cs="Calibri"/>
                  <w:color w:val="000000"/>
                  <w:sz w:val="22"/>
                  <w:szCs w:val="22"/>
                </w:rPr>
                <w:delText>-0.109 ( -0.397, 0.229 )</w:delText>
              </w:r>
            </w:del>
          </w:p>
        </w:tc>
        <w:tc>
          <w:tcPr>
            <w:tcW w:w="2320" w:type="dxa"/>
            <w:tcBorders>
              <w:top w:val="nil"/>
              <w:left w:val="nil"/>
              <w:bottom w:val="nil"/>
              <w:right w:val="nil"/>
            </w:tcBorders>
            <w:vAlign w:val="bottom"/>
            <w:tcPrChange w:id="2630" w:author="Chasco, Brandon Edward" w:date="2020-08-26T10:36:00Z">
              <w:tcPr>
                <w:tcW w:w="2283" w:type="dxa"/>
                <w:tcBorders>
                  <w:top w:val="nil"/>
                  <w:left w:val="nil"/>
                  <w:bottom w:val="nil"/>
                  <w:right w:val="nil"/>
                </w:tcBorders>
                <w:vAlign w:val="bottom"/>
              </w:tcPr>
            </w:tcPrChange>
          </w:tcPr>
          <w:p w14:paraId="4DAB144B" w14:textId="7648FDA3" w:rsidR="00B26111" w:rsidRPr="00B166D4" w:rsidDel="00E1020B" w:rsidRDefault="00B26111" w:rsidP="00D9742C">
            <w:pPr>
              <w:spacing w:after="0" w:line="240" w:lineRule="auto"/>
              <w:jc w:val="right"/>
              <w:rPr>
                <w:del w:id="2631" w:author="Chasco, Brandon Edward" w:date="2020-08-26T11:40:00Z"/>
                <w:color w:val="000000"/>
                <w:sz w:val="22"/>
                <w:szCs w:val="22"/>
              </w:rPr>
            </w:pPr>
            <w:del w:id="2632" w:author="Chasco, Brandon Edward" w:date="2020-08-26T11:40:00Z">
              <w:r w:rsidRPr="00B166D4" w:rsidDel="00E1020B">
                <w:rPr>
                  <w:rFonts w:ascii="Calibri" w:eastAsia="Calibri" w:hAnsi="Calibri" w:cs="Calibri"/>
                  <w:color w:val="000000"/>
                  <w:sz w:val="22"/>
                  <w:szCs w:val="22"/>
                </w:rPr>
                <w:delText>-0.489 ( -0.707, 0.058 )</w:delText>
              </w:r>
            </w:del>
          </w:p>
        </w:tc>
      </w:tr>
      <w:tr w:rsidR="00B26111" w:rsidRPr="006226B0" w:rsidDel="00E1020B" w14:paraId="23C19CFF" w14:textId="20B75255" w:rsidTr="007A30C3">
        <w:trPr>
          <w:trHeight w:val="318"/>
          <w:del w:id="2633" w:author="Chasco, Brandon Edward" w:date="2020-08-26T11:40:00Z"/>
          <w:trPrChange w:id="2634" w:author="Chasco, Brandon Edward" w:date="2020-08-26T10:36:00Z">
            <w:trPr>
              <w:trHeight w:val="313"/>
            </w:trPr>
          </w:trPrChange>
        </w:trPr>
        <w:tc>
          <w:tcPr>
            <w:tcW w:w="2218" w:type="dxa"/>
            <w:tcBorders>
              <w:top w:val="nil"/>
              <w:left w:val="nil"/>
              <w:bottom w:val="nil"/>
              <w:right w:val="nil"/>
            </w:tcBorders>
            <w:shd w:val="clear" w:color="auto" w:fill="auto"/>
            <w:vAlign w:val="bottom"/>
            <w:tcPrChange w:id="2635" w:author="Chasco, Brandon Edward" w:date="2020-08-26T10:36:00Z">
              <w:tcPr>
                <w:tcW w:w="2184" w:type="dxa"/>
                <w:tcBorders>
                  <w:top w:val="nil"/>
                  <w:left w:val="nil"/>
                  <w:bottom w:val="nil"/>
                  <w:right w:val="nil"/>
                </w:tcBorders>
                <w:shd w:val="clear" w:color="auto" w:fill="auto"/>
                <w:vAlign w:val="bottom"/>
              </w:tcPr>
            </w:tcPrChange>
          </w:tcPr>
          <w:p w14:paraId="3C737F9A" w14:textId="084657DD" w:rsidR="00B26111" w:rsidRPr="006226B0" w:rsidDel="00E1020B" w:rsidRDefault="00B26111" w:rsidP="00D9742C">
            <w:pPr>
              <w:spacing w:after="0" w:line="240" w:lineRule="auto"/>
              <w:rPr>
                <w:del w:id="2636" w:author="Chasco, Brandon Edward" w:date="2020-08-26T11:40:00Z"/>
                <w:color w:val="000000"/>
                <w:sz w:val="22"/>
                <w:szCs w:val="22"/>
              </w:rPr>
            </w:pPr>
            <w:del w:id="2637" w:author="Chasco, Brandon Edward" w:date="2020-08-26T11:40:00Z">
              <w:r w:rsidRPr="006226B0" w:rsidDel="00E1020B">
                <w:rPr>
                  <w:color w:val="000000"/>
                  <w:sz w:val="22"/>
                  <w:szCs w:val="22"/>
                </w:rPr>
                <w:delText>Process error for day effect</w:delText>
              </w:r>
            </w:del>
          </w:p>
        </w:tc>
        <w:tc>
          <w:tcPr>
            <w:tcW w:w="1109" w:type="dxa"/>
            <w:tcBorders>
              <w:top w:val="nil"/>
              <w:left w:val="nil"/>
              <w:bottom w:val="nil"/>
              <w:right w:val="nil"/>
            </w:tcBorders>
            <w:tcPrChange w:id="2638" w:author="Chasco, Brandon Edward" w:date="2020-08-26T10:36:00Z">
              <w:tcPr>
                <w:tcW w:w="1092" w:type="dxa"/>
                <w:tcBorders>
                  <w:top w:val="nil"/>
                  <w:left w:val="nil"/>
                  <w:bottom w:val="nil"/>
                  <w:right w:val="nil"/>
                </w:tcBorders>
              </w:tcPr>
            </w:tcPrChange>
          </w:tcPr>
          <w:p w14:paraId="35F3161B" w14:textId="5C00F6D6" w:rsidR="00B26111" w:rsidRPr="00B166D4" w:rsidDel="00E1020B" w:rsidRDefault="00B605F0" w:rsidP="00D9742C">
            <w:pPr>
              <w:jc w:val="center"/>
              <w:rPr>
                <w:del w:id="2639" w:author="Chasco, Brandon Edward" w:date="2020-08-26T11:40:00Z"/>
                <w:rFonts w:ascii="Cambria Math" w:eastAsia="Cambria Math" w:hAnsi="Cambria Math" w:cs="Cambria Math"/>
              </w:rPr>
            </w:pPr>
            <m:oMathPara>
              <m:oMath>
                <m:sSup>
                  <m:sSupPr>
                    <m:ctrlPr>
                      <w:del w:id="2640" w:author="Chasco, Brandon Edward" w:date="2020-08-26T11:40:00Z">
                        <w:rPr>
                          <w:rFonts w:ascii="Cambria Math" w:eastAsia="Cambria Math" w:hAnsi="Cambria Math" w:cs="Cambria Math"/>
                        </w:rPr>
                      </w:del>
                    </m:ctrlPr>
                  </m:sSupPr>
                  <m:e>
                    <m:d>
                      <m:dPr>
                        <m:ctrlPr>
                          <w:del w:id="2641" w:author="Chasco, Brandon Edward" w:date="2020-08-26T11:40:00Z">
                            <w:rPr>
                              <w:rFonts w:ascii="Cambria Math" w:hAnsi="Cambria Math"/>
                            </w:rPr>
                          </w:del>
                        </m:ctrlPr>
                      </m:dPr>
                      <m:e>
                        <m:sSup>
                          <m:sSupPr>
                            <m:ctrlPr>
                              <w:del w:id="2642" w:author="Chasco, Brandon Edward" w:date="2020-08-26T11:40:00Z">
                                <w:rPr>
                                  <w:rFonts w:ascii="Cambria Math" w:eastAsia="Cambria Math" w:hAnsi="Cambria Math" w:cs="Cambria Math"/>
                                </w:rPr>
                              </w:del>
                            </m:ctrlPr>
                          </m:sSupPr>
                          <m:e>
                            <m:r>
                              <w:del w:id="2643" w:author="Chasco, Brandon Edward" w:date="2020-08-26T11:40:00Z">
                                <m:rPr>
                                  <m:sty m:val="p"/>
                                </m:rPr>
                                <w:rPr>
                                  <w:rFonts w:ascii="Cambria Math" w:hAnsi="Cambria Math"/>
                                </w:rPr>
                                <m:t>ψ</m:t>
                              </w:del>
                            </m:r>
                          </m:e>
                          <m:sup>
                            <m:r>
                              <w:del w:id="2644" w:author="Chasco, Brandon Edward" w:date="2020-08-26T11:40:00Z">
                                <m:rPr>
                                  <m:sty m:val="p"/>
                                </m:rPr>
                                <w:rPr>
                                  <w:rFonts w:ascii="Cambria Math" w:eastAsia="Cambria Math" w:hAnsi="Cambria Math" w:cs="Cambria Math"/>
                                </w:rPr>
                                <m:t>2</m:t>
                              </w:del>
                            </m:r>
                          </m:sup>
                        </m:sSup>
                      </m:e>
                    </m:d>
                  </m:e>
                  <m:sup>
                    <m:r>
                      <w:del w:id="2645" w:author="Chasco, Brandon Edward" w:date="2020-08-26T11:40:00Z">
                        <m:rPr>
                          <m:sty m:val="p"/>
                        </m:rPr>
                        <w:rPr>
                          <w:rFonts w:ascii="Cambria Math" w:eastAsia="Cambria Math" w:hAnsi="Cambria Math" w:cs="Cambria Math"/>
                        </w:rPr>
                        <m:t>(rj)</m:t>
                      </w:del>
                    </m:r>
                  </m:sup>
                </m:sSup>
              </m:oMath>
            </m:oMathPara>
          </w:p>
        </w:tc>
        <w:tc>
          <w:tcPr>
            <w:tcW w:w="2522" w:type="dxa"/>
            <w:tcBorders>
              <w:top w:val="nil"/>
              <w:left w:val="nil"/>
              <w:bottom w:val="nil"/>
              <w:right w:val="nil"/>
            </w:tcBorders>
            <w:shd w:val="clear" w:color="auto" w:fill="auto"/>
            <w:vAlign w:val="bottom"/>
            <w:tcPrChange w:id="2646" w:author="Chasco, Brandon Edward" w:date="2020-08-26T10:36:00Z">
              <w:tcPr>
                <w:tcW w:w="2482" w:type="dxa"/>
                <w:tcBorders>
                  <w:top w:val="nil"/>
                  <w:left w:val="nil"/>
                  <w:bottom w:val="nil"/>
                  <w:right w:val="nil"/>
                </w:tcBorders>
                <w:shd w:val="clear" w:color="auto" w:fill="auto"/>
                <w:vAlign w:val="bottom"/>
              </w:tcPr>
            </w:tcPrChange>
          </w:tcPr>
          <w:p w14:paraId="49A3D782" w14:textId="21C40A28" w:rsidR="00B26111" w:rsidRPr="00B166D4" w:rsidDel="00E1020B" w:rsidRDefault="00B26111" w:rsidP="00D9742C">
            <w:pPr>
              <w:spacing w:after="0" w:line="240" w:lineRule="auto"/>
              <w:jc w:val="right"/>
              <w:rPr>
                <w:del w:id="2647" w:author="Chasco, Brandon Edward" w:date="2020-08-26T11:40:00Z"/>
                <w:color w:val="000000"/>
                <w:sz w:val="22"/>
                <w:szCs w:val="22"/>
              </w:rPr>
            </w:pPr>
            <w:del w:id="2648" w:author="Chasco, Brandon Edward" w:date="2020-08-26T11:40:00Z">
              <w:r w:rsidRPr="00B166D4" w:rsidDel="00E1020B">
                <w:rPr>
                  <w:rFonts w:ascii="Calibri" w:eastAsia="Calibri" w:hAnsi="Calibri" w:cs="Calibri"/>
                  <w:color w:val="000000"/>
                  <w:sz w:val="22"/>
                  <w:szCs w:val="22"/>
                </w:rPr>
                <w:delText>N.E.</w:delText>
              </w:r>
            </w:del>
          </w:p>
        </w:tc>
        <w:tc>
          <w:tcPr>
            <w:tcW w:w="2320" w:type="dxa"/>
            <w:tcBorders>
              <w:top w:val="nil"/>
              <w:left w:val="nil"/>
              <w:bottom w:val="nil"/>
              <w:right w:val="nil"/>
            </w:tcBorders>
            <w:shd w:val="clear" w:color="auto" w:fill="auto"/>
            <w:vAlign w:val="bottom"/>
            <w:tcPrChange w:id="2649" w:author="Chasco, Brandon Edward" w:date="2020-08-26T10:36:00Z">
              <w:tcPr>
                <w:tcW w:w="2283" w:type="dxa"/>
                <w:tcBorders>
                  <w:top w:val="nil"/>
                  <w:left w:val="nil"/>
                  <w:bottom w:val="nil"/>
                  <w:right w:val="nil"/>
                </w:tcBorders>
                <w:shd w:val="clear" w:color="auto" w:fill="auto"/>
                <w:vAlign w:val="bottom"/>
              </w:tcPr>
            </w:tcPrChange>
          </w:tcPr>
          <w:p w14:paraId="2D8F7DEE" w14:textId="6E29A486" w:rsidR="00B26111" w:rsidRPr="00B166D4" w:rsidDel="00E1020B" w:rsidRDefault="00B26111" w:rsidP="00D9742C">
            <w:pPr>
              <w:spacing w:after="0" w:line="240" w:lineRule="auto"/>
              <w:jc w:val="right"/>
              <w:rPr>
                <w:del w:id="2650" w:author="Chasco, Brandon Edward" w:date="2020-08-26T11:40:00Z"/>
                <w:color w:val="000000"/>
                <w:sz w:val="22"/>
                <w:szCs w:val="22"/>
              </w:rPr>
            </w:pPr>
            <w:del w:id="2651" w:author="Chasco, Brandon Edward" w:date="2020-08-26T11:40:00Z">
              <w:r w:rsidRPr="00B166D4" w:rsidDel="00E1020B">
                <w:rPr>
                  <w:rFonts w:ascii="Calibri" w:eastAsia="Calibri" w:hAnsi="Calibri" w:cs="Calibri"/>
                  <w:color w:val="000000"/>
                  <w:sz w:val="22"/>
                  <w:szCs w:val="22"/>
                </w:rPr>
                <w:delText>0.134 ( 0.02, 0.905 )</w:delText>
              </w:r>
            </w:del>
          </w:p>
        </w:tc>
        <w:tc>
          <w:tcPr>
            <w:tcW w:w="2320" w:type="dxa"/>
            <w:tcBorders>
              <w:top w:val="nil"/>
              <w:left w:val="nil"/>
              <w:bottom w:val="nil"/>
              <w:right w:val="nil"/>
            </w:tcBorders>
            <w:vAlign w:val="bottom"/>
            <w:tcPrChange w:id="2652" w:author="Chasco, Brandon Edward" w:date="2020-08-26T10:36:00Z">
              <w:tcPr>
                <w:tcW w:w="2283" w:type="dxa"/>
                <w:tcBorders>
                  <w:top w:val="nil"/>
                  <w:left w:val="nil"/>
                  <w:bottom w:val="nil"/>
                  <w:right w:val="nil"/>
                </w:tcBorders>
                <w:vAlign w:val="bottom"/>
              </w:tcPr>
            </w:tcPrChange>
          </w:tcPr>
          <w:p w14:paraId="74DED5EB" w14:textId="7333AE6C" w:rsidR="00B26111" w:rsidRPr="00B166D4" w:rsidDel="00E1020B" w:rsidRDefault="00B26111" w:rsidP="00D9742C">
            <w:pPr>
              <w:spacing w:after="0" w:line="240" w:lineRule="auto"/>
              <w:jc w:val="right"/>
              <w:rPr>
                <w:del w:id="2653" w:author="Chasco, Brandon Edward" w:date="2020-08-26T11:40:00Z"/>
                <w:color w:val="000000"/>
                <w:sz w:val="22"/>
                <w:szCs w:val="22"/>
              </w:rPr>
            </w:pPr>
            <w:del w:id="2654" w:author="Chasco, Brandon Edward" w:date="2020-08-26T11:40:00Z">
              <w:r w:rsidRPr="00B166D4" w:rsidDel="00E1020B">
                <w:rPr>
                  <w:rFonts w:ascii="Calibri" w:eastAsia="Calibri" w:hAnsi="Calibri" w:cs="Calibri"/>
                  <w:color w:val="000000"/>
                  <w:sz w:val="22"/>
                  <w:szCs w:val="22"/>
                </w:rPr>
                <w:delText>0.793 ( 0.243, 2.588 )</w:delText>
              </w:r>
            </w:del>
          </w:p>
        </w:tc>
      </w:tr>
      <w:tr w:rsidR="00B26111" w:rsidRPr="006226B0" w:rsidDel="00E1020B" w14:paraId="3AEC976B" w14:textId="294745BA" w:rsidTr="007A30C3">
        <w:trPr>
          <w:trHeight w:val="318"/>
          <w:del w:id="2655" w:author="Chasco, Brandon Edward" w:date="2020-08-26T11:40:00Z"/>
          <w:trPrChange w:id="2656" w:author="Chasco, Brandon Edward" w:date="2020-08-26T10:36:00Z">
            <w:trPr>
              <w:trHeight w:val="313"/>
            </w:trPr>
          </w:trPrChange>
        </w:trPr>
        <w:tc>
          <w:tcPr>
            <w:tcW w:w="2218" w:type="dxa"/>
            <w:tcBorders>
              <w:top w:val="nil"/>
              <w:left w:val="nil"/>
              <w:bottom w:val="nil"/>
              <w:right w:val="nil"/>
            </w:tcBorders>
            <w:shd w:val="clear" w:color="auto" w:fill="auto"/>
            <w:vAlign w:val="bottom"/>
            <w:tcPrChange w:id="2657" w:author="Chasco, Brandon Edward" w:date="2020-08-26T10:36:00Z">
              <w:tcPr>
                <w:tcW w:w="2184" w:type="dxa"/>
                <w:tcBorders>
                  <w:top w:val="nil"/>
                  <w:left w:val="nil"/>
                  <w:bottom w:val="nil"/>
                  <w:right w:val="nil"/>
                </w:tcBorders>
                <w:shd w:val="clear" w:color="auto" w:fill="auto"/>
                <w:vAlign w:val="bottom"/>
              </w:tcPr>
            </w:tcPrChange>
          </w:tcPr>
          <w:p w14:paraId="55B0A998" w14:textId="722367B1" w:rsidR="00B26111" w:rsidRPr="006226B0" w:rsidDel="00E1020B" w:rsidRDefault="00B26111" w:rsidP="00D9742C">
            <w:pPr>
              <w:spacing w:after="0" w:line="240" w:lineRule="auto"/>
              <w:rPr>
                <w:del w:id="2658" w:author="Chasco, Brandon Edward" w:date="2020-08-26T11:40:00Z"/>
                <w:color w:val="000000"/>
                <w:sz w:val="22"/>
                <w:szCs w:val="22"/>
              </w:rPr>
            </w:pPr>
            <w:del w:id="2659" w:author="Chasco, Brandon Edward" w:date="2020-08-26T11:40:00Z">
              <w:r w:rsidRPr="006226B0" w:rsidDel="00E1020B">
                <w:rPr>
                  <w:color w:val="000000"/>
                  <w:sz w:val="22"/>
                  <w:szCs w:val="22"/>
                </w:rPr>
                <w:delText>Process error for day/year effect</w:delText>
              </w:r>
            </w:del>
          </w:p>
        </w:tc>
        <w:tc>
          <w:tcPr>
            <w:tcW w:w="1109" w:type="dxa"/>
            <w:tcBorders>
              <w:top w:val="nil"/>
              <w:left w:val="nil"/>
              <w:bottom w:val="nil"/>
              <w:right w:val="nil"/>
            </w:tcBorders>
            <w:tcPrChange w:id="2660" w:author="Chasco, Brandon Edward" w:date="2020-08-26T10:36:00Z">
              <w:tcPr>
                <w:tcW w:w="1092" w:type="dxa"/>
                <w:tcBorders>
                  <w:top w:val="nil"/>
                  <w:left w:val="nil"/>
                  <w:bottom w:val="nil"/>
                  <w:right w:val="nil"/>
                </w:tcBorders>
              </w:tcPr>
            </w:tcPrChange>
          </w:tcPr>
          <w:p w14:paraId="75670694" w14:textId="28607065" w:rsidR="00B26111" w:rsidRPr="00B166D4" w:rsidDel="00E1020B" w:rsidRDefault="00B605F0" w:rsidP="00D9742C">
            <w:pPr>
              <w:jc w:val="center"/>
              <w:rPr>
                <w:del w:id="2661" w:author="Chasco, Brandon Edward" w:date="2020-08-26T11:40:00Z"/>
                <w:rFonts w:ascii="Cambria Math" w:eastAsia="Cambria Math" w:hAnsi="Cambria Math" w:cs="Cambria Math"/>
              </w:rPr>
            </w:pPr>
            <m:oMathPara>
              <m:oMath>
                <m:sSup>
                  <m:sSupPr>
                    <m:ctrlPr>
                      <w:del w:id="2662" w:author="Chasco, Brandon Edward" w:date="2020-08-26T11:40:00Z">
                        <w:rPr>
                          <w:rFonts w:ascii="Cambria Math" w:eastAsia="Cambria Math" w:hAnsi="Cambria Math" w:cs="Cambria Math"/>
                        </w:rPr>
                      </w:del>
                    </m:ctrlPr>
                  </m:sSupPr>
                  <m:e>
                    <m:d>
                      <m:dPr>
                        <m:ctrlPr>
                          <w:del w:id="2663" w:author="Chasco, Brandon Edward" w:date="2020-08-26T11:40:00Z">
                            <w:rPr>
                              <w:rFonts w:ascii="Cambria Math" w:hAnsi="Cambria Math"/>
                            </w:rPr>
                          </w:del>
                        </m:ctrlPr>
                      </m:dPr>
                      <m:e>
                        <m:sSup>
                          <m:sSupPr>
                            <m:ctrlPr>
                              <w:del w:id="2664" w:author="Chasco, Brandon Edward" w:date="2020-08-26T11:40:00Z">
                                <w:rPr>
                                  <w:rFonts w:ascii="Cambria Math" w:eastAsia="Cambria Math" w:hAnsi="Cambria Math" w:cs="Cambria Math"/>
                                </w:rPr>
                              </w:del>
                            </m:ctrlPr>
                          </m:sSupPr>
                          <m:e>
                            <m:r>
                              <w:del w:id="2665" w:author="Chasco, Brandon Edward" w:date="2020-08-26T11:40:00Z">
                                <m:rPr>
                                  <m:sty m:val="p"/>
                                </m:rPr>
                                <w:rPr>
                                  <w:rFonts w:ascii="Cambria Math" w:hAnsi="Cambria Math"/>
                                </w:rPr>
                                <m:t>ϕ</m:t>
                              </w:del>
                            </m:r>
                          </m:e>
                          <m:sup>
                            <m:r>
                              <w:del w:id="2666" w:author="Chasco, Brandon Edward" w:date="2020-08-26T11:40:00Z">
                                <m:rPr>
                                  <m:sty m:val="p"/>
                                </m:rPr>
                                <w:rPr>
                                  <w:rFonts w:ascii="Cambria Math" w:eastAsia="Cambria Math" w:hAnsi="Cambria Math" w:cs="Cambria Math"/>
                                </w:rPr>
                                <m:t>2</m:t>
                              </w:del>
                            </m:r>
                          </m:sup>
                        </m:sSup>
                      </m:e>
                    </m:d>
                  </m:e>
                  <m:sup>
                    <m:r>
                      <w:del w:id="2667" w:author="Chasco, Brandon Edward" w:date="2020-08-26T11:40:00Z">
                        <m:rPr>
                          <m:sty m:val="p"/>
                        </m:rPr>
                        <w:rPr>
                          <w:rFonts w:ascii="Cambria Math" w:eastAsia="Cambria Math" w:hAnsi="Cambria Math" w:cs="Cambria Math"/>
                        </w:rPr>
                        <m:t>(r)</m:t>
                      </w:del>
                    </m:r>
                  </m:sup>
                </m:sSup>
              </m:oMath>
            </m:oMathPara>
          </w:p>
        </w:tc>
        <w:tc>
          <w:tcPr>
            <w:tcW w:w="2522" w:type="dxa"/>
            <w:tcBorders>
              <w:top w:val="nil"/>
              <w:left w:val="nil"/>
              <w:bottom w:val="nil"/>
              <w:right w:val="nil"/>
            </w:tcBorders>
            <w:shd w:val="clear" w:color="auto" w:fill="auto"/>
            <w:vAlign w:val="bottom"/>
            <w:tcPrChange w:id="2668" w:author="Chasco, Brandon Edward" w:date="2020-08-26T10:36:00Z">
              <w:tcPr>
                <w:tcW w:w="2482" w:type="dxa"/>
                <w:tcBorders>
                  <w:top w:val="nil"/>
                  <w:left w:val="nil"/>
                  <w:bottom w:val="nil"/>
                  <w:right w:val="nil"/>
                </w:tcBorders>
                <w:shd w:val="clear" w:color="auto" w:fill="auto"/>
                <w:vAlign w:val="bottom"/>
              </w:tcPr>
            </w:tcPrChange>
          </w:tcPr>
          <w:p w14:paraId="0C745E38" w14:textId="1016465C" w:rsidR="00B26111" w:rsidRPr="00B166D4" w:rsidDel="00E1020B" w:rsidRDefault="00B26111" w:rsidP="00D9742C">
            <w:pPr>
              <w:spacing w:after="0" w:line="240" w:lineRule="auto"/>
              <w:jc w:val="right"/>
              <w:rPr>
                <w:del w:id="2669" w:author="Chasco, Brandon Edward" w:date="2020-08-26T11:40:00Z"/>
                <w:color w:val="000000"/>
                <w:sz w:val="22"/>
                <w:szCs w:val="22"/>
              </w:rPr>
            </w:pPr>
            <w:del w:id="2670" w:author="Chasco, Brandon Edward" w:date="2020-08-26T11:40:00Z">
              <w:r w:rsidRPr="00B166D4" w:rsidDel="00E1020B">
                <w:rPr>
                  <w:rFonts w:ascii="Calibri" w:eastAsia="Calibri" w:hAnsi="Calibri" w:cs="Calibri"/>
                  <w:color w:val="000000"/>
                  <w:sz w:val="22"/>
                  <w:szCs w:val="22"/>
                </w:rPr>
                <w:delText>0.58 ( 0.449, 0.749 )</w:delText>
              </w:r>
            </w:del>
          </w:p>
        </w:tc>
        <w:tc>
          <w:tcPr>
            <w:tcW w:w="2320" w:type="dxa"/>
            <w:tcBorders>
              <w:top w:val="nil"/>
              <w:left w:val="nil"/>
              <w:bottom w:val="nil"/>
              <w:right w:val="nil"/>
            </w:tcBorders>
            <w:shd w:val="clear" w:color="auto" w:fill="auto"/>
            <w:vAlign w:val="bottom"/>
            <w:tcPrChange w:id="2671" w:author="Chasco, Brandon Edward" w:date="2020-08-26T10:36:00Z">
              <w:tcPr>
                <w:tcW w:w="2283" w:type="dxa"/>
                <w:tcBorders>
                  <w:top w:val="nil"/>
                  <w:left w:val="nil"/>
                  <w:bottom w:val="nil"/>
                  <w:right w:val="nil"/>
                </w:tcBorders>
                <w:shd w:val="clear" w:color="auto" w:fill="auto"/>
                <w:vAlign w:val="bottom"/>
              </w:tcPr>
            </w:tcPrChange>
          </w:tcPr>
          <w:p w14:paraId="674F46F5" w14:textId="313E75C2" w:rsidR="00B26111" w:rsidRPr="00B166D4" w:rsidDel="00E1020B" w:rsidRDefault="00B26111" w:rsidP="00D9742C">
            <w:pPr>
              <w:spacing w:after="0" w:line="240" w:lineRule="auto"/>
              <w:jc w:val="right"/>
              <w:rPr>
                <w:del w:id="2672" w:author="Chasco, Brandon Edward" w:date="2020-08-26T11:40:00Z"/>
                <w:color w:val="000000"/>
                <w:sz w:val="22"/>
                <w:szCs w:val="22"/>
              </w:rPr>
            </w:pPr>
            <w:del w:id="2673" w:author="Chasco, Brandon Edward" w:date="2020-08-26T11:40:00Z">
              <w:r w:rsidRPr="00B166D4" w:rsidDel="00E1020B">
                <w:rPr>
                  <w:rFonts w:ascii="Calibri" w:eastAsia="Calibri" w:hAnsi="Calibri" w:cs="Calibri"/>
                  <w:color w:val="000000"/>
                  <w:sz w:val="22"/>
                  <w:szCs w:val="22"/>
                </w:rPr>
                <w:delText>0.576 ( 0.442, 0.75 )</w:delText>
              </w:r>
            </w:del>
          </w:p>
        </w:tc>
        <w:tc>
          <w:tcPr>
            <w:tcW w:w="2320" w:type="dxa"/>
            <w:tcBorders>
              <w:top w:val="nil"/>
              <w:left w:val="nil"/>
              <w:bottom w:val="nil"/>
              <w:right w:val="nil"/>
            </w:tcBorders>
            <w:vAlign w:val="bottom"/>
            <w:tcPrChange w:id="2674" w:author="Chasco, Brandon Edward" w:date="2020-08-26T10:36:00Z">
              <w:tcPr>
                <w:tcW w:w="2283" w:type="dxa"/>
                <w:tcBorders>
                  <w:top w:val="nil"/>
                  <w:left w:val="nil"/>
                  <w:bottom w:val="nil"/>
                  <w:right w:val="nil"/>
                </w:tcBorders>
                <w:vAlign w:val="bottom"/>
              </w:tcPr>
            </w:tcPrChange>
          </w:tcPr>
          <w:p w14:paraId="6762232E" w14:textId="44AC83C0" w:rsidR="00B26111" w:rsidRPr="00B166D4" w:rsidDel="00E1020B" w:rsidRDefault="00B26111" w:rsidP="00D9742C">
            <w:pPr>
              <w:spacing w:after="0" w:line="240" w:lineRule="auto"/>
              <w:jc w:val="right"/>
              <w:rPr>
                <w:del w:id="2675" w:author="Chasco, Brandon Edward" w:date="2020-08-26T11:40:00Z"/>
                <w:color w:val="000000"/>
                <w:sz w:val="22"/>
                <w:szCs w:val="22"/>
              </w:rPr>
            </w:pPr>
            <w:del w:id="2676" w:author="Chasco, Brandon Edward" w:date="2020-08-26T11:40:00Z">
              <w:r w:rsidRPr="00B166D4" w:rsidDel="00E1020B">
                <w:rPr>
                  <w:rFonts w:ascii="Calibri" w:eastAsia="Calibri" w:hAnsi="Calibri" w:cs="Calibri"/>
                  <w:color w:val="000000"/>
                  <w:sz w:val="22"/>
                  <w:szCs w:val="22"/>
                </w:rPr>
                <w:delText>0.611 ( 0.451, 0.826 )</w:delText>
              </w:r>
            </w:del>
          </w:p>
        </w:tc>
      </w:tr>
      <w:tr w:rsidR="00B26111" w:rsidRPr="006226B0" w:rsidDel="00E1020B" w14:paraId="4B5158D4" w14:textId="0B1B89DC" w:rsidTr="007A30C3">
        <w:trPr>
          <w:trHeight w:val="318"/>
          <w:del w:id="2677" w:author="Chasco, Brandon Edward" w:date="2020-08-26T11:40:00Z"/>
          <w:trPrChange w:id="2678" w:author="Chasco, Brandon Edward" w:date="2020-08-26T10:36:00Z">
            <w:trPr>
              <w:trHeight w:val="313"/>
            </w:trPr>
          </w:trPrChange>
        </w:trPr>
        <w:tc>
          <w:tcPr>
            <w:tcW w:w="2218" w:type="dxa"/>
            <w:tcBorders>
              <w:top w:val="nil"/>
              <w:left w:val="nil"/>
              <w:right w:val="nil"/>
            </w:tcBorders>
            <w:shd w:val="clear" w:color="auto" w:fill="auto"/>
            <w:vAlign w:val="bottom"/>
            <w:tcPrChange w:id="2679" w:author="Chasco, Brandon Edward" w:date="2020-08-26T10:36:00Z">
              <w:tcPr>
                <w:tcW w:w="2184" w:type="dxa"/>
                <w:tcBorders>
                  <w:top w:val="nil"/>
                  <w:left w:val="nil"/>
                  <w:right w:val="nil"/>
                </w:tcBorders>
                <w:shd w:val="clear" w:color="auto" w:fill="auto"/>
                <w:vAlign w:val="bottom"/>
              </w:tcPr>
            </w:tcPrChange>
          </w:tcPr>
          <w:p w14:paraId="2179B971" w14:textId="2E4AB668" w:rsidR="00B26111" w:rsidRPr="006226B0" w:rsidDel="00E1020B" w:rsidRDefault="00B26111" w:rsidP="00D9742C">
            <w:pPr>
              <w:spacing w:after="0" w:line="240" w:lineRule="auto"/>
              <w:rPr>
                <w:del w:id="2680" w:author="Chasco, Brandon Edward" w:date="2020-08-26T11:40:00Z"/>
                <w:color w:val="000000"/>
                <w:sz w:val="22"/>
                <w:szCs w:val="22"/>
              </w:rPr>
            </w:pPr>
            <w:del w:id="2681" w:author="Chasco, Brandon Edward" w:date="2020-08-26T11:40:00Z">
              <w:r w:rsidRPr="006226B0" w:rsidDel="00E1020B">
                <w:rPr>
                  <w:color w:val="000000"/>
                  <w:sz w:val="22"/>
                  <w:szCs w:val="22"/>
                </w:rPr>
                <w:delText>Effect of first marine covariate</w:delText>
              </w:r>
            </w:del>
          </w:p>
        </w:tc>
        <w:tc>
          <w:tcPr>
            <w:tcW w:w="1109" w:type="dxa"/>
            <w:tcBorders>
              <w:top w:val="nil"/>
              <w:left w:val="nil"/>
              <w:right w:val="nil"/>
            </w:tcBorders>
            <w:tcPrChange w:id="2682" w:author="Chasco, Brandon Edward" w:date="2020-08-26T10:36:00Z">
              <w:tcPr>
                <w:tcW w:w="1092" w:type="dxa"/>
                <w:tcBorders>
                  <w:top w:val="nil"/>
                  <w:left w:val="nil"/>
                  <w:right w:val="nil"/>
                </w:tcBorders>
              </w:tcPr>
            </w:tcPrChange>
          </w:tcPr>
          <w:p w14:paraId="55CBE829" w14:textId="73E38D81" w:rsidR="00B26111" w:rsidRPr="006226B0" w:rsidDel="00E1020B" w:rsidRDefault="00B26111" w:rsidP="00D9742C">
            <w:pPr>
              <w:jc w:val="center"/>
              <w:rPr>
                <w:del w:id="2683" w:author="Chasco, Brandon Edward" w:date="2020-08-26T11:40:00Z"/>
                <w:color w:val="000000"/>
                <w:sz w:val="22"/>
                <w:szCs w:val="22"/>
              </w:rPr>
            </w:pPr>
            <m:oMathPara>
              <m:oMath>
                <m:r>
                  <w:del w:id="2684" w:author="Chasco, Brandon Edward" w:date="2020-08-26T11:40:00Z">
                    <m:rPr>
                      <m:sty m:val="p"/>
                    </m:rPr>
                    <w:rPr>
                      <w:rFonts w:ascii="Cambria Math" w:hAnsi="Cambria Math"/>
                    </w:rPr>
                    <m:t>β</m:t>
                  </w:del>
                </m:r>
              </m:oMath>
            </m:oMathPara>
          </w:p>
        </w:tc>
        <w:tc>
          <w:tcPr>
            <w:tcW w:w="2522" w:type="dxa"/>
            <w:tcBorders>
              <w:top w:val="nil"/>
              <w:left w:val="nil"/>
              <w:right w:val="nil"/>
            </w:tcBorders>
            <w:shd w:val="clear" w:color="auto" w:fill="auto"/>
            <w:vAlign w:val="bottom"/>
            <w:tcPrChange w:id="2685" w:author="Chasco, Brandon Edward" w:date="2020-08-26T10:36:00Z">
              <w:tcPr>
                <w:tcW w:w="2482" w:type="dxa"/>
                <w:tcBorders>
                  <w:top w:val="nil"/>
                  <w:left w:val="nil"/>
                  <w:right w:val="nil"/>
                </w:tcBorders>
                <w:shd w:val="clear" w:color="auto" w:fill="auto"/>
                <w:vAlign w:val="bottom"/>
              </w:tcPr>
            </w:tcPrChange>
          </w:tcPr>
          <w:p w14:paraId="0A964B02" w14:textId="62672490" w:rsidR="00B26111" w:rsidRPr="006226B0" w:rsidDel="00E1020B" w:rsidRDefault="00B26111" w:rsidP="00D9742C">
            <w:pPr>
              <w:spacing w:after="0" w:line="240" w:lineRule="auto"/>
              <w:jc w:val="right"/>
              <w:rPr>
                <w:del w:id="2686" w:author="Chasco, Brandon Edward" w:date="2020-08-26T11:40:00Z"/>
                <w:color w:val="000000"/>
                <w:sz w:val="22"/>
                <w:szCs w:val="22"/>
                <w:vertAlign w:val="superscript"/>
              </w:rPr>
            </w:pPr>
            <w:del w:id="2687" w:author="Chasco, Brandon Edward" w:date="2020-08-26T11:40:00Z">
              <w:r w:rsidRPr="006226B0" w:rsidDel="00E1020B">
                <w:rPr>
                  <w:rFonts w:ascii="Calibri" w:eastAsia="Calibri" w:hAnsi="Calibri" w:cs="Calibri"/>
                  <w:color w:val="000000"/>
                  <w:sz w:val="22"/>
                  <w:szCs w:val="22"/>
                </w:rPr>
                <w:delText>0.488 ( 0.228, 0.747 )</w:delText>
              </w:r>
              <w:r w:rsidRPr="006226B0" w:rsidDel="00E1020B">
                <w:rPr>
                  <w:rFonts w:ascii="Calibri" w:eastAsia="Calibri" w:hAnsi="Calibri" w:cs="Calibri"/>
                  <w:color w:val="000000"/>
                  <w:sz w:val="22"/>
                  <w:szCs w:val="22"/>
                  <w:vertAlign w:val="superscript"/>
                </w:rPr>
                <w:delText>1</w:delText>
              </w:r>
            </w:del>
          </w:p>
        </w:tc>
        <w:tc>
          <w:tcPr>
            <w:tcW w:w="2320" w:type="dxa"/>
            <w:tcBorders>
              <w:top w:val="nil"/>
              <w:left w:val="nil"/>
              <w:right w:val="nil"/>
            </w:tcBorders>
            <w:shd w:val="clear" w:color="auto" w:fill="auto"/>
            <w:vAlign w:val="bottom"/>
            <w:tcPrChange w:id="2688" w:author="Chasco, Brandon Edward" w:date="2020-08-26T10:36:00Z">
              <w:tcPr>
                <w:tcW w:w="2283" w:type="dxa"/>
                <w:tcBorders>
                  <w:top w:val="nil"/>
                  <w:left w:val="nil"/>
                  <w:right w:val="nil"/>
                </w:tcBorders>
                <w:shd w:val="clear" w:color="auto" w:fill="auto"/>
                <w:vAlign w:val="bottom"/>
              </w:tcPr>
            </w:tcPrChange>
          </w:tcPr>
          <w:p w14:paraId="42C84499" w14:textId="36EEFCD1" w:rsidR="00B26111" w:rsidRPr="006226B0" w:rsidDel="00E1020B" w:rsidRDefault="00B26111" w:rsidP="00D9742C">
            <w:pPr>
              <w:spacing w:after="0" w:line="240" w:lineRule="auto"/>
              <w:jc w:val="right"/>
              <w:rPr>
                <w:del w:id="2689" w:author="Chasco, Brandon Edward" w:date="2020-08-26T11:40:00Z"/>
                <w:color w:val="000000"/>
                <w:sz w:val="22"/>
                <w:szCs w:val="22"/>
                <w:vertAlign w:val="superscript"/>
              </w:rPr>
            </w:pPr>
            <w:del w:id="2690" w:author="Chasco, Brandon Edward" w:date="2020-08-26T11:40:00Z">
              <w:r w:rsidRPr="006226B0" w:rsidDel="00E1020B">
                <w:rPr>
                  <w:rFonts w:ascii="Calibri" w:eastAsia="Calibri" w:hAnsi="Calibri" w:cs="Calibri"/>
                  <w:color w:val="000000"/>
                  <w:sz w:val="22"/>
                  <w:szCs w:val="22"/>
                </w:rPr>
                <w:delText>0.478 ( 0.218, 0.737 )</w:delText>
              </w:r>
              <w:r w:rsidRPr="006226B0" w:rsidDel="00E1020B">
                <w:rPr>
                  <w:rFonts w:ascii="Calibri" w:eastAsia="Calibri" w:hAnsi="Calibri" w:cs="Calibri"/>
                  <w:color w:val="000000"/>
                  <w:sz w:val="22"/>
                  <w:szCs w:val="22"/>
                  <w:vertAlign w:val="superscript"/>
                </w:rPr>
                <w:delText>1</w:delText>
              </w:r>
            </w:del>
          </w:p>
        </w:tc>
        <w:tc>
          <w:tcPr>
            <w:tcW w:w="2320" w:type="dxa"/>
            <w:tcBorders>
              <w:top w:val="nil"/>
              <w:left w:val="nil"/>
              <w:right w:val="nil"/>
            </w:tcBorders>
            <w:vAlign w:val="bottom"/>
            <w:tcPrChange w:id="2691" w:author="Chasco, Brandon Edward" w:date="2020-08-26T10:36:00Z">
              <w:tcPr>
                <w:tcW w:w="2283" w:type="dxa"/>
                <w:tcBorders>
                  <w:top w:val="nil"/>
                  <w:left w:val="nil"/>
                  <w:right w:val="nil"/>
                </w:tcBorders>
                <w:vAlign w:val="bottom"/>
              </w:tcPr>
            </w:tcPrChange>
          </w:tcPr>
          <w:p w14:paraId="17FC7641" w14:textId="0FDC2246" w:rsidR="00B26111" w:rsidRPr="006226B0" w:rsidDel="00E1020B" w:rsidRDefault="00B26111" w:rsidP="00D9742C">
            <w:pPr>
              <w:spacing w:after="0" w:line="240" w:lineRule="auto"/>
              <w:jc w:val="right"/>
              <w:rPr>
                <w:del w:id="2692" w:author="Chasco, Brandon Edward" w:date="2020-08-26T11:40:00Z"/>
                <w:color w:val="000000"/>
                <w:sz w:val="22"/>
                <w:szCs w:val="22"/>
                <w:vertAlign w:val="superscript"/>
              </w:rPr>
            </w:pPr>
            <w:del w:id="2693" w:author="Chasco, Brandon Edward" w:date="2020-08-26T11:40:00Z">
              <w:r w:rsidRPr="006226B0" w:rsidDel="00E1020B">
                <w:rPr>
                  <w:rFonts w:ascii="Calibri" w:eastAsia="Calibri" w:hAnsi="Calibri" w:cs="Calibri"/>
                  <w:color w:val="000000"/>
                  <w:sz w:val="22"/>
                  <w:szCs w:val="22"/>
                </w:rPr>
                <w:delText>0.458 ( 0.22, 0.695 )</w:delText>
              </w:r>
              <w:r w:rsidRPr="006226B0" w:rsidDel="00E1020B">
                <w:rPr>
                  <w:rFonts w:ascii="Calibri" w:eastAsia="Calibri" w:hAnsi="Calibri" w:cs="Calibri"/>
                  <w:color w:val="000000"/>
                  <w:sz w:val="22"/>
                  <w:szCs w:val="22"/>
                  <w:vertAlign w:val="superscript"/>
                </w:rPr>
                <w:delText>2</w:delText>
              </w:r>
            </w:del>
          </w:p>
        </w:tc>
      </w:tr>
      <w:tr w:rsidR="00B26111" w:rsidRPr="006226B0" w:rsidDel="00E1020B" w14:paraId="5F0FD95A" w14:textId="030975EA" w:rsidTr="007A30C3">
        <w:trPr>
          <w:trHeight w:val="318"/>
          <w:del w:id="2694" w:author="Chasco, Brandon Edward" w:date="2020-08-26T11:40:00Z"/>
          <w:trPrChange w:id="2695" w:author="Chasco, Brandon Edward" w:date="2020-08-26T10:36:00Z">
            <w:trPr>
              <w:trHeight w:val="313"/>
            </w:trPr>
          </w:trPrChange>
        </w:trPr>
        <w:tc>
          <w:tcPr>
            <w:tcW w:w="2218" w:type="dxa"/>
            <w:tcBorders>
              <w:top w:val="nil"/>
              <w:left w:val="nil"/>
              <w:bottom w:val="single" w:sz="4" w:space="0" w:color="000000"/>
              <w:right w:val="nil"/>
            </w:tcBorders>
            <w:shd w:val="clear" w:color="auto" w:fill="auto"/>
            <w:vAlign w:val="bottom"/>
            <w:tcPrChange w:id="2696" w:author="Chasco, Brandon Edward" w:date="2020-08-26T10:36:00Z">
              <w:tcPr>
                <w:tcW w:w="2184" w:type="dxa"/>
                <w:tcBorders>
                  <w:top w:val="nil"/>
                  <w:left w:val="nil"/>
                  <w:bottom w:val="single" w:sz="4" w:space="0" w:color="000000"/>
                  <w:right w:val="nil"/>
                </w:tcBorders>
                <w:shd w:val="clear" w:color="auto" w:fill="auto"/>
                <w:vAlign w:val="bottom"/>
              </w:tcPr>
            </w:tcPrChange>
          </w:tcPr>
          <w:p w14:paraId="0AC9A638" w14:textId="3A8479C4" w:rsidR="00B26111" w:rsidRPr="006226B0" w:rsidDel="00E1020B" w:rsidRDefault="00B26111" w:rsidP="00D9742C">
            <w:pPr>
              <w:spacing w:after="0" w:line="240" w:lineRule="auto"/>
              <w:rPr>
                <w:del w:id="2697" w:author="Chasco, Brandon Edward" w:date="2020-08-26T11:40:00Z"/>
                <w:color w:val="000000"/>
                <w:sz w:val="22"/>
                <w:szCs w:val="22"/>
              </w:rPr>
            </w:pPr>
            <w:del w:id="2698" w:author="Chasco, Brandon Edward" w:date="2020-08-26T11:40:00Z">
              <w:r w:rsidRPr="006226B0" w:rsidDel="00E1020B">
                <w:rPr>
                  <w:color w:val="000000"/>
                  <w:sz w:val="22"/>
                  <w:szCs w:val="22"/>
                </w:rPr>
                <w:delText>Effect of second marine covariate</w:delText>
              </w:r>
            </w:del>
          </w:p>
        </w:tc>
        <w:tc>
          <w:tcPr>
            <w:tcW w:w="1109" w:type="dxa"/>
            <w:tcBorders>
              <w:top w:val="nil"/>
              <w:left w:val="nil"/>
              <w:bottom w:val="single" w:sz="4" w:space="0" w:color="000000"/>
              <w:right w:val="nil"/>
            </w:tcBorders>
            <w:tcPrChange w:id="2699" w:author="Chasco, Brandon Edward" w:date="2020-08-26T10:36:00Z">
              <w:tcPr>
                <w:tcW w:w="1092" w:type="dxa"/>
                <w:tcBorders>
                  <w:top w:val="nil"/>
                  <w:left w:val="nil"/>
                  <w:bottom w:val="single" w:sz="4" w:space="0" w:color="000000"/>
                  <w:right w:val="nil"/>
                </w:tcBorders>
              </w:tcPr>
            </w:tcPrChange>
          </w:tcPr>
          <w:p w14:paraId="74FA66B7" w14:textId="4147CF4B" w:rsidR="00B26111" w:rsidRPr="006226B0" w:rsidDel="00E1020B" w:rsidRDefault="00B26111" w:rsidP="00D9742C">
            <w:pPr>
              <w:jc w:val="center"/>
              <w:rPr>
                <w:del w:id="2700" w:author="Chasco, Brandon Edward" w:date="2020-08-26T11:40:00Z"/>
                <w:color w:val="000000"/>
                <w:sz w:val="22"/>
                <w:szCs w:val="22"/>
              </w:rPr>
            </w:pPr>
            <m:oMathPara>
              <m:oMath>
                <m:r>
                  <w:del w:id="2701" w:author="Chasco, Brandon Edward" w:date="2020-08-26T11:40:00Z">
                    <m:rPr>
                      <m:sty m:val="p"/>
                    </m:rPr>
                    <w:rPr>
                      <w:rFonts w:ascii="Cambria Math" w:hAnsi="Cambria Math"/>
                    </w:rPr>
                    <m:t>β</m:t>
                  </w:del>
                </m:r>
              </m:oMath>
            </m:oMathPara>
          </w:p>
        </w:tc>
        <w:tc>
          <w:tcPr>
            <w:tcW w:w="2522" w:type="dxa"/>
            <w:tcBorders>
              <w:top w:val="nil"/>
              <w:left w:val="nil"/>
              <w:bottom w:val="single" w:sz="4" w:space="0" w:color="000000"/>
              <w:right w:val="nil"/>
            </w:tcBorders>
            <w:shd w:val="clear" w:color="auto" w:fill="auto"/>
            <w:vAlign w:val="bottom"/>
            <w:tcPrChange w:id="2702" w:author="Chasco, Brandon Edward" w:date="2020-08-26T10:36:00Z">
              <w:tcPr>
                <w:tcW w:w="2482" w:type="dxa"/>
                <w:tcBorders>
                  <w:top w:val="nil"/>
                  <w:left w:val="nil"/>
                  <w:bottom w:val="single" w:sz="4" w:space="0" w:color="000000"/>
                  <w:right w:val="nil"/>
                </w:tcBorders>
                <w:shd w:val="clear" w:color="auto" w:fill="auto"/>
                <w:vAlign w:val="bottom"/>
              </w:tcPr>
            </w:tcPrChange>
          </w:tcPr>
          <w:p w14:paraId="45437969" w14:textId="4434B584" w:rsidR="00B26111" w:rsidRPr="006226B0" w:rsidDel="00E1020B" w:rsidRDefault="00B26111" w:rsidP="00D9742C">
            <w:pPr>
              <w:spacing w:after="0" w:line="240" w:lineRule="auto"/>
              <w:jc w:val="right"/>
              <w:rPr>
                <w:del w:id="2703" w:author="Chasco, Brandon Edward" w:date="2020-08-26T11:40:00Z"/>
                <w:color w:val="000000"/>
                <w:sz w:val="22"/>
                <w:szCs w:val="22"/>
                <w:vertAlign w:val="superscript"/>
              </w:rPr>
            </w:pPr>
            <w:del w:id="2704" w:author="Chasco, Brandon Edward" w:date="2020-08-26T11:40:00Z">
              <w:r w:rsidRPr="006226B0" w:rsidDel="00E1020B">
                <w:rPr>
                  <w:rFonts w:ascii="Calibri" w:eastAsia="Calibri" w:hAnsi="Calibri" w:cs="Calibri"/>
                  <w:color w:val="000000"/>
                  <w:sz w:val="22"/>
                  <w:szCs w:val="22"/>
                </w:rPr>
                <w:delText>0.547 ( 0.283, 0.812 )</w:delText>
              </w:r>
              <w:r w:rsidRPr="006226B0" w:rsidDel="00E1020B">
                <w:rPr>
                  <w:rFonts w:ascii="Calibri" w:eastAsia="Calibri" w:hAnsi="Calibri" w:cs="Calibri"/>
                  <w:color w:val="000000"/>
                  <w:sz w:val="22"/>
                  <w:szCs w:val="22"/>
                  <w:vertAlign w:val="superscript"/>
                </w:rPr>
                <w:delText>1</w:delText>
              </w:r>
            </w:del>
          </w:p>
        </w:tc>
        <w:tc>
          <w:tcPr>
            <w:tcW w:w="2320" w:type="dxa"/>
            <w:tcBorders>
              <w:top w:val="nil"/>
              <w:left w:val="nil"/>
              <w:bottom w:val="single" w:sz="4" w:space="0" w:color="000000"/>
              <w:right w:val="nil"/>
            </w:tcBorders>
            <w:shd w:val="clear" w:color="auto" w:fill="auto"/>
            <w:vAlign w:val="bottom"/>
            <w:tcPrChange w:id="2705" w:author="Chasco, Brandon Edward" w:date="2020-08-26T10:36:00Z">
              <w:tcPr>
                <w:tcW w:w="2283" w:type="dxa"/>
                <w:tcBorders>
                  <w:top w:val="nil"/>
                  <w:left w:val="nil"/>
                  <w:bottom w:val="single" w:sz="4" w:space="0" w:color="000000"/>
                  <w:right w:val="nil"/>
                </w:tcBorders>
                <w:shd w:val="clear" w:color="auto" w:fill="auto"/>
                <w:vAlign w:val="bottom"/>
              </w:tcPr>
            </w:tcPrChange>
          </w:tcPr>
          <w:p w14:paraId="48957F98" w14:textId="194771B1" w:rsidR="00B26111" w:rsidRPr="006226B0" w:rsidDel="00E1020B" w:rsidRDefault="00B26111" w:rsidP="00D9742C">
            <w:pPr>
              <w:spacing w:after="0" w:line="240" w:lineRule="auto"/>
              <w:jc w:val="right"/>
              <w:rPr>
                <w:del w:id="2706" w:author="Chasco, Brandon Edward" w:date="2020-08-26T11:40:00Z"/>
                <w:color w:val="000000"/>
                <w:sz w:val="22"/>
                <w:szCs w:val="22"/>
                <w:vertAlign w:val="superscript"/>
              </w:rPr>
            </w:pPr>
            <w:del w:id="2707" w:author="Chasco, Brandon Edward" w:date="2020-08-26T11:40:00Z">
              <w:r w:rsidRPr="006226B0" w:rsidDel="00E1020B">
                <w:rPr>
                  <w:rFonts w:ascii="Calibri" w:eastAsia="Calibri" w:hAnsi="Calibri" w:cs="Calibri"/>
                  <w:color w:val="000000"/>
                  <w:sz w:val="22"/>
                  <w:szCs w:val="22"/>
                </w:rPr>
                <w:delText>0.56 ( 0.295, 0.825 )</w:delText>
              </w:r>
              <w:r w:rsidRPr="006226B0" w:rsidDel="00E1020B">
                <w:rPr>
                  <w:rFonts w:ascii="Calibri" w:eastAsia="Calibri" w:hAnsi="Calibri" w:cs="Calibri"/>
                  <w:color w:val="000000"/>
                  <w:sz w:val="22"/>
                  <w:szCs w:val="22"/>
                  <w:vertAlign w:val="superscript"/>
                </w:rPr>
                <w:delText>1</w:delText>
              </w:r>
            </w:del>
          </w:p>
        </w:tc>
        <w:tc>
          <w:tcPr>
            <w:tcW w:w="2320" w:type="dxa"/>
            <w:tcBorders>
              <w:top w:val="nil"/>
              <w:left w:val="nil"/>
              <w:bottom w:val="single" w:sz="4" w:space="0" w:color="000000"/>
              <w:right w:val="nil"/>
            </w:tcBorders>
            <w:vAlign w:val="bottom"/>
            <w:tcPrChange w:id="2708" w:author="Chasco, Brandon Edward" w:date="2020-08-26T10:36:00Z">
              <w:tcPr>
                <w:tcW w:w="2283" w:type="dxa"/>
                <w:tcBorders>
                  <w:top w:val="nil"/>
                  <w:left w:val="nil"/>
                  <w:bottom w:val="single" w:sz="4" w:space="0" w:color="000000"/>
                  <w:right w:val="nil"/>
                </w:tcBorders>
                <w:vAlign w:val="bottom"/>
              </w:tcPr>
            </w:tcPrChange>
          </w:tcPr>
          <w:p w14:paraId="2A4CCAE1" w14:textId="71B68B43" w:rsidR="00B26111" w:rsidRPr="006226B0" w:rsidDel="00E1020B" w:rsidRDefault="00B26111" w:rsidP="00D9742C">
            <w:pPr>
              <w:spacing w:after="0" w:line="240" w:lineRule="auto"/>
              <w:jc w:val="right"/>
              <w:rPr>
                <w:del w:id="2709" w:author="Chasco, Brandon Edward" w:date="2020-08-26T11:40:00Z"/>
                <w:color w:val="000000"/>
                <w:sz w:val="22"/>
                <w:szCs w:val="22"/>
                <w:vertAlign w:val="superscript"/>
              </w:rPr>
            </w:pPr>
            <w:del w:id="2710" w:author="Chasco, Brandon Edward" w:date="2020-08-26T11:40:00Z">
              <w:r w:rsidRPr="006226B0" w:rsidDel="00E1020B">
                <w:rPr>
                  <w:rFonts w:ascii="Calibri" w:eastAsia="Calibri" w:hAnsi="Calibri" w:cs="Calibri"/>
                  <w:color w:val="000000"/>
                  <w:sz w:val="22"/>
                  <w:szCs w:val="22"/>
                </w:rPr>
                <w:delText>-0.608 ( -0.82, -0.396 )</w:delText>
              </w:r>
              <w:r w:rsidRPr="006226B0" w:rsidDel="00E1020B">
                <w:rPr>
                  <w:rFonts w:ascii="Calibri" w:eastAsia="Calibri" w:hAnsi="Calibri" w:cs="Calibri"/>
                  <w:color w:val="000000"/>
                  <w:sz w:val="22"/>
                  <w:szCs w:val="22"/>
                  <w:vertAlign w:val="superscript"/>
                </w:rPr>
                <w:delText>2</w:delText>
              </w:r>
            </w:del>
          </w:p>
        </w:tc>
      </w:tr>
    </w:tbl>
    <w:p w14:paraId="7E1233B3" w14:textId="1CFD4D21" w:rsidR="00B26111" w:rsidRPr="006226B0" w:rsidDel="00E1020B" w:rsidRDefault="00B26111" w:rsidP="00B26111">
      <w:pPr>
        <w:spacing w:line="240" w:lineRule="auto"/>
        <w:rPr>
          <w:del w:id="2711" w:author="Chasco, Brandon Edward" w:date="2020-08-26T11:40:00Z"/>
          <w:b/>
          <w:vertAlign w:val="superscript"/>
        </w:rPr>
      </w:pPr>
    </w:p>
    <w:p w14:paraId="1B564A59" w14:textId="488EEF15" w:rsidR="00B26111" w:rsidRPr="006226B0" w:rsidDel="00E1020B" w:rsidRDefault="00B26111" w:rsidP="00B26111">
      <w:pPr>
        <w:spacing w:line="240" w:lineRule="auto"/>
        <w:rPr>
          <w:del w:id="2712" w:author="Chasco, Brandon Edward" w:date="2020-08-26T11:40:00Z"/>
        </w:rPr>
      </w:pPr>
      <w:del w:id="2713" w:author="Chasco, Brandon Edward" w:date="2020-08-26T11:40:00Z">
        <w:r w:rsidRPr="006226B0" w:rsidDel="00E1020B">
          <w:rPr>
            <w:b/>
            <w:vertAlign w:val="superscript"/>
          </w:rPr>
          <w:delText>1</w:delText>
        </w:r>
        <w:r w:rsidRPr="006226B0" w:rsidDel="00E1020B">
          <w:delText>For hatchery spring/summer Chinook salmon, the first and second marine covariates in the model with the lowest AIC were transport.sum and npgo.sum, respectively.</w:delText>
        </w:r>
      </w:del>
    </w:p>
    <w:p w14:paraId="586EF699" w14:textId="36672F82" w:rsidR="00B26111" w:rsidRPr="006226B0" w:rsidDel="00E1020B" w:rsidRDefault="00B26111" w:rsidP="00B26111">
      <w:pPr>
        <w:spacing w:line="240" w:lineRule="auto"/>
        <w:rPr>
          <w:del w:id="2714" w:author="Chasco, Brandon Edward" w:date="2020-08-26T11:40:00Z"/>
        </w:rPr>
      </w:pPr>
      <w:del w:id="2715" w:author="Chasco, Brandon Edward" w:date="2020-08-26T11:40:00Z">
        <w:r w:rsidRPr="006226B0" w:rsidDel="00E1020B">
          <w:rPr>
            <w:b/>
            <w:vertAlign w:val="superscript"/>
          </w:rPr>
          <w:delText>2</w:delText>
        </w:r>
        <w:r w:rsidRPr="006226B0" w:rsidDel="00E1020B">
          <w:delText>For wild spring/summer Chinook salmon, the first and second marine covariates in the model with the lowest AIC were cui.spr and pdo.sum, respectively.</w:delText>
        </w:r>
      </w:del>
    </w:p>
    <w:p w14:paraId="33F72340" w14:textId="2F966764" w:rsidR="00B26111" w:rsidRPr="006226B0" w:rsidDel="00E1020B" w:rsidRDefault="00B26111" w:rsidP="00B26111">
      <w:pPr>
        <w:rPr>
          <w:del w:id="2716" w:author="Chasco, Brandon Edward" w:date="2020-08-26T11:40:00Z"/>
        </w:rPr>
      </w:pPr>
    </w:p>
    <w:p w14:paraId="2B1015A9" w14:textId="38094703" w:rsidR="00B26111" w:rsidRPr="006226B0" w:rsidDel="00E1020B" w:rsidRDefault="00B26111" w:rsidP="00B26111">
      <w:pPr>
        <w:spacing w:after="0" w:line="240" w:lineRule="auto"/>
        <w:rPr>
          <w:del w:id="2717" w:author="Chasco, Brandon Edward" w:date="2020-08-26T11:40:00Z"/>
        </w:rPr>
      </w:pPr>
      <w:del w:id="2718" w:author="Chasco, Brandon Edward" w:date="2020-08-26T11:40:00Z">
        <w:r w:rsidRPr="006226B0" w:rsidDel="00E1020B">
          <w:br w:type="page"/>
        </w:r>
      </w:del>
    </w:p>
    <w:p w14:paraId="231BABD8" w14:textId="6D178411" w:rsidR="00B26111" w:rsidRPr="00B166D4" w:rsidDel="00E1020B" w:rsidRDefault="00B26111" w:rsidP="00B26111">
      <w:pPr>
        <w:pBdr>
          <w:top w:val="nil"/>
          <w:left w:val="nil"/>
          <w:bottom w:val="nil"/>
          <w:right w:val="nil"/>
          <w:between w:val="nil"/>
        </w:pBdr>
        <w:spacing w:after="200"/>
        <w:rPr>
          <w:del w:id="2719" w:author="Chasco, Brandon Edward" w:date="2020-08-26T11:40:00Z"/>
          <w:color w:val="000000"/>
        </w:rPr>
      </w:pPr>
      <w:del w:id="2720" w:author="Chasco, Brandon Edward" w:date="2020-08-26T11:40:00Z">
        <w:r w:rsidDel="00E1020B">
          <w:rPr>
            <w:color w:val="000000"/>
          </w:rPr>
          <w:fldChar w:fldCharType="begin"/>
        </w:r>
        <w:r w:rsidDel="00E1020B">
          <w:rPr>
            <w:color w:val="000000"/>
          </w:rPr>
          <w:delInstrText xml:space="preserve"> REF _Ref39562748 \h </w:delInstrText>
        </w:r>
        <w:r w:rsidDel="00E1020B">
          <w:rPr>
            <w:color w:val="000000"/>
          </w:rPr>
        </w:r>
        <w:r w:rsidDel="00E1020B">
          <w:rPr>
            <w:color w:val="000000"/>
          </w:rPr>
          <w:fldChar w:fldCharType="separate"/>
        </w:r>
        <w:r w:rsidR="00D27709" w:rsidDel="00E1020B">
          <w:delText xml:space="preserve">Table </w:delText>
        </w:r>
        <w:r w:rsidR="00D27709" w:rsidDel="00E1020B">
          <w:rPr>
            <w:noProof/>
          </w:rPr>
          <w:delText>6</w:delText>
        </w:r>
        <w:r w:rsidDel="00E1020B">
          <w:rPr>
            <w:color w:val="000000"/>
          </w:rPr>
          <w:fldChar w:fldCharType="end"/>
        </w:r>
        <w:r w:rsidRPr="006226B0" w:rsidDel="00E1020B">
          <w:rPr>
            <w:color w:val="000000"/>
          </w:rPr>
          <w:delText xml:space="preserve">. Deviance ratios </w:delText>
        </w:r>
        <m:oMath>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i.e., 1-</m:t>
              </m:r>
              <m:f>
                <m:fPr>
                  <m:ctrlPr>
                    <w:rPr>
                      <w:rFonts w:ascii="Cambria Math" w:eastAsia="Cambria Math" w:hAnsi="Cambria Math" w:cs="Cambria Math"/>
                      <w:color w:val="000000"/>
                    </w:rPr>
                  </m:ctrlPr>
                </m:fPr>
                <m:num>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D</m:t>
                      </m:r>
                    </m:e>
                    <m:sub>
                      <m:r>
                        <m:rPr>
                          <m:sty m:val="p"/>
                        </m:rPr>
                        <w:rPr>
                          <w:rFonts w:ascii="Cambria Math" w:eastAsia="Cambria Math" w:hAnsi="Cambria Math" w:cs="Cambria Math"/>
                          <w:color w:val="000000"/>
                        </w:rPr>
                        <m:t>m</m:t>
                      </m:r>
                    </m:sub>
                  </m:sSub>
                </m:num>
                <m:den>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D</m:t>
                      </m:r>
                    </m:e>
                    <m:sub>
                      <m:r>
                        <m:rPr>
                          <m:sty m:val="p"/>
                        </m:rPr>
                        <w:rPr>
                          <w:rFonts w:ascii="Cambria Math" w:eastAsia="Cambria Math" w:hAnsi="Cambria Math" w:cs="Cambria Math"/>
                          <w:color w:val="000000"/>
                        </w:rPr>
                        <m:t>0</m:t>
                      </m:r>
                    </m:sub>
                  </m:sSub>
                </m:den>
              </m:f>
            </m:e>
          </m:d>
        </m:oMath>
        <w:r w:rsidRPr="00B166D4" w:rsidDel="00E1020B">
          <w:rPr>
            <w:color w:val="000000"/>
          </w:rPr>
          <w:delText xml:space="preserve"> for different fixed and mixed-effects models for hatchery and wild fish, where </w:delText>
        </w:r>
        <m:oMath>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D</m:t>
              </m:r>
            </m:e>
            <m:sub>
              <m:r>
                <m:rPr>
                  <m:sty m:val="p"/>
                </m:rPr>
                <w:rPr>
                  <w:rFonts w:ascii="Cambria Math" w:eastAsia="Cambria Math" w:hAnsi="Cambria Math" w:cs="Cambria Math"/>
                  <w:color w:val="000000"/>
                </w:rPr>
                <m:t>m</m:t>
              </m:r>
            </m:sub>
          </m:sSub>
        </m:oMath>
        <w:r w:rsidRPr="00B166D4" w:rsidDel="00E1020B">
          <w:rPr>
            <w:color w:val="000000"/>
          </w:rPr>
          <w:delText xml:space="preserve"> is -2 times the log-likelihood of model </w:delText>
        </w:r>
        <w:r w:rsidRPr="006226B0" w:rsidDel="00E1020B">
          <w:rPr>
            <w:color w:val="000000"/>
          </w:rPr>
          <w:delText>m</w:delText>
        </w:r>
        <w:r w:rsidRPr="00B166D4" w:rsidDel="00E1020B">
          <w:rPr>
            <w:color w:val="000000"/>
          </w:rPr>
          <w:delText xml:space="preserve"> and </w:delText>
        </w:r>
        <m:oMath>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D</m:t>
              </m:r>
            </m:e>
            <m:sub>
              <m:r>
                <m:rPr>
                  <m:sty m:val="p"/>
                </m:rPr>
                <w:rPr>
                  <w:rFonts w:ascii="Cambria Math" w:eastAsia="Cambria Math" w:hAnsi="Cambria Math" w:cs="Cambria Math"/>
                  <w:color w:val="000000"/>
                </w:rPr>
                <m:t>0</m:t>
              </m:r>
            </m:sub>
          </m:sSub>
        </m:oMath>
        <w:r w:rsidRPr="00B166D4" w:rsidDel="00E1020B">
          <w:rPr>
            <w:color w:val="000000"/>
          </w:rPr>
          <w:delText xml:space="preserve"> is -2 times the log-likelihood of the null model. The deviance ratio explains how close the model is to the best model that fits the data exactly.</w:delText>
        </w:r>
      </w:del>
    </w:p>
    <w:tbl>
      <w:tblPr>
        <w:tblStyle w:val="a4"/>
        <w:tblW w:w="9562" w:type="dxa"/>
        <w:tblLayout w:type="fixed"/>
        <w:tblLook w:val="0400" w:firstRow="0" w:lastRow="0" w:firstColumn="0" w:lastColumn="0" w:noHBand="0" w:noVBand="1"/>
      </w:tblPr>
      <w:tblGrid>
        <w:gridCol w:w="3809"/>
        <w:gridCol w:w="1110"/>
        <w:gridCol w:w="1143"/>
        <w:gridCol w:w="672"/>
        <w:gridCol w:w="254"/>
        <w:gridCol w:w="1255"/>
        <w:gridCol w:w="1319"/>
      </w:tblGrid>
      <w:tr w:rsidR="00B26111" w:rsidRPr="006226B0" w:rsidDel="00E1020B" w14:paraId="3F88D047" w14:textId="54F1B9A5" w:rsidTr="00D9742C">
        <w:trPr>
          <w:trHeight w:val="368"/>
          <w:del w:id="2721" w:author="Chasco, Brandon Edward" w:date="2020-08-26T11:40:00Z"/>
        </w:trPr>
        <w:tc>
          <w:tcPr>
            <w:tcW w:w="3809" w:type="dxa"/>
            <w:tcBorders>
              <w:top w:val="single" w:sz="4" w:space="0" w:color="000000"/>
              <w:left w:val="nil"/>
              <w:bottom w:val="nil"/>
              <w:right w:val="nil"/>
            </w:tcBorders>
            <w:shd w:val="clear" w:color="auto" w:fill="auto"/>
            <w:vAlign w:val="bottom"/>
          </w:tcPr>
          <w:p w14:paraId="779C40D4" w14:textId="3A327657" w:rsidR="00B26111" w:rsidRPr="00B166D4" w:rsidDel="00E1020B" w:rsidRDefault="00B26111" w:rsidP="00D9742C">
            <w:pPr>
              <w:spacing w:after="0" w:line="240" w:lineRule="auto"/>
              <w:rPr>
                <w:del w:id="2722" w:author="Chasco, Brandon Edward" w:date="2020-08-26T11:40:00Z"/>
                <w:sz w:val="22"/>
                <w:szCs w:val="22"/>
              </w:rPr>
            </w:pPr>
          </w:p>
        </w:tc>
        <w:tc>
          <w:tcPr>
            <w:tcW w:w="2253" w:type="dxa"/>
            <w:gridSpan w:val="2"/>
            <w:tcBorders>
              <w:top w:val="single" w:sz="4" w:space="0" w:color="000000"/>
              <w:left w:val="nil"/>
              <w:bottom w:val="single" w:sz="4" w:space="0" w:color="000000"/>
              <w:right w:val="nil"/>
            </w:tcBorders>
            <w:shd w:val="clear" w:color="auto" w:fill="auto"/>
            <w:vAlign w:val="bottom"/>
          </w:tcPr>
          <w:p w14:paraId="406FEA2B" w14:textId="3CF2AC51" w:rsidR="00B26111" w:rsidRPr="00B166D4" w:rsidDel="00E1020B" w:rsidRDefault="00B26111" w:rsidP="00D9742C">
            <w:pPr>
              <w:spacing w:after="0" w:line="240" w:lineRule="auto"/>
              <w:jc w:val="center"/>
              <w:rPr>
                <w:del w:id="2723" w:author="Chasco, Brandon Edward" w:date="2020-08-26T11:40:00Z"/>
                <w:color w:val="000000"/>
                <w:sz w:val="22"/>
                <w:szCs w:val="22"/>
              </w:rPr>
            </w:pPr>
            <w:del w:id="2724" w:author="Chasco, Brandon Edward" w:date="2020-08-26T11:40:00Z">
              <w:r w:rsidRPr="00B166D4" w:rsidDel="00E1020B">
                <w:rPr>
                  <w:color w:val="000000"/>
                  <w:sz w:val="22"/>
                  <w:szCs w:val="22"/>
                </w:rPr>
                <w:delText>Likelihood</w:delText>
              </w:r>
            </w:del>
          </w:p>
        </w:tc>
        <w:tc>
          <w:tcPr>
            <w:tcW w:w="672" w:type="dxa"/>
            <w:tcBorders>
              <w:top w:val="single" w:sz="4" w:space="0" w:color="000000"/>
              <w:left w:val="nil"/>
              <w:bottom w:val="nil"/>
              <w:right w:val="nil"/>
            </w:tcBorders>
          </w:tcPr>
          <w:p w14:paraId="207755DB" w14:textId="44C9688E" w:rsidR="00B26111" w:rsidRPr="00B166D4" w:rsidDel="00E1020B" w:rsidRDefault="00B26111" w:rsidP="00D9742C">
            <w:pPr>
              <w:spacing w:after="0" w:line="240" w:lineRule="auto"/>
              <w:jc w:val="center"/>
              <w:rPr>
                <w:del w:id="2725" w:author="Chasco, Brandon Edward" w:date="2020-08-26T11:40:00Z"/>
                <w:color w:val="000000"/>
                <w:sz w:val="22"/>
                <w:szCs w:val="22"/>
              </w:rPr>
            </w:pPr>
          </w:p>
        </w:tc>
        <w:tc>
          <w:tcPr>
            <w:tcW w:w="2828" w:type="dxa"/>
            <w:gridSpan w:val="3"/>
            <w:tcBorders>
              <w:top w:val="single" w:sz="4" w:space="0" w:color="000000"/>
              <w:left w:val="nil"/>
              <w:bottom w:val="single" w:sz="4" w:space="0" w:color="000000"/>
              <w:right w:val="nil"/>
            </w:tcBorders>
            <w:shd w:val="clear" w:color="auto" w:fill="auto"/>
            <w:vAlign w:val="bottom"/>
          </w:tcPr>
          <w:p w14:paraId="1D256B0F" w14:textId="7DBCF436" w:rsidR="00B26111" w:rsidRPr="00B166D4" w:rsidDel="00E1020B" w:rsidRDefault="00B26111" w:rsidP="00D9742C">
            <w:pPr>
              <w:spacing w:after="0" w:line="240" w:lineRule="auto"/>
              <w:jc w:val="center"/>
              <w:rPr>
                <w:del w:id="2726" w:author="Chasco, Brandon Edward" w:date="2020-08-26T11:40:00Z"/>
                <w:color w:val="000000"/>
                <w:sz w:val="22"/>
                <w:szCs w:val="22"/>
              </w:rPr>
            </w:pPr>
            <w:del w:id="2727" w:author="Chasco, Brandon Edward" w:date="2020-08-26T11:40:00Z">
              <w:r w:rsidRPr="00B166D4" w:rsidDel="00E1020B">
                <w:rPr>
                  <w:color w:val="000000"/>
                  <w:sz w:val="22"/>
                  <w:szCs w:val="22"/>
                </w:rPr>
                <w:delText>Deviance ratio</w:delText>
              </w:r>
            </w:del>
          </w:p>
        </w:tc>
      </w:tr>
      <w:tr w:rsidR="00B26111" w:rsidRPr="006226B0" w:rsidDel="00E1020B" w14:paraId="062A8058" w14:textId="6B1D4D2B" w:rsidTr="00D9742C">
        <w:trPr>
          <w:trHeight w:val="368"/>
          <w:del w:id="2728" w:author="Chasco, Brandon Edward" w:date="2020-08-26T11:40:00Z"/>
        </w:trPr>
        <w:tc>
          <w:tcPr>
            <w:tcW w:w="3809" w:type="dxa"/>
            <w:tcBorders>
              <w:top w:val="nil"/>
              <w:left w:val="nil"/>
              <w:bottom w:val="single" w:sz="4" w:space="0" w:color="000000"/>
              <w:right w:val="nil"/>
            </w:tcBorders>
            <w:shd w:val="clear" w:color="auto" w:fill="auto"/>
            <w:vAlign w:val="bottom"/>
          </w:tcPr>
          <w:p w14:paraId="7EAB059C" w14:textId="586BDCDC" w:rsidR="00B26111" w:rsidRPr="006226B0" w:rsidDel="00E1020B" w:rsidRDefault="00B26111" w:rsidP="00D9742C">
            <w:pPr>
              <w:spacing w:after="0" w:line="240" w:lineRule="auto"/>
              <w:rPr>
                <w:del w:id="2729" w:author="Chasco, Brandon Edward" w:date="2020-08-26T11:40:00Z"/>
                <w:sz w:val="22"/>
                <w:szCs w:val="22"/>
              </w:rPr>
            </w:pPr>
            <w:del w:id="2730" w:author="Chasco, Brandon Edward" w:date="2020-08-26T11:40:00Z">
              <w:r w:rsidRPr="006226B0" w:rsidDel="00E1020B">
                <w:rPr>
                  <w:sz w:val="22"/>
                  <w:szCs w:val="22"/>
                </w:rPr>
                <w:delText>Model</w:delText>
              </w:r>
            </w:del>
          </w:p>
        </w:tc>
        <w:tc>
          <w:tcPr>
            <w:tcW w:w="1110" w:type="dxa"/>
            <w:tcBorders>
              <w:top w:val="single" w:sz="4" w:space="0" w:color="000000"/>
              <w:left w:val="nil"/>
              <w:bottom w:val="single" w:sz="4" w:space="0" w:color="000000"/>
              <w:right w:val="nil"/>
            </w:tcBorders>
            <w:shd w:val="clear" w:color="auto" w:fill="auto"/>
            <w:vAlign w:val="bottom"/>
          </w:tcPr>
          <w:p w14:paraId="02033F5E" w14:textId="3D04CFAB" w:rsidR="00B26111" w:rsidRPr="006226B0" w:rsidDel="00E1020B" w:rsidRDefault="00B26111" w:rsidP="00D9742C">
            <w:pPr>
              <w:spacing w:after="0" w:line="240" w:lineRule="auto"/>
              <w:jc w:val="center"/>
              <w:rPr>
                <w:del w:id="2731" w:author="Chasco, Brandon Edward" w:date="2020-08-26T11:40:00Z"/>
                <w:color w:val="000000"/>
                <w:sz w:val="22"/>
                <w:szCs w:val="22"/>
              </w:rPr>
            </w:pPr>
            <w:del w:id="2732" w:author="Chasco, Brandon Edward" w:date="2020-08-26T11:40:00Z">
              <w:r w:rsidRPr="006226B0" w:rsidDel="00E1020B">
                <w:rPr>
                  <w:color w:val="000000"/>
                  <w:sz w:val="22"/>
                  <w:szCs w:val="22"/>
                </w:rPr>
                <w:delText>Hatchery</w:delText>
              </w:r>
            </w:del>
          </w:p>
        </w:tc>
        <w:tc>
          <w:tcPr>
            <w:tcW w:w="1143" w:type="dxa"/>
            <w:tcBorders>
              <w:top w:val="single" w:sz="4" w:space="0" w:color="000000"/>
              <w:left w:val="nil"/>
              <w:bottom w:val="single" w:sz="4" w:space="0" w:color="000000"/>
              <w:right w:val="nil"/>
            </w:tcBorders>
            <w:shd w:val="clear" w:color="auto" w:fill="auto"/>
            <w:vAlign w:val="bottom"/>
          </w:tcPr>
          <w:p w14:paraId="51A298D8" w14:textId="7C9FB499" w:rsidR="00B26111" w:rsidRPr="006226B0" w:rsidDel="00E1020B" w:rsidRDefault="00B26111" w:rsidP="00D9742C">
            <w:pPr>
              <w:spacing w:after="0" w:line="240" w:lineRule="auto"/>
              <w:jc w:val="center"/>
              <w:rPr>
                <w:del w:id="2733" w:author="Chasco, Brandon Edward" w:date="2020-08-26T11:40:00Z"/>
                <w:color w:val="000000"/>
                <w:sz w:val="22"/>
                <w:szCs w:val="22"/>
              </w:rPr>
            </w:pPr>
            <w:del w:id="2734" w:author="Chasco, Brandon Edward" w:date="2020-08-26T11:40:00Z">
              <w:r w:rsidRPr="006226B0" w:rsidDel="00E1020B">
                <w:rPr>
                  <w:color w:val="000000"/>
                  <w:sz w:val="22"/>
                  <w:szCs w:val="22"/>
                </w:rPr>
                <w:delText>Wild</w:delText>
              </w:r>
            </w:del>
          </w:p>
        </w:tc>
        <w:tc>
          <w:tcPr>
            <w:tcW w:w="926" w:type="dxa"/>
            <w:gridSpan w:val="2"/>
            <w:tcBorders>
              <w:top w:val="nil"/>
              <w:left w:val="nil"/>
              <w:bottom w:val="single" w:sz="4" w:space="0" w:color="000000"/>
              <w:right w:val="nil"/>
            </w:tcBorders>
          </w:tcPr>
          <w:p w14:paraId="65CE69F0" w14:textId="15E05DDA" w:rsidR="00B26111" w:rsidRPr="006226B0" w:rsidDel="00E1020B" w:rsidRDefault="00B26111" w:rsidP="00D9742C">
            <w:pPr>
              <w:spacing w:after="0" w:line="240" w:lineRule="auto"/>
              <w:jc w:val="center"/>
              <w:rPr>
                <w:del w:id="2735" w:author="Chasco, Brandon Edward" w:date="2020-08-26T11:40:00Z"/>
                <w:color w:val="000000"/>
                <w:sz w:val="22"/>
                <w:szCs w:val="22"/>
              </w:rPr>
            </w:pPr>
          </w:p>
        </w:tc>
        <w:tc>
          <w:tcPr>
            <w:tcW w:w="1255" w:type="dxa"/>
            <w:tcBorders>
              <w:top w:val="nil"/>
              <w:left w:val="nil"/>
              <w:bottom w:val="single" w:sz="4" w:space="0" w:color="000000"/>
              <w:right w:val="nil"/>
            </w:tcBorders>
            <w:shd w:val="clear" w:color="auto" w:fill="auto"/>
            <w:vAlign w:val="bottom"/>
          </w:tcPr>
          <w:p w14:paraId="3AC31A5E" w14:textId="5B7D28DE" w:rsidR="00B26111" w:rsidRPr="006226B0" w:rsidDel="00E1020B" w:rsidRDefault="00B26111" w:rsidP="00D9742C">
            <w:pPr>
              <w:spacing w:after="0" w:line="240" w:lineRule="auto"/>
              <w:jc w:val="center"/>
              <w:rPr>
                <w:del w:id="2736" w:author="Chasco, Brandon Edward" w:date="2020-08-26T11:40:00Z"/>
                <w:color w:val="000000"/>
                <w:sz w:val="22"/>
                <w:szCs w:val="22"/>
              </w:rPr>
            </w:pPr>
            <w:del w:id="2737" w:author="Chasco, Brandon Edward" w:date="2020-08-26T11:40:00Z">
              <w:r w:rsidRPr="006226B0" w:rsidDel="00E1020B">
                <w:rPr>
                  <w:color w:val="000000"/>
                  <w:sz w:val="22"/>
                  <w:szCs w:val="22"/>
                </w:rPr>
                <w:delText>Hatchery</w:delText>
              </w:r>
            </w:del>
          </w:p>
        </w:tc>
        <w:tc>
          <w:tcPr>
            <w:tcW w:w="1319" w:type="dxa"/>
            <w:tcBorders>
              <w:top w:val="nil"/>
              <w:left w:val="nil"/>
              <w:bottom w:val="single" w:sz="4" w:space="0" w:color="000000"/>
              <w:right w:val="nil"/>
            </w:tcBorders>
            <w:shd w:val="clear" w:color="auto" w:fill="auto"/>
            <w:vAlign w:val="bottom"/>
          </w:tcPr>
          <w:p w14:paraId="69D75D7D" w14:textId="6B95C116" w:rsidR="00B26111" w:rsidRPr="006226B0" w:rsidDel="00E1020B" w:rsidRDefault="00B26111" w:rsidP="00D9742C">
            <w:pPr>
              <w:spacing w:after="0" w:line="240" w:lineRule="auto"/>
              <w:jc w:val="center"/>
              <w:rPr>
                <w:del w:id="2738" w:author="Chasco, Brandon Edward" w:date="2020-08-26T11:40:00Z"/>
                <w:color w:val="000000"/>
                <w:sz w:val="22"/>
                <w:szCs w:val="22"/>
              </w:rPr>
            </w:pPr>
            <w:del w:id="2739" w:author="Chasco, Brandon Edward" w:date="2020-08-26T11:40:00Z">
              <w:r w:rsidRPr="006226B0" w:rsidDel="00E1020B">
                <w:rPr>
                  <w:color w:val="000000"/>
                  <w:sz w:val="22"/>
                  <w:szCs w:val="22"/>
                </w:rPr>
                <w:delText>Wild</w:delText>
              </w:r>
            </w:del>
          </w:p>
        </w:tc>
      </w:tr>
      <w:tr w:rsidR="00B26111" w:rsidRPr="006226B0" w:rsidDel="00E1020B" w14:paraId="375C00AB" w14:textId="2AD59AC3" w:rsidTr="00D9742C">
        <w:trPr>
          <w:trHeight w:val="368"/>
          <w:del w:id="2740" w:author="Chasco, Brandon Edward" w:date="2020-08-26T11:40:00Z"/>
        </w:trPr>
        <w:tc>
          <w:tcPr>
            <w:tcW w:w="3809" w:type="dxa"/>
            <w:tcBorders>
              <w:top w:val="single" w:sz="4" w:space="0" w:color="000000"/>
              <w:left w:val="nil"/>
              <w:bottom w:val="nil"/>
              <w:right w:val="nil"/>
            </w:tcBorders>
            <w:shd w:val="clear" w:color="auto" w:fill="auto"/>
            <w:vAlign w:val="bottom"/>
          </w:tcPr>
          <w:p w14:paraId="278A7415" w14:textId="5E266547" w:rsidR="00B26111" w:rsidRPr="006226B0" w:rsidDel="00E1020B" w:rsidRDefault="00B26111" w:rsidP="00D9742C">
            <w:pPr>
              <w:spacing w:after="0" w:line="240" w:lineRule="auto"/>
              <w:rPr>
                <w:del w:id="2741" w:author="Chasco, Brandon Edward" w:date="2020-08-26T11:40:00Z"/>
                <w:color w:val="000000"/>
                <w:sz w:val="22"/>
                <w:szCs w:val="22"/>
              </w:rPr>
            </w:pPr>
            <w:del w:id="2742" w:author="Chasco, Brandon Edward" w:date="2020-08-26T11:40:00Z">
              <w:r w:rsidRPr="006226B0" w:rsidDel="00E1020B">
                <w:rPr>
                  <w:color w:val="000000"/>
                  <w:sz w:val="22"/>
                  <w:szCs w:val="22"/>
                </w:rPr>
                <w:delText>Null</w:delText>
              </w:r>
            </w:del>
          </w:p>
        </w:tc>
        <w:tc>
          <w:tcPr>
            <w:tcW w:w="1110" w:type="dxa"/>
            <w:tcBorders>
              <w:top w:val="single" w:sz="4" w:space="0" w:color="000000"/>
              <w:left w:val="nil"/>
              <w:bottom w:val="nil"/>
              <w:right w:val="nil"/>
            </w:tcBorders>
            <w:shd w:val="clear" w:color="auto" w:fill="auto"/>
            <w:vAlign w:val="bottom"/>
          </w:tcPr>
          <w:p w14:paraId="05940161" w14:textId="02083BF9" w:rsidR="00B26111" w:rsidRPr="006226B0" w:rsidDel="00E1020B" w:rsidRDefault="00B26111" w:rsidP="00D9742C">
            <w:pPr>
              <w:spacing w:after="0" w:line="240" w:lineRule="auto"/>
              <w:jc w:val="right"/>
              <w:rPr>
                <w:del w:id="2743" w:author="Chasco, Brandon Edward" w:date="2020-08-26T11:40:00Z"/>
                <w:color w:val="000000"/>
                <w:sz w:val="22"/>
                <w:szCs w:val="22"/>
              </w:rPr>
            </w:pPr>
            <w:del w:id="2744" w:author="Chasco, Brandon Edward" w:date="2020-08-26T11:40:00Z">
              <w:r w:rsidRPr="006226B0" w:rsidDel="00E1020B">
                <w:rPr>
                  <w:color w:val="000000"/>
                  <w:sz w:val="22"/>
                  <w:szCs w:val="22"/>
                </w:rPr>
                <w:delText>1760.4</w:delText>
              </w:r>
            </w:del>
          </w:p>
        </w:tc>
        <w:tc>
          <w:tcPr>
            <w:tcW w:w="1143" w:type="dxa"/>
            <w:tcBorders>
              <w:top w:val="single" w:sz="4" w:space="0" w:color="000000"/>
              <w:left w:val="nil"/>
              <w:bottom w:val="nil"/>
              <w:right w:val="nil"/>
            </w:tcBorders>
            <w:shd w:val="clear" w:color="auto" w:fill="auto"/>
            <w:vAlign w:val="bottom"/>
          </w:tcPr>
          <w:p w14:paraId="1A059F1D" w14:textId="10F17782" w:rsidR="00B26111" w:rsidRPr="006226B0" w:rsidDel="00E1020B" w:rsidRDefault="00B26111" w:rsidP="00D9742C">
            <w:pPr>
              <w:spacing w:after="0" w:line="240" w:lineRule="auto"/>
              <w:jc w:val="right"/>
              <w:rPr>
                <w:del w:id="2745" w:author="Chasco, Brandon Edward" w:date="2020-08-26T11:40:00Z"/>
                <w:color w:val="000000"/>
                <w:sz w:val="22"/>
                <w:szCs w:val="22"/>
              </w:rPr>
            </w:pPr>
            <w:del w:id="2746" w:author="Chasco, Brandon Edward" w:date="2020-08-26T11:40:00Z">
              <w:r w:rsidRPr="006226B0" w:rsidDel="00E1020B">
                <w:rPr>
                  <w:color w:val="000000"/>
                  <w:sz w:val="22"/>
                  <w:szCs w:val="22"/>
                </w:rPr>
                <w:delText>998.3</w:delText>
              </w:r>
            </w:del>
          </w:p>
        </w:tc>
        <w:tc>
          <w:tcPr>
            <w:tcW w:w="926" w:type="dxa"/>
            <w:gridSpan w:val="2"/>
            <w:tcBorders>
              <w:top w:val="single" w:sz="4" w:space="0" w:color="000000"/>
              <w:left w:val="nil"/>
              <w:bottom w:val="nil"/>
              <w:right w:val="nil"/>
            </w:tcBorders>
          </w:tcPr>
          <w:p w14:paraId="64B5C9D7" w14:textId="1A82649D" w:rsidR="00B26111" w:rsidRPr="006226B0" w:rsidDel="00E1020B" w:rsidRDefault="00B26111" w:rsidP="00D9742C">
            <w:pPr>
              <w:spacing w:after="0" w:line="240" w:lineRule="auto"/>
              <w:jc w:val="right"/>
              <w:rPr>
                <w:del w:id="2747" w:author="Chasco, Brandon Edward" w:date="2020-08-26T11:40:00Z"/>
                <w:color w:val="000000"/>
                <w:sz w:val="22"/>
                <w:szCs w:val="22"/>
              </w:rPr>
            </w:pPr>
          </w:p>
        </w:tc>
        <w:tc>
          <w:tcPr>
            <w:tcW w:w="1255" w:type="dxa"/>
            <w:tcBorders>
              <w:top w:val="single" w:sz="4" w:space="0" w:color="000000"/>
              <w:left w:val="nil"/>
              <w:bottom w:val="nil"/>
              <w:right w:val="nil"/>
            </w:tcBorders>
            <w:shd w:val="clear" w:color="auto" w:fill="auto"/>
            <w:vAlign w:val="bottom"/>
          </w:tcPr>
          <w:p w14:paraId="2D0D20B0" w14:textId="175A8FDD" w:rsidR="00B26111" w:rsidRPr="006226B0" w:rsidDel="00E1020B" w:rsidRDefault="00B26111" w:rsidP="00D9742C">
            <w:pPr>
              <w:spacing w:after="0" w:line="240" w:lineRule="auto"/>
              <w:jc w:val="right"/>
              <w:rPr>
                <w:del w:id="2748" w:author="Chasco, Brandon Edward" w:date="2020-08-26T11:40:00Z"/>
                <w:color w:val="000000"/>
                <w:sz w:val="22"/>
                <w:szCs w:val="22"/>
              </w:rPr>
            </w:pPr>
            <w:del w:id="2749" w:author="Chasco, Brandon Edward" w:date="2020-08-26T11:40:00Z">
              <w:r w:rsidRPr="006226B0" w:rsidDel="00E1020B">
                <w:rPr>
                  <w:color w:val="000000"/>
                  <w:sz w:val="22"/>
                  <w:szCs w:val="22"/>
                </w:rPr>
                <w:delText>0</w:delText>
              </w:r>
            </w:del>
          </w:p>
        </w:tc>
        <w:tc>
          <w:tcPr>
            <w:tcW w:w="1319" w:type="dxa"/>
            <w:tcBorders>
              <w:top w:val="single" w:sz="4" w:space="0" w:color="000000"/>
              <w:left w:val="nil"/>
              <w:bottom w:val="nil"/>
              <w:right w:val="nil"/>
            </w:tcBorders>
            <w:shd w:val="clear" w:color="auto" w:fill="auto"/>
            <w:vAlign w:val="bottom"/>
          </w:tcPr>
          <w:p w14:paraId="6BABC2C5" w14:textId="084DC6F0" w:rsidR="00B26111" w:rsidRPr="006226B0" w:rsidDel="00E1020B" w:rsidRDefault="00B26111" w:rsidP="00D9742C">
            <w:pPr>
              <w:spacing w:after="0" w:line="240" w:lineRule="auto"/>
              <w:jc w:val="right"/>
              <w:rPr>
                <w:del w:id="2750" w:author="Chasco, Brandon Edward" w:date="2020-08-26T11:40:00Z"/>
                <w:color w:val="000000"/>
                <w:sz w:val="22"/>
                <w:szCs w:val="22"/>
              </w:rPr>
            </w:pPr>
            <w:del w:id="2751" w:author="Chasco, Brandon Edward" w:date="2020-08-26T11:40:00Z">
              <w:r w:rsidRPr="006226B0" w:rsidDel="00E1020B">
                <w:rPr>
                  <w:color w:val="000000"/>
                  <w:sz w:val="22"/>
                  <w:szCs w:val="22"/>
                </w:rPr>
                <w:delText>0</w:delText>
              </w:r>
            </w:del>
          </w:p>
        </w:tc>
      </w:tr>
      <w:tr w:rsidR="00B26111" w:rsidRPr="006226B0" w:rsidDel="00E1020B" w14:paraId="37BDAEBE" w14:textId="0C491334" w:rsidTr="00D9742C">
        <w:trPr>
          <w:trHeight w:val="368"/>
          <w:del w:id="2752" w:author="Chasco, Brandon Edward" w:date="2020-08-26T11:40:00Z"/>
        </w:trPr>
        <w:tc>
          <w:tcPr>
            <w:tcW w:w="3809" w:type="dxa"/>
            <w:tcBorders>
              <w:top w:val="nil"/>
              <w:left w:val="nil"/>
              <w:bottom w:val="nil"/>
              <w:right w:val="nil"/>
            </w:tcBorders>
            <w:shd w:val="clear" w:color="auto" w:fill="auto"/>
            <w:vAlign w:val="bottom"/>
          </w:tcPr>
          <w:p w14:paraId="5F9278C2" w14:textId="5F9EFFCF" w:rsidR="00B26111" w:rsidRPr="006226B0" w:rsidDel="00E1020B" w:rsidRDefault="00B26111" w:rsidP="00D9742C">
            <w:pPr>
              <w:spacing w:after="0" w:line="240" w:lineRule="auto"/>
              <w:rPr>
                <w:del w:id="2753" w:author="Chasco, Brandon Edward" w:date="2020-08-26T11:40:00Z"/>
                <w:color w:val="000000"/>
                <w:sz w:val="22"/>
                <w:szCs w:val="22"/>
              </w:rPr>
            </w:pPr>
            <w:del w:id="2754" w:author="Chasco, Brandon Edward" w:date="2020-08-26T11:40:00Z">
              <w:r w:rsidRPr="006226B0" w:rsidDel="00E1020B">
                <w:rPr>
                  <w:color w:val="000000"/>
                  <w:sz w:val="22"/>
                  <w:szCs w:val="22"/>
                </w:rPr>
                <w:delText>Marine</w:delText>
              </w:r>
            </w:del>
          </w:p>
        </w:tc>
        <w:tc>
          <w:tcPr>
            <w:tcW w:w="1110" w:type="dxa"/>
            <w:tcBorders>
              <w:top w:val="nil"/>
              <w:left w:val="nil"/>
              <w:bottom w:val="nil"/>
              <w:right w:val="nil"/>
            </w:tcBorders>
            <w:shd w:val="clear" w:color="auto" w:fill="auto"/>
            <w:vAlign w:val="bottom"/>
          </w:tcPr>
          <w:p w14:paraId="112FA61D" w14:textId="71C88149" w:rsidR="00B26111" w:rsidRPr="006226B0" w:rsidDel="00E1020B" w:rsidRDefault="00B26111" w:rsidP="00D9742C">
            <w:pPr>
              <w:spacing w:after="0" w:line="240" w:lineRule="auto"/>
              <w:jc w:val="right"/>
              <w:rPr>
                <w:del w:id="2755" w:author="Chasco, Brandon Edward" w:date="2020-08-26T11:40:00Z"/>
                <w:color w:val="000000"/>
                <w:sz w:val="22"/>
                <w:szCs w:val="22"/>
              </w:rPr>
            </w:pPr>
            <w:del w:id="2756" w:author="Chasco, Brandon Edward" w:date="2020-08-26T11:40:00Z">
              <w:r w:rsidRPr="006226B0" w:rsidDel="00E1020B">
                <w:rPr>
                  <w:color w:val="000000"/>
                  <w:sz w:val="22"/>
                  <w:szCs w:val="22"/>
                </w:rPr>
                <w:delText>1475.2</w:delText>
              </w:r>
            </w:del>
          </w:p>
        </w:tc>
        <w:tc>
          <w:tcPr>
            <w:tcW w:w="1143" w:type="dxa"/>
            <w:tcBorders>
              <w:top w:val="nil"/>
              <w:left w:val="nil"/>
              <w:bottom w:val="nil"/>
              <w:right w:val="nil"/>
            </w:tcBorders>
            <w:shd w:val="clear" w:color="auto" w:fill="auto"/>
            <w:vAlign w:val="bottom"/>
          </w:tcPr>
          <w:p w14:paraId="6C044EC5" w14:textId="3414CC99" w:rsidR="00B26111" w:rsidRPr="006226B0" w:rsidDel="00E1020B" w:rsidRDefault="00B26111" w:rsidP="00D9742C">
            <w:pPr>
              <w:spacing w:after="0" w:line="240" w:lineRule="auto"/>
              <w:jc w:val="right"/>
              <w:rPr>
                <w:del w:id="2757" w:author="Chasco, Brandon Edward" w:date="2020-08-26T11:40:00Z"/>
                <w:color w:val="000000"/>
                <w:sz w:val="22"/>
                <w:szCs w:val="22"/>
              </w:rPr>
            </w:pPr>
            <w:del w:id="2758" w:author="Chasco, Brandon Edward" w:date="2020-08-26T11:40:00Z">
              <w:r w:rsidRPr="006226B0" w:rsidDel="00E1020B">
                <w:rPr>
                  <w:color w:val="000000"/>
                  <w:sz w:val="22"/>
                  <w:szCs w:val="22"/>
                </w:rPr>
                <w:delText>921.6</w:delText>
              </w:r>
            </w:del>
          </w:p>
        </w:tc>
        <w:tc>
          <w:tcPr>
            <w:tcW w:w="926" w:type="dxa"/>
            <w:gridSpan w:val="2"/>
            <w:tcBorders>
              <w:top w:val="nil"/>
              <w:left w:val="nil"/>
              <w:bottom w:val="nil"/>
              <w:right w:val="nil"/>
            </w:tcBorders>
          </w:tcPr>
          <w:p w14:paraId="7C4ECA28" w14:textId="1CF9E5D2" w:rsidR="00B26111" w:rsidRPr="006226B0" w:rsidDel="00E1020B" w:rsidRDefault="00B26111" w:rsidP="00D9742C">
            <w:pPr>
              <w:spacing w:after="0" w:line="240" w:lineRule="auto"/>
              <w:jc w:val="right"/>
              <w:rPr>
                <w:del w:id="2759" w:author="Chasco, Brandon Edward" w:date="2020-08-26T11:40:00Z"/>
                <w:color w:val="000000"/>
                <w:sz w:val="22"/>
                <w:szCs w:val="22"/>
              </w:rPr>
            </w:pPr>
          </w:p>
        </w:tc>
        <w:tc>
          <w:tcPr>
            <w:tcW w:w="1255" w:type="dxa"/>
            <w:tcBorders>
              <w:top w:val="nil"/>
              <w:left w:val="nil"/>
              <w:bottom w:val="nil"/>
              <w:right w:val="nil"/>
            </w:tcBorders>
            <w:shd w:val="clear" w:color="auto" w:fill="auto"/>
            <w:vAlign w:val="bottom"/>
          </w:tcPr>
          <w:p w14:paraId="75AE64A0" w14:textId="39F273C5" w:rsidR="00B26111" w:rsidRPr="006226B0" w:rsidDel="00E1020B" w:rsidRDefault="00B26111" w:rsidP="00D9742C">
            <w:pPr>
              <w:spacing w:after="0" w:line="240" w:lineRule="auto"/>
              <w:jc w:val="right"/>
              <w:rPr>
                <w:del w:id="2760" w:author="Chasco, Brandon Edward" w:date="2020-08-26T11:40:00Z"/>
                <w:color w:val="000000"/>
                <w:sz w:val="22"/>
                <w:szCs w:val="22"/>
              </w:rPr>
            </w:pPr>
            <w:del w:id="2761" w:author="Chasco, Brandon Edward" w:date="2020-08-26T11:40:00Z">
              <w:r w:rsidRPr="006226B0" w:rsidDel="00E1020B">
                <w:rPr>
                  <w:color w:val="000000"/>
                  <w:sz w:val="22"/>
                  <w:szCs w:val="22"/>
                </w:rPr>
                <w:delText>0.162</w:delText>
              </w:r>
            </w:del>
          </w:p>
        </w:tc>
        <w:tc>
          <w:tcPr>
            <w:tcW w:w="1319" w:type="dxa"/>
            <w:tcBorders>
              <w:top w:val="nil"/>
              <w:left w:val="nil"/>
              <w:bottom w:val="nil"/>
              <w:right w:val="nil"/>
            </w:tcBorders>
            <w:shd w:val="clear" w:color="auto" w:fill="auto"/>
            <w:vAlign w:val="bottom"/>
          </w:tcPr>
          <w:p w14:paraId="3E575752" w14:textId="2550152D" w:rsidR="00B26111" w:rsidRPr="006226B0" w:rsidDel="00E1020B" w:rsidRDefault="00B26111" w:rsidP="00D9742C">
            <w:pPr>
              <w:spacing w:after="0" w:line="240" w:lineRule="auto"/>
              <w:jc w:val="right"/>
              <w:rPr>
                <w:del w:id="2762" w:author="Chasco, Brandon Edward" w:date="2020-08-26T11:40:00Z"/>
                <w:color w:val="000000"/>
                <w:sz w:val="22"/>
                <w:szCs w:val="22"/>
              </w:rPr>
            </w:pPr>
            <w:del w:id="2763" w:author="Chasco, Brandon Edward" w:date="2020-08-26T11:40:00Z">
              <w:r w:rsidRPr="006226B0" w:rsidDel="00E1020B">
                <w:rPr>
                  <w:color w:val="000000"/>
                  <w:sz w:val="22"/>
                  <w:szCs w:val="22"/>
                </w:rPr>
                <w:delText>0.077</w:delText>
              </w:r>
            </w:del>
          </w:p>
        </w:tc>
      </w:tr>
      <w:tr w:rsidR="00B26111" w:rsidRPr="006226B0" w:rsidDel="00E1020B" w14:paraId="5F5D7A2A" w14:textId="148C3655" w:rsidTr="00D9742C">
        <w:trPr>
          <w:trHeight w:val="368"/>
          <w:del w:id="2764" w:author="Chasco, Brandon Edward" w:date="2020-08-26T11:40:00Z"/>
        </w:trPr>
        <w:tc>
          <w:tcPr>
            <w:tcW w:w="3809" w:type="dxa"/>
            <w:tcBorders>
              <w:top w:val="nil"/>
              <w:left w:val="nil"/>
              <w:bottom w:val="nil"/>
              <w:right w:val="nil"/>
            </w:tcBorders>
            <w:shd w:val="clear" w:color="auto" w:fill="auto"/>
            <w:vAlign w:val="bottom"/>
          </w:tcPr>
          <w:p w14:paraId="02E59395" w14:textId="6A7259AD" w:rsidR="00B26111" w:rsidRPr="006226B0" w:rsidDel="00E1020B" w:rsidRDefault="00B26111" w:rsidP="00D9742C">
            <w:pPr>
              <w:spacing w:after="0" w:line="240" w:lineRule="auto"/>
              <w:rPr>
                <w:del w:id="2765" w:author="Chasco, Brandon Edward" w:date="2020-08-26T11:40:00Z"/>
                <w:color w:val="000000"/>
                <w:sz w:val="22"/>
                <w:szCs w:val="22"/>
              </w:rPr>
            </w:pPr>
            <w:del w:id="2766" w:author="Chasco, Brandon Edward" w:date="2020-08-26T11:40:00Z">
              <w:r w:rsidRPr="006226B0" w:rsidDel="00E1020B">
                <w:rPr>
                  <w:color w:val="000000"/>
                  <w:sz w:val="22"/>
                  <w:szCs w:val="22"/>
                </w:rPr>
                <w:delText>Day</w:delText>
              </w:r>
            </w:del>
          </w:p>
        </w:tc>
        <w:tc>
          <w:tcPr>
            <w:tcW w:w="1110" w:type="dxa"/>
            <w:tcBorders>
              <w:top w:val="nil"/>
              <w:left w:val="nil"/>
              <w:bottom w:val="nil"/>
              <w:right w:val="nil"/>
            </w:tcBorders>
            <w:shd w:val="clear" w:color="auto" w:fill="auto"/>
            <w:vAlign w:val="bottom"/>
          </w:tcPr>
          <w:p w14:paraId="3C5B6577" w14:textId="3FE72CFF" w:rsidR="00B26111" w:rsidRPr="006226B0" w:rsidDel="00E1020B" w:rsidRDefault="00B26111" w:rsidP="00D9742C">
            <w:pPr>
              <w:spacing w:after="0" w:line="240" w:lineRule="auto"/>
              <w:jc w:val="right"/>
              <w:rPr>
                <w:del w:id="2767" w:author="Chasco, Brandon Edward" w:date="2020-08-26T11:40:00Z"/>
                <w:color w:val="000000"/>
                <w:sz w:val="22"/>
                <w:szCs w:val="22"/>
              </w:rPr>
            </w:pPr>
            <w:del w:id="2768" w:author="Chasco, Brandon Edward" w:date="2020-08-26T11:40:00Z">
              <w:r w:rsidRPr="006226B0" w:rsidDel="00E1020B">
                <w:rPr>
                  <w:color w:val="000000"/>
                  <w:sz w:val="22"/>
                  <w:szCs w:val="22"/>
                </w:rPr>
                <w:delText>1718.6</w:delText>
              </w:r>
            </w:del>
          </w:p>
        </w:tc>
        <w:tc>
          <w:tcPr>
            <w:tcW w:w="1143" w:type="dxa"/>
            <w:tcBorders>
              <w:top w:val="nil"/>
              <w:left w:val="nil"/>
              <w:bottom w:val="nil"/>
              <w:right w:val="nil"/>
            </w:tcBorders>
            <w:shd w:val="clear" w:color="auto" w:fill="auto"/>
            <w:vAlign w:val="bottom"/>
          </w:tcPr>
          <w:p w14:paraId="195051C3" w14:textId="22B602BD" w:rsidR="00B26111" w:rsidRPr="006226B0" w:rsidDel="00E1020B" w:rsidRDefault="00B26111" w:rsidP="00D9742C">
            <w:pPr>
              <w:spacing w:after="0" w:line="240" w:lineRule="auto"/>
              <w:jc w:val="right"/>
              <w:rPr>
                <w:del w:id="2769" w:author="Chasco, Brandon Edward" w:date="2020-08-26T11:40:00Z"/>
                <w:color w:val="000000"/>
                <w:sz w:val="22"/>
                <w:szCs w:val="22"/>
              </w:rPr>
            </w:pPr>
            <w:del w:id="2770" w:author="Chasco, Brandon Edward" w:date="2020-08-26T11:40:00Z">
              <w:r w:rsidRPr="006226B0" w:rsidDel="00E1020B">
                <w:rPr>
                  <w:color w:val="000000"/>
                  <w:sz w:val="22"/>
                  <w:szCs w:val="22"/>
                </w:rPr>
                <w:delText>952.1</w:delText>
              </w:r>
            </w:del>
          </w:p>
        </w:tc>
        <w:tc>
          <w:tcPr>
            <w:tcW w:w="926" w:type="dxa"/>
            <w:gridSpan w:val="2"/>
            <w:tcBorders>
              <w:top w:val="nil"/>
              <w:left w:val="nil"/>
              <w:bottom w:val="nil"/>
              <w:right w:val="nil"/>
            </w:tcBorders>
          </w:tcPr>
          <w:p w14:paraId="395D73EA" w14:textId="3B93C6CE" w:rsidR="00B26111" w:rsidRPr="006226B0" w:rsidDel="00E1020B" w:rsidRDefault="00B26111" w:rsidP="00D9742C">
            <w:pPr>
              <w:spacing w:after="0" w:line="240" w:lineRule="auto"/>
              <w:jc w:val="right"/>
              <w:rPr>
                <w:del w:id="2771" w:author="Chasco, Brandon Edward" w:date="2020-08-26T11:40:00Z"/>
                <w:color w:val="000000"/>
                <w:sz w:val="22"/>
                <w:szCs w:val="22"/>
              </w:rPr>
            </w:pPr>
          </w:p>
        </w:tc>
        <w:tc>
          <w:tcPr>
            <w:tcW w:w="1255" w:type="dxa"/>
            <w:tcBorders>
              <w:top w:val="nil"/>
              <w:left w:val="nil"/>
              <w:bottom w:val="nil"/>
              <w:right w:val="nil"/>
            </w:tcBorders>
            <w:shd w:val="clear" w:color="auto" w:fill="auto"/>
            <w:vAlign w:val="bottom"/>
          </w:tcPr>
          <w:p w14:paraId="5134BC30" w14:textId="2F3EA4E1" w:rsidR="00B26111" w:rsidRPr="006226B0" w:rsidDel="00E1020B" w:rsidRDefault="00B26111" w:rsidP="00D9742C">
            <w:pPr>
              <w:spacing w:after="0" w:line="240" w:lineRule="auto"/>
              <w:jc w:val="right"/>
              <w:rPr>
                <w:del w:id="2772" w:author="Chasco, Brandon Edward" w:date="2020-08-26T11:40:00Z"/>
                <w:color w:val="000000"/>
                <w:sz w:val="22"/>
                <w:szCs w:val="22"/>
              </w:rPr>
            </w:pPr>
            <w:del w:id="2773" w:author="Chasco, Brandon Edward" w:date="2020-08-26T11:40:00Z">
              <w:r w:rsidRPr="006226B0" w:rsidDel="00E1020B">
                <w:rPr>
                  <w:color w:val="000000"/>
                  <w:sz w:val="22"/>
                  <w:szCs w:val="22"/>
                </w:rPr>
                <w:delText>0.024</w:delText>
              </w:r>
            </w:del>
          </w:p>
        </w:tc>
        <w:tc>
          <w:tcPr>
            <w:tcW w:w="1319" w:type="dxa"/>
            <w:tcBorders>
              <w:top w:val="nil"/>
              <w:left w:val="nil"/>
              <w:bottom w:val="nil"/>
              <w:right w:val="nil"/>
            </w:tcBorders>
            <w:shd w:val="clear" w:color="auto" w:fill="auto"/>
            <w:vAlign w:val="bottom"/>
          </w:tcPr>
          <w:p w14:paraId="6F2451A8" w14:textId="11480FA0" w:rsidR="00B26111" w:rsidRPr="006226B0" w:rsidDel="00E1020B" w:rsidRDefault="00B26111" w:rsidP="00D9742C">
            <w:pPr>
              <w:spacing w:after="0" w:line="240" w:lineRule="auto"/>
              <w:jc w:val="right"/>
              <w:rPr>
                <w:del w:id="2774" w:author="Chasco, Brandon Edward" w:date="2020-08-26T11:40:00Z"/>
                <w:color w:val="000000"/>
                <w:sz w:val="22"/>
                <w:szCs w:val="22"/>
              </w:rPr>
            </w:pPr>
            <w:del w:id="2775" w:author="Chasco, Brandon Edward" w:date="2020-08-26T11:40:00Z">
              <w:r w:rsidRPr="006226B0" w:rsidDel="00E1020B">
                <w:rPr>
                  <w:color w:val="000000"/>
                  <w:sz w:val="22"/>
                  <w:szCs w:val="22"/>
                </w:rPr>
                <w:delText>0.047</w:delText>
              </w:r>
            </w:del>
          </w:p>
        </w:tc>
      </w:tr>
      <w:tr w:rsidR="00B26111" w:rsidRPr="006226B0" w:rsidDel="00E1020B" w14:paraId="4615FD8B" w14:textId="464043BD" w:rsidTr="00D9742C">
        <w:trPr>
          <w:trHeight w:val="368"/>
          <w:del w:id="2776" w:author="Chasco, Brandon Edward" w:date="2020-08-26T11:40:00Z"/>
        </w:trPr>
        <w:tc>
          <w:tcPr>
            <w:tcW w:w="3809" w:type="dxa"/>
            <w:tcBorders>
              <w:top w:val="nil"/>
              <w:left w:val="nil"/>
              <w:bottom w:val="nil"/>
              <w:right w:val="nil"/>
            </w:tcBorders>
            <w:shd w:val="clear" w:color="auto" w:fill="auto"/>
            <w:vAlign w:val="bottom"/>
          </w:tcPr>
          <w:p w14:paraId="202478E6" w14:textId="620D201C" w:rsidR="00B26111" w:rsidRPr="006226B0" w:rsidDel="00E1020B" w:rsidRDefault="00B26111" w:rsidP="00D9742C">
            <w:pPr>
              <w:spacing w:after="0" w:line="240" w:lineRule="auto"/>
              <w:rPr>
                <w:del w:id="2777" w:author="Chasco, Brandon Edward" w:date="2020-08-26T11:40:00Z"/>
                <w:color w:val="000000"/>
                <w:sz w:val="22"/>
                <w:szCs w:val="22"/>
              </w:rPr>
            </w:pPr>
            <w:del w:id="2778" w:author="Chasco, Brandon Edward" w:date="2020-08-26T11:40:00Z">
              <w:r w:rsidRPr="006226B0" w:rsidDel="00E1020B">
                <w:rPr>
                  <w:color w:val="000000"/>
                  <w:sz w:val="22"/>
                  <w:szCs w:val="22"/>
                </w:rPr>
                <w:delText>Day/year</w:delText>
              </w:r>
            </w:del>
          </w:p>
        </w:tc>
        <w:tc>
          <w:tcPr>
            <w:tcW w:w="1110" w:type="dxa"/>
            <w:tcBorders>
              <w:top w:val="nil"/>
              <w:left w:val="nil"/>
              <w:bottom w:val="nil"/>
              <w:right w:val="nil"/>
            </w:tcBorders>
            <w:shd w:val="clear" w:color="auto" w:fill="auto"/>
            <w:vAlign w:val="bottom"/>
          </w:tcPr>
          <w:p w14:paraId="323EC8A7" w14:textId="2C95CC15" w:rsidR="00B26111" w:rsidRPr="006226B0" w:rsidDel="00E1020B" w:rsidRDefault="00B26111" w:rsidP="00D9742C">
            <w:pPr>
              <w:spacing w:after="0" w:line="240" w:lineRule="auto"/>
              <w:jc w:val="right"/>
              <w:rPr>
                <w:del w:id="2779" w:author="Chasco, Brandon Edward" w:date="2020-08-26T11:40:00Z"/>
                <w:color w:val="000000"/>
                <w:sz w:val="22"/>
                <w:szCs w:val="22"/>
              </w:rPr>
            </w:pPr>
            <w:del w:id="2780" w:author="Chasco, Brandon Edward" w:date="2020-08-26T11:40:00Z">
              <w:r w:rsidRPr="006226B0" w:rsidDel="00E1020B">
                <w:rPr>
                  <w:color w:val="000000"/>
                  <w:sz w:val="22"/>
                  <w:szCs w:val="22"/>
                </w:rPr>
                <w:delText>1151.4</w:delText>
              </w:r>
            </w:del>
          </w:p>
        </w:tc>
        <w:tc>
          <w:tcPr>
            <w:tcW w:w="1143" w:type="dxa"/>
            <w:tcBorders>
              <w:top w:val="nil"/>
              <w:left w:val="nil"/>
              <w:bottom w:val="nil"/>
              <w:right w:val="nil"/>
            </w:tcBorders>
            <w:shd w:val="clear" w:color="auto" w:fill="auto"/>
            <w:vAlign w:val="bottom"/>
          </w:tcPr>
          <w:p w14:paraId="2DA471E1" w14:textId="09C3096A" w:rsidR="00B26111" w:rsidRPr="006226B0" w:rsidDel="00E1020B" w:rsidRDefault="00B26111" w:rsidP="00D9742C">
            <w:pPr>
              <w:spacing w:after="0" w:line="240" w:lineRule="auto"/>
              <w:jc w:val="right"/>
              <w:rPr>
                <w:del w:id="2781" w:author="Chasco, Brandon Edward" w:date="2020-08-26T11:40:00Z"/>
                <w:color w:val="000000"/>
                <w:sz w:val="22"/>
                <w:szCs w:val="22"/>
              </w:rPr>
            </w:pPr>
            <w:del w:id="2782" w:author="Chasco, Brandon Edward" w:date="2020-08-26T11:40:00Z">
              <w:r w:rsidRPr="006226B0" w:rsidDel="00E1020B">
                <w:rPr>
                  <w:color w:val="000000"/>
                  <w:sz w:val="22"/>
                  <w:szCs w:val="22"/>
                </w:rPr>
                <w:delText>802.4</w:delText>
              </w:r>
            </w:del>
          </w:p>
        </w:tc>
        <w:tc>
          <w:tcPr>
            <w:tcW w:w="926" w:type="dxa"/>
            <w:gridSpan w:val="2"/>
            <w:tcBorders>
              <w:top w:val="nil"/>
              <w:left w:val="nil"/>
              <w:bottom w:val="nil"/>
              <w:right w:val="nil"/>
            </w:tcBorders>
          </w:tcPr>
          <w:p w14:paraId="18B19BF5" w14:textId="1A4CDB70" w:rsidR="00B26111" w:rsidRPr="006226B0" w:rsidDel="00E1020B" w:rsidRDefault="00B26111" w:rsidP="00D9742C">
            <w:pPr>
              <w:spacing w:after="0" w:line="240" w:lineRule="auto"/>
              <w:jc w:val="right"/>
              <w:rPr>
                <w:del w:id="2783" w:author="Chasco, Brandon Edward" w:date="2020-08-26T11:40:00Z"/>
                <w:color w:val="000000"/>
                <w:sz w:val="22"/>
                <w:szCs w:val="22"/>
              </w:rPr>
            </w:pPr>
          </w:p>
        </w:tc>
        <w:tc>
          <w:tcPr>
            <w:tcW w:w="1255" w:type="dxa"/>
            <w:tcBorders>
              <w:top w:val="nil"/>
              <w:left w:val="nil"/>
              <w:bottom w:val="nil"/>
              <w:right w:val="nil"/>
            </w:tcBorders>
            <w:shd w:val="clear" w:color="auto" w:fill="auto"/>
            <w:vAlign w:val="bottom"/>
          </w:tcPr>
          <w:p w14:paraId="70B8C9F6" w14:textId="118B0672" w:rsidR="00B26111" w:rsidRPr="006226B0" w:rsidDel="00E1020B" w:rsidRDefault="00B26111" w:rsidP="00D9742C">
            <w:pPr>
              <w:spacing w:after="0" w:line="240" w:lineRule="auto"/>
              <w:jc w:val="right"/>
              <w:rPr>
                <w:del w:id="2784" w:author="Chasco, Brandon Edward" w:date="2020-08-26T11:40:00Z"/>
                <w:color w:val="000000"/>
                <w:sz w:val="22"/>
                <w:szCs w:val="22"/>
              </w:rPr>
            </w:pPr>
            <w:del w:id="2785" w:author="Chasco, Brandon Edward" w:date="2020-08-26T11:40:00Z">
              <w:r w:rsidRPr="006226B0" w:rsidDel="00E1020B">
                <w:rPr>
                  <w:color w:val="000000"/>
                  <w:sz w:val="22"/>
                  <w:szCs w:val="22"/>
                </w:rPr>
                <w:delText>0.346</w:delText>
              </w:r>
            </w:del>
          </w:p>
        </w:tc>
        <w:tc>
          <w:tcPr>
            <w:tcW w:w="1319" w:type="dxa"/>
            <w:tcBorders>
              <w:top w:val="nil"/>
              <w:left w:val="nil"/>
              <w:bottom w:val="nil"/>
              <w:right w:val="nil"/>
            </w:tcBorders>
            <w:shd w:val="clear" w:color="auto" w:fill="auto"/>
            <w:vAlign w:val="bottom"/>
          </w:tcPr>
          <w:p w14:paraId="7C28D8E7" w14:textId="1D830414" w:rsidR="00B26111" w:rsidRPr="006226B0" w:rsidDel="00E1020B" w:rsidRDefault="00B26111" w:rsidP="00D9742C">
            <w:pPr>
              <w:spacing w:after="0" w:line="240" w:lineRule="auto"/>
              <w:jc w:val="right"/>
              <w:rPr>
                <w:del w:id="2786" w:author="Chasco, Brandon Edward" w:date="2020-08-26T11:40:00Z"/>
                <w:color w:val="000000"/>
                <w:sz w:val="22"/>
                <w:szCs w:val="22"/>
              </w:rPr>
            </w:pPr>
            <w:del w:id="2787" w:author="Chasco, Brandon Edward" w:date="2020-08-26T11:40:00Z">
              <w:r w:rsidRPr="006226B0" w:rsidDel="00E1020B">
                <w:rPr>
                  <w:color w:val="000000"/>
                  <w:sz w:val="22"/>
                  <w:szCs w:val="22"/>
                </w:rPr>
                <w:delText>0.197</w:delText>
              </w:r>
            </w:del>
          </w:p>
        </w:tc>
      </w:tr>
      <w:tr w:rsidR="00B26111" w:rsidRPr="006226B0" w:rsidDel="00E1020B" w14:paraId="435F1087" w14:textId="2EDA663C" w:rsidTr="00D9742C">
        <w:trPr>
          <w:trHeight w:val="368"/>
          <w:del w:id="2788" w:author="Chasco, Brandon Edward" w:date="2020-08-26T11:40:00Z"/>
        </w:trPr>
        <w:tc>
          <w:tcPr>
            <w:tcW w:w="3809" w:type="dxa"/>
            <w:tcBorders>
              <w:top w:val="nil"/>
              <w:left w:val="nil"/>
              <w:right w:val="nil"/>
            </w:tcBorders>
            <w:shd w:val="clear" w:color="auto" w:fill="auto"/>
            <w:vAlign w:val="bottom"/>
          </w:tcPr>
          <w:p w14:paraId="54AC9F6D" w14:textId="2A7386A6" w:rsidR="00B26111" w:rsidRPr="006226B0" w:rsidDel="00E1020B" w:rsidRDefault="00B26111" w:rsidP="00D9742C">
            <w:pPr>
              <w:spacing w:after="0" w:line="240" w:lineRule="auto"/>
              <w:rPr>
                <w:del w:id="2789" w:author="Chasco, Brandon Edward" w:date="2020-08-26T11:40:00Z"/>
                <w:color w:val="000000"/>
                <w:sz w:val="22"/>
                <w:szCs w:val="22"/>
              </w:rPr>
            </w:pPr>
            <w:del w:id="2790" w:author="Chasco, Brandon Edward" w:date="2020-08-26T11:40:00Z">
              <w:r w:rsidRPr="006226B0" w:rsidDel="00E1020B">
                <w:rPr>
                  <w:color w:val="000000"/>
                  <w:sz w:val="22"/>
                  <w:szCs w:val="22"/>
                </w:rPr>
                <w:delText>Day + day/year</w:delText>
              </w:r>
            </w:del>
          </w:p>
        </w:tc>
        <w:tc>
          <w:tcPr>
            <w:tcW w:w="1110" w:type="dxa"/>
            <w:tcBorders>
              <w:top w:val="nil"/>
              <w:left w:val="nil"/>
              <w:right w:val="nil"/>
            </w:tcBorders>
            <w:shd w:val="clear" w:color="auto" w:fill="auto"/>
            <w:vAlign w:val="bottom"/>
          </w:tcPr>
          <w:p w14:paraId="7D6D01F2" w14:textId="2D0151BE" w:rsidR="00B26111" w:rsidRPr="006226B0" w:rsidDel="00E1020B" w:rsidRDefault="00B26111" w:rsidP="00D9742C">
            <w:pPr>
              <w:spacing w:after="0" w:line="240" w:lineRule="auto"/>
              <w:jc w:val="right"/>
              <w:rPr>
                <w:del w:id="2791" w:author="Chasco, Brandon Edward" w:date="2020-08-26T11:40:00Z"/>
                <w:color w:val="000000"/>
                <w:sz w:val="22"/>
                <w:szCs w:val="22"/>
              </w:rPr>
            </w:pPr>
            <w:del w:id="2792" w:author="Chasco, Brandon Edward" w:date="2020-08-26T11:40:00Z">
              <w:r w:rsidRPr="006226B0" w:rsidDel="00E1020B">
                <w:rPr>
                  <w:color w:val="000000"/>
                  <w:sz w:val="22"/>
                  <w:szCs w:val="22"/>
                </w:rPr>
                <w:delText>1151.4</w:delText>
              </w:r>
            </w:del>
          </w:p>
        </w:tc>
        <w:tc>
          <w:tcPr>
            <w:tcW w:w="1143" w:type="dxa"/>
            <w:tcBorders>
              <w:top w:val="nil"/>
              <w:left w:val="nil"/>
              <w:right w:val="nil"/>
            </w:tcBorders>
            <w:shd w:val="clear" w:color="auto" w:fill="auto"/>
            <w:vAlign w:val="bottom"/>
          </w:tcPr>
          <w:p w14:paraId="59F08996" w14:textId="26A9ABC9" w:rsidR="00B26111" w:rsidRPr="006226B0" w:rsidDel="00E1020B" w:rsidRDefault="00B26111" w:rsidP="00D9742C">
            <w:pPr>
              <w:spacing w:after="0" w:line="240" w:lineRule="auto"/>
              <w:jc w:val="right"/>
              <w:rPr>
                <w:del w:id="2793" w:author="Chasco, Brandon Edward" w:date="2020-08-26T11:40:00Z"/>
                <w:color w:val="000000"/>
                <w:sz w:val="22"/>
                <w:szCs w:val="22"/>
              </w:rPr>
            </w:pPr>
            <w:del w:id="2794" w:author="Chasco, Brandon Edward" w:date="2020-08-26T11:40:00Z">
              <w:r w:rsidRPr="006226B0" w:rsidDel="00E1020B">
                <w:rPr>
                  <w:color w:val="000000"/>
                  <w:sz w:val="22"/>
                  <w:szCs w:val="22"/>
                </w:rPr>
                <w:delText>800.4</w:delText>
              </w:r>
            </w:del>
          </w:p>
        </w:tc>
        <w:tc>
          <w:tcPr>
            <w:tcW w:w="926" w:type="dxa"/>
            <w:gridSpan w:val="2"/>
            <w:tcBorders>
              <w:top w:val="nil"/>
              <w:left w:val="nil"/>
              <w:right w:val="nil"/>
            </w:tcBorders>
          </w:tcPr>
          <w:p w14:paraId="7BDB3640" w14:textId="562FF59E" w:rsidR="00B26111" w:rsidRPr="006226B0" w:rsidDel="00E1020B" w:rsidRDefault="00B26111" w:rsidP="00D9742C">
            <w:pPr>
              <w:spacing w:after="0" w:line="240" w:lineRule="auto"/>
              <w:jc w:val="right"/>
              <w:rPr>
                <w:del w:id="2795" w:author="Chasco, Brandon Edward" w:date="2020-08-26T11:40:00Z"/>
                <w:color w:val="000000"/>
                <w:sz w:val="22"/>
                <w:szCs w:val="22"/>
              </w:rPr>
            </w:pPr>
          </w:p>
        </w:tc>
        <w:tc>
          <w:tcPr>
            <w:tcW w:w="1255" w:type="dxa"/>
            <w:tcBorders>
              <w:top w:val="nil"/>
              <w:left w:val="nil"/>
              <w:right w:val="nil"/>
            </w:tcBorders>
            <w:shd w:val="clear" w:color="auto" w:fill="auto"/>
            <w:vAlign w:val="bottom"/>
          </w:tcPr>
          <w:p w14:paraId="23BD31A2" w14:textId="08EE7FB3" w:rsidR="00B26111" w:rsidRPr="006226B0" w:rsidDel="00E1020B" w:rsidRDefault="00B26111" w:rsidP="00D9742C">
            <w:pPr>
              <w:spacing w:after="0" w:line="240" w:lineRule="auto"/>
              <w:jc w:val="right"/>
              <w:rPr>
                <w:del w:id="2796" w:author="Chasco, Brandon Edward" w:date="2020-08-26T11:40:00Z"/>
                <w:color w:val="000000"/>
                <w:sz w:val="22"/>
                <w:szCs w:val="22"/>
              </w:rPr>
            </w:pPr>
            <w:del w:id="2797" w:author="Chasco, Brandon Edward" w:date="2020-08-26T11:40:00Z">
              <w:r w:rsidRPr="006226B0" w:rsidDel="00E1020B">
                <w:rPr>
                  <w:color w:val="000000"/>
                  <w:sz w:val="22"/>
                  <w:szCs w:val="22"/>
                </w:rPr>
                <w:delText>0.346</w:delText>
              </w:r>
            </w:del>
          </w:p>
        </w:tc>
        <w:tc>
          <w:tcPr>
            <w:tcW w:w="1319" w:type="dxa"/>
            <w:tcBorders>
              <w:top w:val="nil"/>
              <w:left w:val="nil"/>
              <w:right w:val="nil"/>
            </w:tcBorders>
            <w:shd w:val="clear" w:color="auto" w:fill="auto"/>
            <w:vAlign w:val="bottom"/>
          </w:tcPr>
          <w:p w14:paraId="2C25DB69" w14:textId="40A5AC93" w:rsidR="00B26111" w:rsidRPr="006226B0" w:rsidDel="00E1020B" w:rsidRDefault="00B26111" w:rsidP="00D9742C">
            <w:pPr>
              <w:spacing w:after="0" w:line="240" w:lineRule="auto"/>
              <w:jc w:val="right"/>
              <w:rPr>
                <w:del w:id="2798" w:author="Chasco, Brandon Edward" w:date="2020-08-26T11:40:00Z"/>
                <w:color w:val="000000"/>
                <w:sz w:val="22"/>
                <w:szCs w:val="22"/>
              </w:rPr>
            </w:pPr>
            <w:del w:id="2799" w:author="Chasco, Brandon Edward" w:date="2020-08-26T11:40:00Z">
              <w:r w:rsidRPr="006226B0" w:rsidDel="00E1020B">
                <w:rPr>
                  <w:color w:val="000000"/>
                  <w:sz w:val="22"/>
                  <w:szCs w:val="22"/>
                </w:rPr>
                <w:delText>0.198</w:delText>
              </w:r>
            </w:del>
          </w:p>
        </w:tc>
      </w:tr>
      <w:tr w:rsidR="00B26111" w:rsidRPr="006226B0" w:rsidDel="00E1020B" w14:paraId="0B709213" w14:textId="50FEC401" w:rsidTr="00D9742C">
        <w:trPr>
          <w:trHeight w:val="368"/>
          <w:del w:id="2800" w:author="Chasco, Brandon Edward" w:date="2020-08-26T11:40:00Z"/>
        </w:trPr>
        <w:tc>
          <w:tcPr>
            <w:tcW w:w="3809" w:type="dxa"/>
            <w:tcBorders>
              <w:top w:val="nil"/>
              <w:left w:val="nil"/>
              <w:bottom w:val="single" w:sz="4" w:space="0" w:color="000000"/>
              <w:right w:val="nil"/>
            </w:tcBorders>
            <w:shd w:val="clear" w:color="auto" w:fill="auto"/>
            <w:vAlign w:val="bottom"/>
          </w:tcPr>
          <w:p w14:paraId="3109EC87" w14:textId="0B90D5AE" w:rsidR="00B26111" w:rsidRPr="006226B0" w:rsidDel="00E1020B" w:rsidRDefault="00B26111" w:rsidP="00D9742C">
            <w:pPr>
              <w:spacing w:after="0" w:line="240" w:lineRule="auto"/>
              <w:rPr>
                <w:del w:id="2801" w:author="Chasco, Brandon Edward" w:date="2020-08-26T11:40:00Z"/>
                <w:color w:val="000000"/>
                <w:sz w:val="22"/>
                <w:szCs w:val="22"/>
              </w:rPr>
            </w:pPr>
            <w:del w:id="2802" w:author="Chasco, Brandon Edward" w:date="2020-08-26T11:40:00Z">
              <w:r w:rsidRPr="006226B0" w:rsidDel="00E1020B">
                <w:rPr>
                  <w:color w:val="000000"/>
                  <w:sz w:val="22"/>
                  <w:szCs w:val="22"/>
                </w:rPr>
                <w:delText>Marine covariates + day + day/year</w:delText>
              </w:r>
            </w:del>
          </w:p>
        </w:tc>
        <w:tc>
          <w:tcPr>
            <w:tcW w:w="1110" w:type="dxa"/>
            <w:tcBorders>
              <w:top w:val="nil"/>
              <w:left w:val="nil"/>
              <w:bottom w:val="single" w:sz="4" w:space="0" w:color="000000"/>
              <w:right w:val="nil"/>
            </w:tcBorders>
            <w:shd w:val="clear" w:color="auto" w:fill="auto"/>
            <w:vAlign w:val="bottom"/>
          </w:tcPr>
          <w:p w14:paraId="64C3B695" w14:textId="4E622B6F" w:rsidR="00B26111" w:rsidRPr="006226B0" w:rsidDel="00E1020B" w:rsidRDefault="00B26111" w:rsidP="00D9742C">
            <w:pPr>
              <w:spacing w:after="0" w:line="240" w:lineRule="auto"/>
              <w:jc w:val="right"/>
              <w:rPr>
                <w:del w:id="2803" w:author="Chasco, Brandon Edward" w:date="2020-08-26T11:40:00Z"/>
                <w:color w:val="000000"/>
                <w:sz w:val="22"/>
                <w:szCs w:val="22"/>
              </w:rPr>
            </w:pPr>
            <w:del w:id="2804" w:author="Chasco, Brandon Edward" w:date="2020-08-26T11:40:00Z">
              <w:r w:rsidRPr="006226B0" w:rsidDel="00E1020B">
                <w:rPr>
                  <w:color w:val="000000"/>
                  <w:sz w:val="22"/>
                  <w:szCs w:val="22"/>
                </w:rPr>
                <w:delText>1144.1</w:delText>
              </w:r>
            </w:del>
          </w:p>
        </w:tc>
        <w:tc>
          <w:tcPr>
            <w:tcW w:w="1143" w:type="dxa"/>
            <w:tcBorders>
              <w:top w:val="nil"/>
              <w:left w:val="nil"/>
              <w:bottom w:val="single" w:sz="4" w:space="0" w:color="000000"/>
              <w:right w:val="nil"/>
            </w:tcBorders>
            <w:shd w:val="clear" w:color="auto" w:fill="auto"/>
            <w:vAlign w:val="bottom"/>
          </w:tcPr>
          <w:p w14:paraId="43404D2B" w14:textId="27291625" w:rsidR="00B26111" w:rsidRPr="006226B0" w:rsidDel="00E1020B" w:rsidRDefault="00B26111" w:rsidP="00D9742C">
            <w:pPr>
              <w:spacing w:after="0" w:line="240" w:lineRule="auto"/>
              <w:jc w:val="right"/>
              <w:rPr>
                <w:del w:id="2805" w:author="Chasco, Brandon Edward" w:date="2020-08-26T11:40:00Z"/>
                <w:color w:val="000000"/>
                <w:sz w:val="22"/>
                <w:szCs w:val="22"/>
              </w:rPr>
            </w:pPr>
            <w:del w:id="2806" w:author="Chasco, Brandon Edward" w:date="2020-08-26T11:40:00Z">
              <w:r w:rsidRPr="006226B0" w:rsidDel="00E1020B">
                <w:rPr>
                  <w:color w:val="000000"/>
                  <w:sz w:val="22"/>
                  <w:szCs w:val="22"/>
                </w:rPr>
                <w:delText>790.8</w:delText>
              </w:r>
            </w:del>
          </w:p>
        </w:tc>
        <w:tc>
          <w:tcPr>
            <w:tcW w:w="926" w:type="dxa"/>
            <w:gridSpan w:val="2"/>
            <w:tcBorders>
              <w:top w:val="nil"/>
              <w:left w:val="nil"/>
              <w:bottom w:val="single" w:sz="4" w:space="0" w:color="000000"/>
              <w:right w:val="nil"/>
            </w:tcBorders>
          </w:tcPr>
          <w:p w14:paraId="14DD38B3" w14:textId="6E435498" w:rsidR="00B26111" w:rsidRPr="006226B0" w:rsidDel="00E1020B" w:rsidRDefault="00B26111" w:rsidP="00D9742C">
            <w:pPr>
              <w:spacing w:after="0" w:line="240" w:lineRule="auto"/>
              <w:jc w:val="right"/>
              <w:rPr>
                <w:del w:id="2807" w:author="Chasco, Brandon Edward" w:date="2020-08-26T11:40:00Z"/>
                <w:color w:val="000000"/>
                <w:sz w:val="22"/>
                <w:szCs w:val="22"/>
              </w:rPr>
            </w:pPr>
          </w:p>
        </w:tc>
        <w:tc>
          <w:tcPr>
            <w:tcW w:w="1255" w:type="dxa"/>
            <w:tcBorders>
              <w:top w:val="nil"/>
              <w:left w:val="nil"/>
              <w:bottom w:val="single" w:sz="4" w:space="0" w:color="000000"/>
              <w:right w:val="nil"/>
            </w:tcBorders>
            <w:shd w:val="clear" w:color="auto" w:fill="auto"/>
            <w:vAlign w:val="bottom"/>
          </w:tcPr>
          <w:p w14:paraId="05D4E8D9" w14:textId="28112C2E" w:rsidR="00B26111" w:rsidRPr="006226B0" w:rsidDel="00E1020B" w:rsidRDefault="00B26111" w:rsidP="00D9742C">
            <w:pPr>
              <w:spacing w:after="0" w:line="240" w:lineRule="auto"/>
              <w:jc w:val="right"/>
              <w:rPr>
                <w:del w:id="2808" w:author="Chasco, Brandon Edward" w:date="2020-08-26T11:40:00Z"/>
                <w:color w:val="000000"/>
                <w:sz w:val="22"/>
                <w:szCs w:val="22"/>
              </w:rPr>
            </w:pPr>
            <w:del w:id="2809" w:author="Chasco, Brandon Edward" w:date="2020-08-26T11:40:00Z">
              <w:r w:rsidRPr="006226B0" w:rsidDel="00E1020B">
                <w:rPr>
                  <w:color w:val="000000"/>
                  <w:sz w:val="22"/>
                  <w:szCs w:val="22"/>
                </w:rPr>
                <w:delText>0.350</w:delText>
              </w:r>
            </w:del>
          </w:p>
        </w:tc>
        <w:tc>
          <w:tcPr>
            <w:tcW w:w="1319" w:type="dxa"/>
            <w:tcBorders>
              <w:top w:val="nil"/>
              <w:left w:val="nil"/>
              <w:bottom w:val="single" w:sz="4" w:space="0" w:color="000000"/>
              <w:right w:val="nil"/>
            </w:tcBorders>
            <w:shd w:val="clear" w:color="auto" w:fill="auto"/>
            <w:vAlign w:val="bottom"/>
          </w:tcPr>
          <w:p w14:paraId="53F57AB0" w14:textId="35D895FC" w:rsidR="00B26111" w:rsidRPr="006226B0" w:rsidDel="00E1020B" w:rsidRDefault="00B26111" w:rsidP="00D9742C">
            <w:pPr>
              <w:spacing w:after="0" w:line="240" w:lineRule="auto"/>
              <w:jc w:val="right"/>
              <w:rPr>
                <w:del w:id="2810" w:author="Chasco, Brandon Edward" w:date="2020-08-26T11:40:00Z"/>
                <w:color w:val="000000"/>
                <w:sz w:val="22"/>
                <w:szCs w:val="22"/>
              </w:rPr>
            </w:pPr>
            <w:del w:id="2811" w:author="Chasco, Brandon Edward" w:date="2020-08-26T11:40:00Z">
              <w:r w:rsidRPr="006226B0" w:rsidDel="00E1020B">
                <w:rPr>
                  <w:color w:val="000000"/>
                  <w:sz w:val="22"/>
                  <w:szCs w:val="22"/>
                </w:rPr>
                <w:delText>0.208</w:delText>
              </w:r>
            </w:del>
          </w:p>
        </w:tc>
      </w:tr>
    </w:tbl>
    <w:p w14:paraId="78A09819" w14:textId="77777777" w:rsidR="00B26111" w:rsidDel="007A30C3" w:rsidRDefault="00B26111" w:rsidP="00B26111">
      <w:pPr>
        <w:rPr>
          <w:del w:id="2812" w:author="Chasco, Brandon Edward" w:date="2020-08-26T10:36:00Z"/>
        </w:rPr>
      </w:pPr>
    </w:p>
    <w:p w14:paraId="43F7F5F0" w14:textId="77777777" w:rsidR="00B26111" w:rsidDel="007A30C3" w:rsidRDefault="00B26111" w:rsidP="00B26111">
      <w:pPr>
        <w:rPr>
          <w:del w:id="2813" w:author="Chasco, Brandon Edward" w:date="2020-08-26T10:36:00Z"/>
        </w:rPr>
      </w:pPr>
      <w:del w:id="2814" w:author="Chasco, Brandon Edward" w:date="2020-08-26T10:36:00Z">
        <w:r w:rsidDel="007A30C3">
          <w:br w:type="page"/>
        </w:r>
      </w:del>
    </w:p>
    <w:p w14:paraId="5915A954" w14:textId="1E2B3072" w:rsidR="00E53084" w:rsidRPr="006226B0" w:rsidDel="007A30C3" w:rsidRDefault="00E53084">
      <w:pPr>
        <w:rPr>
          <w:del w:id="2815" w:author="Chasco, Brandon Edward" w:date="2020-08-26T10:36:00Z"/>
          <w:color w:val="000000"/>
        </w:rPr>
        <w:pPrChange w:id="2816" w:author="Chasco, Brandon Edward" w:date="2020-08-26T10:36:00Z">
          <w:pPr>
            <w:spacing w:line="259" w:lineRule="auto"/>
          </w:pPr>
        </w:pPrChange>
      </w:pPr>
      <w:del w:id="2817" w:author="Chasco, Brandon Edward" w:date="2020-08-26T10:36:00Z">
        <w:r w:rsidRPr="006226B0" w:rsidDel="007A30C3">
          <w:br w:type="page"/>
        </w:r>
      </w:del>
    </w:p>
    <w:p w14:paraId="2F0DD761" w14:textId="00A5BFF0" w:rsidR="00E53084" w:rsidRPr="006226B0" w:rsidDel="007A30C3" w:rsidRDefault="00E53084">
      <w:pPr>
        <w:rPr>
          <w:del w:id="2818" w:author="Chasco, Brandon Edward" w:date="2020-08-26T10:37:00Z"/>
          <w:color w:val="000000"/>
        </w:rPr>
        <w:sectPr w:rsidR="00E53084" w:rsidRPr="006226B0" w:rsidDel="007A30C3" w:rsidSect="006226B0">
          <w:footerReference w:type="default" r:id="rId15"/>
          <w:pgSz w:w="12240" w:h="15840"/>
          <w:pgMar w:top="1440" w:right="1440" w:bottom="1440" w:left="1440" w:header="720" w:footer="720" w:gutter="0"/>
          <w:lnNumType w:countBy="1" w:restart="continuous"/>
          <w:pgNumType w:start="1"/>
          <w:cols w:space="720" w:equalWidth="0">
            <w:col w:w="9360"/>
          </w:cols>
          <w:docGrid w:linePitch="326"/>
        </w:sectPr>
        <w:pPrChange w:id="2819" w:author="Chasco, Brandon Edward" w:date="2020-08-26T10:36:00Z">
          <w:pPr>
            <w:spacing w:line="259" w:lineRule="auto"/>
          </w:pPr>
        </w:pPrChange>
      </w:pPr>
    </w:p>
    <w:p w14:paraId="35EAD794" w14:textId="2240B2CC" w:rsidR="00C527E3" w:rsidRDefault="00C527E3">
      <w:pPr>
        <w:pStyle w:val="Heading1"/>
        <w:rPr>
          <w:ins w:id="2820" w:author="Chasco, Brandon Edward" w:date="2020-08-26T10:55:00Z"/>
        </w:rPr>
        <w:pPrChange w:id="2821" w:author="Chasco, Brandon Edward" w:date="2020-08-26T10:55:00Z">
          <w:pPr>
            <w:spacing w:after="0" w:line="240" w:lineRule="auto"/>
          </w:pPr>
        </w:pPrChange>
      </w:pPr>
      <w:ins w:id="2822" w:author="Chasco, Brandon Edward" w:date="2020-08-26T10:55:00Z">
        <w:r>
          <w:t>Supporting information</w:t>
        </w:r>
      </w:ins>
    </w:p>
    <w:p w14:paraId="1BF0CA32" w14:textId="77777777" w:rsidR="00C527E3" w:rsidRPr="00B76DBC" w:rsidRDefault="00C527E3" w:rsidP="00C527E3">
      <w:pPr>
        <w:rPr>
          <w:ins w:id="2823" w:author="Chasco, Brandon Edward" w:date="2020-08-26T10:55:00Z"/>
        </w:rPr>
      </w:pPr>
      <w:ins w:id="2824" w:author="Chasco, Brandon Edward" w:date="2020-08-26T10:55:00Z">
        <w:r>
          <w:t xml:space="preserve">S1 Table. </w:t>
        </w:r>
        <w:r w:rsidRPr="00426291">
          <w:rPr>
            <w:b/>
          </w:rPr>
          <w:t>R scripts.</w:t>
        </w:r>
        <w:r>
          <w:t xml:space="preserve"> </w:t>
        </w:r>
        <w:r w:rsidRPr="00B76DBC">
          <w:t>All files and model output are available for upload from the github.com/</w:t>
        </w:r>
        <w:proofErr w:type="spellStart"/>
        <w:r w:rsidRPr="00B76DBC">
          <w:t>bchasco</w:t>
        </w:r>
        <w:proofErr w:type="spellEnd"/>
        <w:r w:rsidRPr="00B76DBC">
          <w:t>/</w:t>
        </w:r>
        <w:proofErr w:type="spellStart"/>
        <w:r w:rsidRPr="00B76DBC">
          <w:t>sar_paper</w:t>
        </w:r>
        <w:proofErr w:type="spellEnd"/>
        <w:r w:rsidRPr="00B76DBC">
          <w:t>.</w:t>
        </w:r>
      </w:ins>
    </w:p>
    <w:p w14:paraId="6DCBFC06" w14:textId="673E2918" w:rsidR="00C527E3" w:rsidRDefault="00C527E3" w:rsidP="00C527E3">
      <w:pPr>
        <w:rPr>
          <w:ins w:id="2825" w:author="Chasco, Brandon Edward" w:date="2020-08-26T10:56:00Z"/>
        </w:rPr>
      </w:pPr>
      <w:ins w:id="2826" w:author="Chasco, Brandon Edward" w:date="2020-08-26T10:55:00Z">
        <w:r>
          <w:t xml:space="preserve">S1 Fig. </w:t>
        </w:r>
        <w:r w:rsidRPr="00426291">
          <w:rPr>
            <w:b/>
          </w:rPr>
          <w:t>Estimates of parameter bias.</w:t>
        </w:r>
        <w:r>
          <w:t xml:space="preserve"> Violin plot of the percent difference between the estimated and “true” parameter values (rows) for three experiments (columns) related to sample </w:t>
        </w:r>
        <w:proofErr w:type="gramStart"/>
        <w:r>
          <w:lastRenderedPageBreak/>
          <w:t xml:space="preserve">size </w:t>
        </w:r>
        <w:proofErr w:type="gramEnd"/>
        <m:oMath>
          <m:d>
            <m:dPr>
              <m:ctrlPr>
                <w:rPr>
                  <w:rFonts w:ascii="Cambria Math" w:hAnsi="Cambria Math"/>
                  <w:i/>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jt</m:t>
                  </m:r>
                </m:sub>
              </m:sSub>
            </m:e>
          </m:d>
        </m:oMath>
        <w:r>
          <w:t xml:space="preserve">, correlation of the daily random effects </w:t>
        </w:r>
        <m:oMath>
          <m:d>
            <m:dPr>
              <m:ctrlPr>
                <w:rPr>
                  <w:rFonts w:ascii="Cambria Math" w:hAnsi="Cambria Math"/>
                  <w:i/>
                </w:rPr>
              </m:ctrlPr>
            </m:dPr>
            <m:e>
              <m:sSub>
                <m:sSubPr>
                  <m:ctrlPr>
                    <w:rPr>
                      <w:rFonts w:ascii="Cambria Math" w:hAnsi="Cambria Math"/>
                    </w:rPr>
                  </m:ctrlPr>
                </m:sSubPr>
                <m:e>
                  <m:r>
                    <m:rPr>
                      <m:sty m:val="p"/>
                    </m:rPr>
                    <w:rPr>
                      <w:rFonts w:ascii="Cambria Math" w:hAnsi="Cambria Math"/>
                    </w:rPr>
                    <m:t>ρ</m:t>
                  </m:r>
                </m:e>
                <m:sub>
                  <m:r>
                    <m:rPr>
                      <m:sty m:val="p"/>
                    </m:rPr>
                    <w:rPr>
                      <w:rFonts w:ascii="Cambria Math" w:hAnsi="Cambria Math"/>
                    </w:rPr>
                    <m:t>j</m:t>
                  </m:r>
                </m:sub>
              </m:sSub>
            </m:e>
          </m:d>
        </m:oMath>
        <w:r>
          <w:t xml:space="preserve">, and correlation of the day/year random effects </w:t>
        </w:r>
        <m:oMath>
          <m:d>
            <m:dPr>
              <m:ctrlPr>
                <w:rPr>
                  <w:rFonts w:ascii="Cambria Math" w:hAnsi="Cambria Math"/>
                  <w:i/>
                </w:rPr>
              </m:ctrlPr>
            </m:dPr>
            <m:e>
              <m:sSup>
                <m:sSupPr>
                  <m:ctrlPr>
                    <w:rPr>
                      <w:rFonts w:ascii="Cambria Math" w:hAnsi="Cambria Math"/>
                    </w:rPr>
                  </m:ctrlPr>
                </m:sSupPr>
                <m:e>
                  <m:r>
                    <m:rPr>
                      <m:sty m:val="p"/>
                    </m:rPr>
                    <w:rPr>
                      <w:rFonts w:ascii="Cambria Math" w:hAnsi="Cambria Math"/>
                    </w:rPr>
                    <m:t>τ</m:t>
                  </m:r>
                </m:e>
                <m:sup>
                  <m:d>
                    <m:dPr>
                      <m:ctrlPr>
                        <w:rPr>
                          <w:rFonts w:ascii="Cambria Math" w:hAnsi="Cambria Math"/>
                        </w:rPr>
                      </m:ctrlPr>
                    </m:dPr>
                    <m:e>
                      <m:r>
                        <m:rPr>
                          <m:sty m:val="p"/>
                        </m:rPr>
                        <w:rPr>
                          <w:rFonts w:ascii="Cambria Math" w:hAnsi="Cambria Math"/>
                        </w:rPr>
                        <m:t>j</m:t>
                      </m:r>
                    </m:e>
                  </m:d>
                </m:sup>
              </m:sSup>
              <m:r>
                <m:rPr>
                  <m:sty m:val="p"/>
                </m:rPr>
                <w:rPr>
                  <w:rFonts w:ascii="Cambria Math" w:hAnsi="Cambria Math"/>
                </w:rPr>
                <m:t xml:space="preserve"> and </m:t>
              </m:r>
              <m:sSup>
                <m:sSupPr>
                  <m:ctrlPr>
                    <w:rPr>
                      <w:rFonts w:ascii="Cambria Math" w:hAnsi="Cambria Math"/>
                    </w:rPr>
                  </m:ctrlPr>
                </m:sSupPr>
                <m:e>
                  <m:r>
                    <m:rPr>
                      <m:sty m:val="p"/>
                    </m:rPr>
                    <w:rPr>
                      <w:rFonts w:ascii="Cambria Math" w:hAnsi="Cambria Math"/>
                    </w:rPr>
                    <m:t>τ</m:t>
                  </m:r>
                </m:e>
                <m:sup>
                  <m:d>
                    <m:dPr>
                      <m:ctrlPr>
                        <w:rPr>
                          <w:rFonts w:ascii="Cambria Math" w:hAnsi="Cambria Math"/>
                        </w:rPr>
                      </m:ctrlPr>
                    </m:dPr>
                    <m:e>
                      <m:r>
                        <m:rPr>
                          <m:sty m:val="p"/>
                        </m:rPr>
                        <w:rPr>
                          <w:rFonts w:ascii="Cambria Math" w:hAnsi="Cambria Math"/>
                        </w:rPr>
                        <m:t>t</m:t>
                      </m:r>
                    </m:e>
                  </m:d>
                </m:sup>
              </m:sSup>
            </m:e>
          </m:d>
        </m:oMath>
        <w:r>
          <w:t>. The simulated data for the wild spring/summer Chinook salmon is based on the vectors of maximum likelihood parameters estimates (</w:t>
        </w:r>
        <m:oMath>
          <m:sSub>
            <m:sSubPr>
              <m:ctrlPr>
                <w:rPr>
                  <w:rFonts w:ascii="Cambria Math" w:hAnsi="Cambria Math"/>
                </w:rPr>
              </m:ctrlPr>
            </m:sSubPr>
            <m:e>
              <m:r>
                <m:rPr>
                  <m:sty m:val="b"/>
                </m:rPr>
                <w:rPr>
                  <w:rFonts w:ascii="Cambria Math" w:hAnsi="Cambria Math"/>
                </w:rPr>
                <m:t>θ</m:t>
              </m:r>
            </m:e>
            <m:sub>
              <m:r>
                <m:rPr>
                  <m:sty m:val="p"/>
                </m:rPr>
                <w:rPr>
                  <w:rFonts w:ascii="Cambria Math" w:hAnsi="Cambria Math"/>
                </w:rPr>
                <m:t>mle</m:t>
              </m:r>
            </m:sub>
          </m:sSub>
        </m:oMath>
        <w:r>
          <w:rPr>
            <w:rFonts w:eastAsiaTheme="minorEastAsia"/>
          </w:rPr>
          <w:t xml:space="preserve"> and </w:t>
        </w:r>
        <m:oMath>
          <m:sSub>
            <m:sSubPr>
              <m:ctrlPr>
                <w:rPr>
                  <w:rFonts w:ascii="Cambria Math" w:hAnsi="Cambria Math"/>
                </w:rPr>
              </m:ctrlPr>
            </m:sSubPr>
            <m:e>
              <m:r>
                <m:rPr>
                  <m:sty m:val="b"/>
                </m:rPr>
                <w:rPr>
                  <w:rFonts w:ascii="Cambria Math" w:hAnsi="Cambria Math"/>
                </w:rPr>
                <m:t>γ</m:t>
              </m:r>
            </m:e>
            <m:sub>
              <m:r>
                <m:rPr>
                  <m:sty m:val="p"/>
                </m:rPr>
                <w:rPr>
                  <w:rFonts w:ascii="Cambria Math" w:hAnsi="Cambria Math"/>
                </w:rPr>
                <m:t>mle</m:t>
              </m:r>
            </m:sub>
          </m:sSub>
        </m:oMath>
        <w:r>
          <w:rPr>
            <w:rFonts w:eastAsiaTheme="minorEastAsia"/>
          </w:rPr>
          <w:t xml:space="preserve">, </w:t>
        </w:r>
        <w:r>
          <w:t>yellow violins), or the manipulation the sample size or some element of those vectors based on different trials (h; x-axis) and experiment (e; columns). For compactness, we removed the r subscript and superscript for the parameters since all simulations are for wild fish. To recreate the results of these simulation experiments refer to the S1 Table.</w:t>
        </w:r>
      </w:ins>
    </w:p>
    <w:p w14:paraId="4BEDEC05" w14:textId="77777777" w:rsidR="00C527E3" w:rsidRPr="00224C92" w:rsidRDefault="00C527E3" w:rsidP="00C527E3">
      <w:pPr>
        <w:rPr>
          <w:ins w:id="2827" w:author="Chasco, Brandon Edward" w:date="2020-08-26T10:56:00Z"/>
        </w:rPr>
      </w:pPr>
      <w:ins w:id="2828" w:author="Chasco, Brandon Edward" w:date="2020-08-26T10:56:00Z">
        <w:r>
          <w:t xml:space="preserve">S2 Fig. </w:t>
        </w:r>
        <w:r w:rsidRPr="00426291">
          <w:rPr>
            <w:b/>
          </w:rPr>
          <w:t xml:space="preserve">Simulated data and model fit for </w:t>
        </w:r>
        <w:r>
          <w:rPr>
            <w:b/>
          </w:rPr>
          <w:t xml:space="preserve">a simulation </w:t>
        </w:r>
        <w:r w:rsidRPr="00426291">
          <w:rPr>
            <w:b/>
          </w:rPr>
          <w:t>realization.</w:t>
        </w:r>
        <w:r>
          <w:t xml:space="preserve"> A single realization of the simulated </w:t>
        </w:r>
        <w:proofErr w:type="spellStart"/>
        <w:r>
          <w:t>smolt</w:t>
        </w:r>
        <w:proofErr w:type="spellEnd"/>
        <w:r>
          <w:t>-to-adult (SAR; grey points) for wild spring/</w:t>
        </w:r>
        <w:proofErr w:type="spellStart"/>
        <w:r>
          <w:t>summr</w:t>
        </w:r>
        <w:proofErr w:type="spellEnd"/>
        <w:r>
          <w:t xml:space="preserve"> Chinook salmon based on the </w:t>
        </w:r>
        <w:proofErr w:type="spellStart"/>
        <w:r>
          <w:t>mle</w:t>
        </w:r>
        <w:proofErr w:type="spellEnd"/>
        <w:r>
          <w:t xml:space="preserve"> estimates for the simulation model with AR1 processes for the day and day/year interactions. The blue lines represent the SAR estimates for TMB estimation model with AR1 process for day and day/year, and the red lines represent the </w:t>
        </w:r>
        <w:proofErr w:type="spellStart"/>
        <w:r>
          <w:t>glm</w:t>
        </w:r>
        <w:proofErr w:type="spellEnd"/>
        <w:r>
          <w:t xml:space="preserve"> model implemented in R with fixed-effects for day, day</w:t>
        </w:r>
        <w:r>
          <w:rPr>
            <w:vertAlign w:val="superscript"/>
          </w:rPr>
          <w:t>2</w:t>
        </w:r>
        <w:r>
          <w:t>, and the day/year interaction.</w:t>
        </w:r>
      </w:ins>
    </w:p>
    <w:p w14:paraId="56BB717B" w14:textId="77777777" w:rsidR="00C527E3" w:rsidRDefault="00C527E3" w:rsidP="00C527E3">
      <w:pPr>
        <w:rPr>
          <w:ins w:id="2829" w:author="Chasco, Brandon Edward" w:date="2020-08-26T10:55:00Z"/>
        </w:rPr>
      </w:pPr>
    </w:p>
    <w:p w14:paraId="1751660C" w14:textId="27FC29B0" w:rsidR="00C527E3" w:rsidRPr="000B716D" w:rsidRDefault="00C527E3">
      <w:pPr>
        <w:pPrChange w:id="2830" w:author="Chasco, Brandon Edward" w:date="2020-08-26T10:55:00Z">
          <w:pPr>
            <w:spacing w:after="0" w:line="240" w:lineRule="auto"/>
          </w:pPr>
        </w:pPrChange>
      </w:pPr>
    </w:p>
    <w:p w14:paraId="0162D305" w14:textId="77777777" w:rsidR="00E53084" w:rsidRPr="006226B0" w:rsidRDefault="00E53084"/>
    <w:sectPr w:rsidR="00E53084" w:rsidRPr="006226B0">
      <w:pgSz w:w="12240" w:h="15840"/>
      <w:pgMar w:top="1440" w:right="1440" w:bottom="1440" w:left="144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31233F" w14:textId="77777777" w:rsidR="00B605F0" w:rsidRDefault="00B605F0" w:rsidP="00FD6122">
      <w:pPr>
        <w:spacing w:after="0" w:line="240" w:lineRule="auto"/>
      </w:pPr>
      <w:r>
        <w:separator/>
      </w:r>
    </w:p>
  </w:endnote>
  <w:endnote w:type="continuationSeparator" w:id="0">
    <w:p w14:paraId="57A96543" w14:textId="77777777" w:rsidR="00B605F0" w:rsidRDefault="00B605F0" w:rsidP="00FD61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9711312"/>
      <w:docPartObj>
        <w:docPartGallery w:val="Page Numbers (Bottom of Page)"/>
        <w:docPartUnique/>
      </w:docPartObj>
    </w:sdtPr>
    <w:sdtEndPr>
      <w:rPr>
        <w:noProof/>
      </w:rPr>
    </w:sdtEndPr>
    <w:sdtContent>
      <w:p w14:paraId="1537177F" w14:textId="21A6558B" w:rsidR="009B0FE2" w:rsidRDefault="009B0FE2">
        <w:pPr>
          <w:pStyle w:val="Footer"/>
          <w:jc w:val="right"/>
        </w:pPr>
        <w:r>
          <w:fldChar w:fldCharType="begin"/>
        </w:r>
        <w:r>
          <w:instrText xml:space="preserve"> PAGE   \* MERGEFORMAT </w:instrText>
        </w:r>
        <w:r>
          <w:fldChar w:fldCharType="separate"/>
        </w:r>
        <w:r w:rsidR="00D602C3">
          <w:rPr>
            <w:noProof/>
          </w:rPr>
          <w:t>29</w:t>
        </w:r>
        <w:r>
          <w:rPr>
            <w:noProof/>
          </w:rPr>
          <w:fldChar w:fldCharType="end"/>
        </w:r>
      </w:p>
    </w:sdtContent>
  </w:sdt>
  <w:p w14:paraId="43A33101" w14:textId="77777777" w:rsidR="009B0FE2" w:rsidRDefault="009B0F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2C04C0" w14:textId="77777777" w:rsidR="00B605F0" w:rsidRDefault="00B605F0" w:rsidP="00FD6122">
      <w:pPr>
        <w:spacing w:after="0" w:line="240" w:lineRule="auto"/>
      </w:pPr>
      <w:r>
        <w:separator/>
      </w:r>
    </w:p>
  </w:footnote>
  <w:footnote w:type="continuationSeparator" w:id="0">
    <w:p w14:paraId="63B363D1" w14:textId="77777777" w:rsidR="00B605F0" w:rsidRDefault="00B605F0" w:rsidP="00FD6122">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asco, Brandon Edward">
    <w15:presenceInfo w15:providerId="None" w15:userId="Chasco, Brandon Edward"/>
  </w15:person>
  <w15:person w15:author="Lisa.Crozier">
    <w15:presenceInfo w15:providerId="None" w15:userId="Lisa.Crozier"/>
  </w15:person>
  <w15:person w15:author="Brian Burke">
    <w15:presenceInfo w15:providerId="Windows Live" w15:userId="f101ea7a2041b6e6"/>
  </w15:person>
  <w15:person w15:author="Rich Zabel">
    <w15:presenceInfo w15:providerId="None" w15:userId="Rich Zabel"/>
  </w15:person>
  <w15:person w15:author="Brandon.Chasco">
    <w15:presenceInfo w15:providerId="None" w15:userId="Brandon.Chasc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759"/>
    <w:rsid w:val="00002DAE"/>
    <w:rsid w:val="0001188D"/>
    <w:rsid w:val="00017EF3"/>
    <w:rsid w:val="00021B3E"/>
    <w:rsid w:val="00040C2C"/>
    <w:rsid w:val="00043DCE"/>
    <w:rsid w:val="00044DBE"/>
    <w:rsid w:val="00050B1B"/>
    <w:rsid w:val="0008371A"/>
    <w:rsid w:val="00092099"/>
    <w:rsid w:val="000A428B"/>
    <w:rsid w:val="000B716D"/>
    <w:rsid w:val="000C3BB6"/>
    <w:rsid w:val="000F0FE9"/>
    <w:rsid w:val="000F4AAA"/>
    <w:rsid w:val="00107154"/>
    <w:rsid w:val="00111B16"/>
    <w:rsid w:val="00127BF1"/>
    <w:rsid w:val="00145B5F"/>
    <w:rsid w:val="00154DE1"/>
    <w:rsid w:val="001614B0"/>
    <w:rsid w:val="00171677"/>
    <w:rsid w:val="00175093"/>
    <w:rsid w:val="00197095"/>
    <w:rsid w:val="001A7940"/>
    <w:rsid w:val="001B4DF9"/>
    <w:rsid w:val="001D2038"/>
    <w:rsid w:val="001D5C1D"/>
    <w:rsid w:val="001E4133"/>
    <w:rsid w:val="00205BEC"/>
    <w:rsid w:val="002313E1"/>
    <w:rsid w:val="0026202A"/>
    <w:rsid w:val="00293ABB"/>
    <w:rsid w:val="0029431B"/>
    <w:rsid w:val="002A74FF"/>
    <w:rsid w:val="002D5EE0"/>
    <w:rsid w:val="002E4564"/>
    <w:rsid w:val="00307946"/>
    <w:rsid w:val="00307FE4"/>
    <w:rsid w:val="003135DC"/>
    <w:rsid w:val="003169D1"/>
    <w:rsid w:val="00316CB8"/>
    <w:rsid w:val="003411CF"/>
    <w:rsid w:val="00366A3C"/>
    <w:rsid w:val="003C1FC2"/>
    <w:rsid w:val="003D2839"/>
    <w:rsid w:val="003E78A8"/>
    <w:rsid w:val="004023BA"/>
    <w:rsid w:val="00404951"/>
    <w:rsid w:val="0041612B"/>
    <w:rsid w:val="00427BE2"/>
    <w:rsid w:val="00452C21"/>
    <w:rsid w:val="00455D4C"/>
    <w:rsid w:val="00474F74"/>
    <w:rsid w:val="004A7965"/>
    <w:rsid w:val="004B6AD8"/>
    <w:rsid w:val="004B71C1"/>
    <w:rsid w:val="004F772E"/>
    <w:rsid w:val="00507270"/>
    <w:rsid w:val="005237EC"/>
    <w:rsid w:val="00523B06"/>
    <w:rsid w:val="00530DDB"/>
    <w:rsid w:val="00532405"/>
    <w:rsid w:val="00537186"/>
    <w:rsid w:val="00543281"/>
    <w:rsid w:val="00551756"/>
    <w:rsid w:val="005619A5"/>
    <w:rsid w:val="00567C45"/>
    <w:rsid w:val="005712BD"/>
    <w:rsid w:val="00571447"/>
    <w:rsid w:val="00590648"/>
    <w:rsid w:val="00595CD2"/>
    <w:rsid w:val="005B101B"/>
    <w:rsid w:val="005B1DCF"/>
    <w:rsid w:val="005C1F04"/>
    <w:rsid w:val="005D702A"/>
    <w:rsid w:val="005F274C"/>
    <w:rsid w:val="005F5427"/>
    <w:rsid w:val="00616B98"/>
    <w:rsid w:val="006226B0"/>
    <w:rsid w:val="00627797"/>
    <w:rsid w:val="00686467"/>
    <w:rsid w:val="00697367"/>
    <w:rsid w:val="006B478A"/>
    <w:rsid w:val="006D27E2"/>
    <w:rsid w:val="006D59F4"/>
    <w:rsid w:val="007947BA"/>
    <w:rsid w:val="007A30C3"/>
    <w:rsid w:val="007B6B89"/>
    <w:rsid w:val="007F168A"/>
    <w:rsid w:val="007F1B91"/>
    <w:rsid w:val="00821918"/>
    <w:rsid w:val="00834E94"/>
    <w:rsid w:val="00844132"/>
    <w:rsid w:val="008533AE"/>
    <w:rsid w:val="0086311F"/>
    <w:rsid w:val="008C711D"/>
    <w:rsid w:val="008F1F20"/>
    <w:rsid w:val="008F6525"/>
    <w:rsid w:val="0092561A"/>
    <w:rsid w:val="00943CE7"/>
    <w:rsid w:val="0096025E"/>
    <w:rsid w:val="009971F0"/>
    <w:rsid w:val="009A4CF9"/>
    <w:rsid w:val="009B0FE2"/>
    <w:rsid w:val="009B5B90"/>
    <w:rsid w:val="009C4A6B"/>
    <w:rsid w:val="009C72EE"/>
    <w:rsid w:val="009D5DB1"/>
    <w:rsid w:val="009E6CAD"/>
    <w:rsid w:val="00A06379"/>
    <w:rsid w:val="00A106AC"/>
    <w:rsid w:val="00A4225A"/>
    <w:rsid w:val="00A432B0"/>
    <w:rsid w:val="00A50AAF"/>
    <w:rsid w:val="00A5509C"/>
    <w:rsid w:val="00A770B9"/>
    <w:rsid w:val="00A95698"/>
    <w:rsid w:val="00B01ABE"/>
    <w:rsid w:val="00B11759"/>
    <w:rsid w:val="00B166D4"/>
    <w:rsid w:val="00B23980"/>
    <w:rsid w:val="00B26111"/>
    <w:rsid w:val="00B605F0"/>
    <w:rsid w:val="00B633D1"/>
    <w:rsid w:val="00B93B06"/>
    <w:rsid w:val="00BA3996"/>
    <w:rsid w:val="00BB378B"/>
    <w:rsid w:val="00C05905"/>
    <w:rsid w:val="00C06405"/>
    <w:rsid w:val="00C2295E"/>
    <w:rsid w:val="00C31F24"/>
    <w:rsid w:val="00C34489"/>
    <w:rsid w:val="00C527E3"/>
    <w:rsid w:val="00C82F51"/>
    <w:rsid w:val="00CA24E4"/>
    <w:rsid w:val="00CB353E"/>
    <w:rsid w:val="00CC0419"/>
    <w:rsid w:val="00CD53A9"/>
    <w:rsid w:val="00CD67A8"/>
    <w:rsid w:val="00CE148C"/>
    <w:rsid w:val="00CE3A36"/>
    <w:rsid w:val="00D00166"/>
    <w:rsid w:val="00D025D9"/>
    <w:rsid w:val="00D23BA6"/>
    <w:rsid w:val="00D27709"/>
    <w:rsid w:val="00D44A2D"/>
    <w:rsid w:val="00D57F4F"/>
    <w:rsid w:val="00D602C3"/>
    <w:rsid w:val="00D80035"/>
    <w:rsid w:val="00D94705"/>
    <w:rsid w:val="00D9742C"/>
    <w:rsid w:val="00DA593C"/>
    <w:rsid w:val="00DF1D84"/>
    <w:rsid w:val="00DF59D3"/>
    <w:rsid w:val="00E1020B"/>
    <w:rsid w:val="00E1727B"/>
    <w:rsid w:val="00E25C43"/>
    <w:rsid w:val="00E53084"/>
    <w:rsid w:val="00E53179"/>
    <w:rsid w:val="00E70BDE"/>
    <w:rsid w:val="00EA59A6"/>
    <w:rsid w:val="00EC279F"/>
    <w:rsid w:val="00EC3488"/>
    <w:rsid w:val="00EC7CAE"/>
    <w:rsid w:val="00EF5592"/>
    <w:rsid w:val="00F03AD7"/>
    <w:rsid w:val="00F0746D"/>
    <w:rsid w:val="00F10645"/>
    <w:rsid w:val="00F13679"/>
    <w:rsid w:val="00F463FA"/>
    <w:rsid w:val="00F65155"/>
    <w:rsid w:val="00FB5091"/>
    <w:rsid w:val="00FD61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96BD6"/>
  <w15:docId w15:val="{03DC2C97-5AB8-4DCE-83A2-21583EB49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pPr>
        <w:spacing w:after="16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rsid w:val="006D27E2"/>
    <w:pPr>
      <w:keepNext/>
      <w:keepLines/>
      <w:spacing w:before="480" w:after="120"/>
      <w:outlineLvl w:val="0"/>
    </w:pPr>
    <w:rPr>
      <w:b/>
      <w:sz w:val="36"/>
      <w:szCs w:val="48"/>
    </w:rPr>
  </w:style>
  <w:style w:type="paragraph" w:styleId="Heading2">
    <w:name w:val="heading 2"/>
    <w:basedOn w:val="Normal"/>
    <w:next w:val="Normal"/>
    <w:rsid w:val="006D27E2"/>
    <w:pPr>
      <w:keepNext/>
      <w:keepLines/>
      <w:spacing w:before="360" w:after="80"/>
      <w:outlineLvl w:val="1"/>
    </w:pPr>
    <w:rPr>
      <w:b/>
      <w:sz w:val="32"/>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8631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311F"/>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6025E"/>
    <w:rPr>
      <w:b/>
      <w:bCs/>
    </w:rPr>
  </w:style>
  <w:style w:type="character" w:customStyle="1" w:styleId="CommentSubjectChar">
    <w:name w:val="Comment Subject Char"/>
    <w:basedOn w:val="CommentTextChar"/>
    <w:link w:val="CommentSubject"/>
    <w:uiPriority w:val="99"/>
    <w:semiHidden/>
    <w:rsid w:val="0096025E"/>
    <w:rPr>
      <w:b/>
      <w:bCs/>
      <w:sz w:val="20"/>
      <w:szCs w:val="20"/>
    </w:rPr>
  </w:style>
  <w:style w:type="character" w:styleId="LineNumber">
    <w:name w:val="line number"/>
    <w:basedOn w:val="DefaultParagraphFont"/>
    <w:uiPriority w:val="99"/>
    <w:semiHidden/>
    <w:unhideWhenUsed/>
    <w:rsid w:val="00EA59A6"/>
  </w:style>
  <w:style w:type="paragraph" w:styleId="Bibliography">
    <w:name w:val="Bibliography"/>
    <w:basedOn w:val="Normal"/>
    <w:next w:val="Normal"/>
    <w:uiPriority w:val="37"/>
    <w:unhideWhenUsed/>
    <w:rsid w:val="00293ABB"/>
    <w:pPr>
      <w:tabs>
        <w:tab w:val="left" w:pos="504"/>
      </w:tabs>
      <w:spacing w:after="240" w:line="240" w:lineRule="auto"/>
      <w:ind w:left="504" w:hanging="504"/>
    </w:pPr>
  </w:style>
  <w:style w:type="character" w:customStyle="1" w:styleId="lrzxr">
    <w:name w:val="lrzxr"/>
    <w:basedOn w:val="DefaultParagraphFont"/>
    <w:rsid w:val="00532405"/>
  </w:style>
  <w:style w:type="paragraph" w:styleId="Caption">
    <w:name w:val="caption"/>
    <w:basedOn w:val="Normal"/>
    <w:next w:val="Normal"/>
    <w:uiPriority w:val="35"/>
    <w:unhideWhenUsed/>
    <w:qFormat/>
    <w:rsid w:val="00127BF1"/>
    <w:pPr>
      <w:spacing w:after="200"/>
    </w:pPr>
    <w:rPr>
      <w:iCs/>
      <w:szCs w:val="18"/>
    </w:rPr>
  </w:style>
  <w:style w:type="paragraph" w:styleId="Header">
    <w:name w:val="header"/>
    <w:basedOn w:val="Normal"/>
    <w:link w:val="HeaderChar"/>
    <w:uiPriority w:val="99"/>
    <w:unhideWhenUsed/>
    <w:rsid w:val="00FD61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6122"/>
  </w:style>
  <w:style w:type="paragraph" w:styleId="Footer">
    <w:name w:val="footer"/>
    <w:basedOn w:val="Normal"/>
    <w:link w:val="FooterChar"/>
    <w:uiPriority w:val="99"/>
    <w:unhideWhenUsed/>
    <w:rsid w:val="00FD61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6122"/>
  </w:style>
  <w:style w:type="character" w:styleId="Hyperlink">
    <w:name w:val="Hyperlink"/>
    <w:basedOn w:val="DefaultParagraphFont"/>
    <w:uiPriority w:val="99"/>
    <w:unhideWhenUsed/>
    <w:rsid w:val="0069736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4685809">
      <w:bodyDiv w:val="1"/>
      <w:marLeft w:val="0"/>
      <w:marRight w:val="0"/>
      <w:marTop w:val="0"/>
      <w:marBottom w:val="0"/>
      <w:divBdr>
        <w:top w:val="none" w:sz="0" w:space="0" w:color="auto"/>
        <w:left w:val="none" w:sz="0" w:space="0" w:color="auto"/>
        <w:bottom w:val="none" w:sz="0" w:space="0" w:color="auto"/>
        <w:right w:val="none" w:sz="0" w:space="0" w:color="auto"/>
      </w:divBdr>
    </w:div>
    <w:div w:id="19756725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wfsc.noaa.gov/oceanconditions" TargetMode="External"/><Relationship Id="rId13" Type="http://schemas.openxmlformats.org/officeDocument/2006/relationships/image" Target="media/image5.tif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cbr.washington.edu/dart/cs/data/nmfs_sar/" TargetMode="External"/><Relationship Id="rId12" Type="http://schemas.openxmlformats.org/officeDocument/2006/relationships/image" Target="media/image4.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tiff"/><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6F4AE9-923D-4595-AB70-01D1E497B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37</Pages>
  <Words>21086</Words>
  <Characters>120196</Characters>
  <Application>Microsoft Office Word</Application>
  <DocSecurity>0</DocSecurity>
  <Lines>1001</Lines>
  <Paragraphs>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Chasco, Brandon Edward</dc:creator>
  <cp:lastModifiedBy>Chasco, Brandon Edward</cp:lastModifiedBy>
  <cp:revision>3</cp:revision>
  <cp:lastPrinted>2020-05-07T21:58:00Z</cp:lastPrinted>
  <dcterms:created xsi:type="dcterms:W3CDTF">2020-08-26T18:50:00Z</dcterms:created>
  <dcterms:modified xsi:type="dcterms:W3CDTF">2020-08-26T22:51:00Z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id="lYRu5saf"/&gt;&lt;style id="http://www.zotero.org/styles/plos-biology" hasBibliography="1" bibliographyStyleHasBeenSet="1"/&gt;&lt;prefs&gt;&lt;pref name="fieldType" value="Field"/&gt;&lt;/prefs&gt;&lt;/data&gt;</vt:lpwstr>
  </property>
</Properties>
</file>